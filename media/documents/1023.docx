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3495" w:rsidRPr="001144EF" w:rsidRDefault="00303495" w:rsidP="00303495">
      <w:pPr>
        <w:pStyle w:val="ConsPlusTitle"/>
        <w:rPr>
          <w:rFonts w:ascii="Times New Roman" w:hAnsi="Times New Roman" w:cs="Times New Roman"/>
          <w:sz w:val="28"/>
          <w:szCs w:val="28"/>
        </w:rPr>
      </w:pPr>
      <w:r w:rsidRPr="001144EF">
        <w:rPr>
          <w:rFonts w:ascii="Times New Roman" w:hAnsi="Times New Roman" w:cs="Times New Roman"/>
          <w:sz w:val="28"/>
          <w:szCs w:val="28"/>
        </w:rPr>
        <w:t>Обозначения по тексту:</w:t>
      </w:r>
    </w:p>
    <w:p w:rsidR="00303495" w:rsidRPr="001144EF" w:rsidRDefault="00303495" w:rsidP="00303495">
      <w:pPr>
        <w:pStyle w:val="ConsPlusTitle"/>
        <w:rPr>
          <w:rFonts w:ascii="Times New Roman" w:hAnsi="Times New Roman" w:cs="Times New Roman"/>
          <w:sz w:val="28"/>
          <w:szCs w:val="28"/>
        </w:rPr>
      </w:pPr>
    </w:p>
    <w:p w:rsidR="00303495" w:rsidRPr="001144EF" w:rsidRDefault="00EF5B57" w:rsidP="00303495">
      <w:pPr>
        <w:pStyle w:val="ConsPlusTitle"/>
        <w:spacing w:line="360" w:lineRule="auto"/>
        <w:rPr>
          <w:rFonts w:ascii="Times New Roman" w:hAnsi="Times New Roman" w:cs="Times New Roman"/>
          <w:strike/>
          <w:color w:val="C00000"/>
          <w:sz w:val="28"/>
          <w:szCs w:val="28"/>
        </w:rPr>
      </w:pPr>
      <w:r w:rsidRPr="001144EF">
        <w:rPr>
          <w:rFonts w:ascii="Times New Roman" w:hAnsi="Times New Roman" w:cs="Times New Roman"/>
          <w:sz w:val="28"/>
          <w:szCs w:val="28"/>
        </w:rPr>
        <w:t>1.</w:t>
      </w:r>
      <w:r w:rsidRPr="001144EF">
        <w:rPr>
          <w:rFonts w:ascii="Times New Roman" w:hAnsi="Times New Roman" w:cs="Times New Roman"/>
          <w:color w:val="C00000"/>
          <w:sz w:val="28"/>
          <w:szCs w:val="28"/>
        </w:rPr>
        <w:t xml:space="preserve"> </w:t>
      </w:r>
      <w:r w:rsidR="00303495" w:rsidRPr="001144EF">
        <w:rPr>
          <w:rFonts w:ascii="Times New Roman" w:hAnsi="Times New Roman" w:cs="Times New Roman"/>
          <w:strike/>
          <w:color w:val="C00000"/>
          <w:sz w:val="28"/>
          <w:szCs w:val="28"/>
        </w:rPr>
        <w:t>Удалено</w:t>
      </w:r>
    </w:p>
    <w:p w:rsidR="00303495" w:rsidRPr="001144EF" w:rsidRDefault="00EF5B57" w:rsidP="00303495">
      <w:pPr>
        <w:pStyle w:val="ConsPlusTitle"/>
        <w:spacing w:line="360" w:lineRule="auto"/>
        <w:rPr>
          <w:rFonts w:ascii="Times New Roman" w:hAnsi="Times New Roman" w:cs="Times New Roman"/>
          <w:color w:val="C00000"/>
          <w:sz w:val="28"/>
          <w:szCs w:val="28"/>
          <w:u w:val="single"/>
        </w:rPr>
      </w:pPr>
      <w:r w:rsidRPr="001144EF">
        <w:rPr>
          <w:rFonts w:ascii="Times New Roman" w:hAnsi="Times New Roman" w:cs="Times New Roman"/>
          <w:sz w:val="28"/>
          <w:szCs w:val="28"/>
        </w:rPr>
        <w:t>2.</w:t>
      </w:r>
      <w:r w:rsidRPr="001144EF">
        <w:rPr>
          <w:rFonts w:ascii="Times New Roman" w:hAnsi="Times New Roman" w:cs="Times New Roman"/>
          <w:color w:val="C00000"/>
          <w:sz w:val="28"/>
          <w:szCs w:val="28"/>
        </w:rPr>
        <w:t xml:space="preserve"> </w:t>
      </w:r>
      <w:r w:rsidR="00303495" w:rsidRPr="001144EF">
        <w:rPr>
          <w:rFonts w:ascii="Times New Roman" w:hAnsi="Times New Roman" w:cs="Times New Roman"/>
          <w:color w:val="C00000"/>
          <w:sz w:val="28"/>
          <w:szCs w:val="28"/>
          <w:u w:val="single"/>
        </w:rPr>
        <w:t>Вставлено</w:t>
      </w:r>
    </w:p>
    <w:p w:rsidR="00303495" w:rsidRPr="001144EF" w:rsidRDefault="00EF5B57" w:rsidP="00303495">
      <w:pPr>
        <w:pStyle w:val="ConsPlusTitle"/>
        <w:spacing w:line="360" w:lineRule="auto"/>
        <w:rPr>
          <w:rFonts w:ascii="Times New Roman" w:hAnsi="Times New Roman" w:cs="Times New Roman"/>
          <w:sz w:val="28"/>
          <w:szCs w:val="28"/>
          <w:u w:val="single"/>
        </w:rPr>
      </w:pPr>
      <w:r w:rsidRPr="001144EF">
        <w:rPr>
          <w:rFonts w:ascii="Times New Roman" w:hAnsi="Times New Roman" w:cs="Times New Roman"/>
          <w:sz w:val="28"/>
          <w:szCs w:val="28"/>
        </w:rPr>
        <w:t>3.</w:t>
      </w:r>
      <w:r w:rsidRPr="001144EF">
        <w:rPr>
          <w:rFonts w:ascii="Times New Roman" w:hAnsi="Times New Roman" w:cs="Times New Roman"/>
          <w:color w:val="538135" w:themeColor="accent6" w:themeShade="BF"/>
          <w:sz w:val="28"/>
          <w:szCs w:val="28"/>
        </w:rPr>
        <w:t xml:space="preserve"> </w:t>
      </w:r>
      <w:r w:rsidR="00303495" w:rsidRPr="001144EF">
        <w:rPr>
          <w:rFonts w:ascii="Times New Roman" w:hAnsi="Times New Roman" w:cs="Times New Roman"/>
          <w:color w:val="538135" w:themeColor="accent6" w:themeShade="BF"/>
          <w:sz w:val="28"/>
          <w:szCs w:val="28"/>
          <w:u w:val="single"/>
        </w:rPr>
        <w:t>Перемещено</w:t>
      </w:r>
    </w:p>
    <w:p w:rsidR="00303495" w:rsidRPr="001144EF" w:rsidRDefault="00303495" w:rsidP="00303495">
      <w:pPr>
        <w:pStyle w:val="ConsPlusTitle"/>
        <w:jc w:val="center"/>
        <w:rPr>
          <w:rFonts w:ascii="Times New Roman" w:hAnsi="Times New Roman" w:cs="Times New Roman"/>
          <w:sz w:val="28"/>
          <w:szCs w:val="28"/>
        </w:rPr>
      </w:pPr>
    </w:p>
    <w:p w:rsidR="00303495" w:rsidRPr="001144EF" w:rsidRDefault="00303495" w:rsidP="00303495">
      <w:pPr>
        <w:pStyle w:val="ConsPlusTitle"/>
        <w:jc w:val="center"/>
        <w:rPr>
          <w:rFonts w:ascii="Times New Roman" w:hAnsi="Times New Roman" w:cs="Times New Roman"/>
          <w:sz w:val="28"/>
          <w:szCs w:val="28"/>
        </w:rPr>
      </w:pPr>
    </w:p>
    <w:p w:rsidR="00303495" w:rsidRPr="001144EF" w:rsidRDefault="00303495" w:rsidP="00303495">
      <w:pPr>
        <w:pStyle w:val="ConsPlusTitle"/>
        <w:spacing w:line="276" w:lineRule="auto"/>
        <w:jc w:val="center"/>
        <w:rPr>
          <w:rFonts w:ascii="Times New Roman" w:hAnsi="Times New Roman" w:cs="Times New Roman"/>
          <w:sz w:val="28"/>
          <w:szCs w:val="28"/>
        </w:rPr>
      </w:pPr>
      <w:r w:rsidRPr="001144EF">
        <w:rPr>
          <w:rFonts w:ascii="Times New Roman" w:hAnsi="Times New Roman" w:cs="Times New Roman"/>
          <w:sz w:val="28"/>
          <w:szCs w:val="28"/>
        </w:rPr>
        <w:t>НОВЫЕ ПРАВИЛА ПРОТИВОПОЖАРНОГО РЕЖИМА № 1479</w:t>
      </w:r>
    </w:p>
    <w:p w:rsidR="00303495" w:rsidRPr="001144EF" w:rsidRDefault="00303495" w:rsidP="00303495">
      <w:pPr>
        <w:pStyle w:val="ConsPlusTitle"/>
        <w:spacing w:line="276" w:lineRule="auto"/>
        <w:jc w:val="center"/>
        <w:rPr>
          <w:rFonts w:ascii="Times New Roman" w:hAnsi="Times New Roman" w:cs="Times New Roman"/>
          <w:sz w:val="28"/>
          <w:szCs w:val="28"/>
        </w:rPr>
      </w:pPr>
      <w:r w:rsidRPr="001144EF">
        <w:rPr>
          <w:rFonts w:ascii="Times New Roman" w:hAnsi="Times New Roman" w:cs="Times New Roman"/>
          <w:sz w:val="28"/>
          <w:szCs w:val="28"/>
        </w:rPr>
        <w:t>В КОНТЕКСТЕ СТАРЫХ ПРАВИЛ ПРОТИВОПОЖАРНОГО РЕЖИМА № 390</w:t>
      </w:r>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I. Общие положения</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r w:rsidRPr="001144EF">
        <w:rPr>
          <w:sz w:val="28"/>
          <w:szCs w:val="28"/>
        </w:rPr>
        <w:t xml:space="preserve">1. Настоящие Правила </w:t>
      </w:r>
      <w:del w:id="0" w:author="Антон Хабиров" w:date="2021-01-20T01:41:00Z">
        <w:r w:rsidRPr="001144EF">
          <w:rPr>
            <w:sz w:val="28"/>
            <w:szCs w:val="28"/>
          </w:rPr>
          <w:delText>противопожарного режима содержат</w:delText>
        </w:r>
      </w:del>
      <w:ins w:id="1" w:author="Антон Хабиров" w:date="2021-01-20T01:41:00Z">
        <w:r w:rsidRPr="001144EF">
          <w:rPr>
            <w:sz w:val="28"/>
            <w:szCs w:val="28"/>
          </w:rPr>
          <w:t>устанавливают</w:t>
        </w:r>
      </w:ins>
      <w:r w:rsidRPr="001144EF">
        <w:rPr>
          <w:sz w:val="28"/>
          <w:szCs w:val="28"/>
        </w:rPr>
        <w:t xml:space="preserve"> требования пожарной безопасности, </w:t>
      </w:r>
      <w:del w:id="2" w:author="Антон Хабиров" w:date="2021-01-20T01:41:00Z">
        <w:r w:rsidRPr="001144EF">
          <w:rPr>
            <w:sz w:val="28"/>
            <w:szCs w:val="28"/>
          </w:rPr>
          <w:delText>устанавливающие правила</w:delText>
        </w:r>
      </w:del>
      <w:ins w:id="3" w:author="Антон Хабиров" w:date="2021-01-20T01:41:00Z">
        <w:r w:rsidRPr="001144EF">
          <w:rPr>
            <w:sz w:val="28"/>
            <w:szCs w:val="28"/>
          </w:rPr>
          <w:t>определяющие порядок</w:t>
        </w:r>
      </w:ins>
      <w:r w:rsidRPr="001144EF">
        <w:rPr>
          <w:sz w:val="28"/>
          <w:szCs w:val="28"/>
        </w:rPr>
        <w:t xml:space="preserve"> поведения людей, порядок организации производства и (или) содержания территорий, зданий, сооружений, помещений организаций и других объектов защиты (далее - объекты защиты) в целях обеспечения пожарной безопасности.</w:t>
      </w:r>
    </w:p>
    <w:p w:rsidR="00303495" w:rsidRPr="001144EF" w:rsidRDefault="00303495" w:rsidP="00303495">
      <w:pPr>
        <w:pStyle w:val="ConsPlusNormal"/>
        <w:jc w:val="both"/>
        <w:rPr>
          <w:del w:id="4" w:author="Антон Хабиров" w:date="2021-01-20T01:41:00Z"/>
          <w:sz w:val="28"/>
          <w:szCs w:val="28"/>
        </w:rPr>
      </w:pPr>
      <w:del w:id="5"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ins w:id="6" w:author="Антон Хабиров" w:date="2021-01-20T01:41:00Z"/>
          <w:sz w:val="28"/>
          <w:szCs w:val="28"/>
        </w:rPr>
      </w:pPr>
      <w:r w:rsidRPr="001144EF">
        <w:rPr>
          <w:sz w:val="28"/>
          <w:szCs w:val="28"/>
        </w:rPr>
        <w:t xml:space="preserve">2. </w:t>
      </w:r>
      <w:moveToRangeStart w:id="7" w:author="Антон Хабиров" w:date="2021-01-20T01:41:00Z" w:name="move61999305"/>
      <w:proofErr w:type="gramStart"/>
      <w:moveTo w:id="8" w:author="Антон Хабиров" w:date="2021-01-20T01:41:00Z">
        <w:r w:rsidRPr="001144EF">
          <w:rPr>
            <w:sz w:val="28"/>
            <w:szCs w:val="28"/>
          </w:rPr>
          <w:t xml:space="preserve">При обнаружении пожара или признаков горения в здании, помещении (задымление, запах гари, повышение температуры воздуха и др.) </w:t>
        </w:r>
      </w:moveTo>
      <w:moveToRangeEnd w:id="7"/>
      <w:ins w:id="9" w:author="Антон Хабиров" w:date="2021-01-20T01:41:00Z">
        <w:r w:rsidRPr="001144EF">
          <w:rPr>
            <w:sz w:val="28"/>
            <w:szCs w:val="28"/>
          </w:rPr>
          <w:t>должностным лицам, индивидуальным предпринимателям, гражданам Российской Федерации, иностранным гражданам, лицам без гражданства (далее - физические лица) необходимо:</w:t>
        </w:r>
        <w:proofErr w:type="gramEnd"/>
      </w:ins>
    </w:p>
    <w:p w:rsidR="00303495" w:rsidRPr="001144EF" w:rsidRDefault="00303495" w:rsidP="00303495">
      <w:pPr>
        <w:pStyle w:val="ConsPlusNormal"/>
        <w:spacing w:before="240"/>
        <w:ind w:firstLine="540"/>
        <w:jc w:val="both"/>
        <w:rPr>
          <w:ins w:id="10" w:author="Антон Хабиров" w:date="2021-01-20T01:41:00Z"/>
          <w:sz w:val="28"/>
          <w:szCs w:val="28"/>
        </w:rPr>
      </w:pPr>
      <w:ins w:id="11" w:author="Антон Хабиров" w:date="2021-01-20T01:41:00Z">
        <w:r w:rsidRPr="001144EF">
          <w:rPr>
            <w:sz w:val="28"/>
            <w:szCs w:val="28"/>
          </w:rPr>
          <w:t>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w:t>
        </w:r>
      </w:ins>
    </w:p>
    <w:p w:rsidR="00303495" w:rsidRPr="001144EF" w:rsidRDefault="00303495" w:rsidP="00303495">
      <w:pPr>
        <w:pStyle w:val="ConsPlusNormal"/>
        <w:spacing w:before="240"/>
        <w:ind w:firstLine="540"/>
        <w:jc w:val="both"/>
        <w:rPr>
          <w:ins w:id="12" w:author="Антон Хабиров" w:date="2021-01-20T01:41:00Z"/>
          <w:sz w:val="28"/>
          <w:szCs w:val="28"/>
        </w:rPr>
      </w:pPr>
      <w:ins w:id="13" w:author="Антон Хабиров" w:date="2021-01-20T01:41:00Z">
        <w:r w:rsidRPr="001144EF">
          <w:rPr>
            <w:sz w:val="28"/>
            <w:szCs w:val="28"/>
          </w:rPr>
          <w:t>принять меры по эвакуации людей, а при условии отсутствия угрозы жизни и здоровью людей меры по тушению пожара в начальной стадии.</w:t>
        </w:r>
      </w:ins>
    </w:p>
    <w:p w:rsidR="00303495" w:rsidRPr="001144EF" w:rsidRDefault="00303495" w:rsidP="00303495">
      <w:pPr>
        <w:pStyle w:val="ConsPlusNormal"/>
        <w:spacing w:before="240"/>
        <w:ind w:firstLine="540"/>
        <w:jc w:val="both"/>
        <w:rPr>
          <w:sz w:val="28"/>
          <w:szCs w:val="28"/>
        </w:rPr>
      </w:pPr>
      <w:proofErr w:type="gramStart"/>
      <w:r w:rsidRPr="001144EF">
        <w:rPr>
          <w:sz w:val="28"/>
          <w:szCs w:val="28"/>
        </w:rPr>
        <w:t xml:space="preserve">В отношении каждого </w:t>
      </w:r>
      <w:del w:id="14" w:author="Антон Хабиров" w:date="2021-01-20T01:41:00Z">
        <w:r w:rsidRPr="001144EF">
          <w:rPr>
            <w:sz w:val="28"/>
            <w:szCs w:val="28"/>
          </w:rPr>
          <w:delText>объекта защиты</w:delText>
        </w:r>
      </w:del>
      <w:ins w:id="15" w:author="Антон Хабиров" w:date="2021-01-20T01:41:00Z">
        <w:r w:rsidRPr="001144EF">
          <w:rPr>
            <w:sz w:val="28"/>
            <w:szCs w:val="28"/>
          </w:rPr>
          <w:t>здания, сооружения</w:t>
        </w:r>
      </w:ins>
      <w:r w:rsidRPr="001144EF">
        <w:rPr>
          <w:sz w:val="28"/>
          <w:szCs w:val="28"/>
        </w:rPr>
        <w:t xml:space="preserve"> (за исключением </w:t>
      </w:r>
      <w:del w:id="16" w:author="Антон Хабиров" w:date="2021-01-20T01:41:00Z">
        <w:r w:rsidRPr="001144EF">
          <w:rPr>
            <w:sz w:val="28"/>
            <w:szCs w:val="28"/>
          </w:rPr>
          <w:delText xml:space="preserve">индивидуальных </w:delText>
        </w:r>
      </w:del>
      <w:r w:rsidRPr="001144EF">
        <w:rPr>
          <w:sz w:val="28"/>
          <w:szCs w:val="28"/>
        </w:rPr>
        <w:t>жилых домов</w:t>
      </w:r>
      <w:ins w:id="17" w:author="Антон Хабиров" w:date="2021-01-20T01:41:00Z">
        <w:r w:rsidRPr="001144EF">
          <w:rPr>
            <w:sz w:val="28"/>
            <w:szCs w:val="28"/>
          </w:rPr>
          <w:t>, садовых домов, хозяйственных построек, а также гаражей на садовых земельных участках, на земельных участках для индивидуального жилищного строительства и ведения личного подсобного хозяйства</w:t>
        </w:r>
      </w:ins>
      <w:r w:rsidRPr="001144EF">
        <w:rPr>
          <w:sz w:val="28"/>
          <w:szCs w:val="28"/>
        </w:rPr>
        <w:t xml:space="preserve">) руководителем </w:t>
      </w:r>
      <w:del w:id="18" w:author="Антон Хабиров" w:date="2021-01-20T01:41:00Z">
        <w:r w:rsidRPr="001144EF">
          <w:rPr>
            <w:sz w:val="28"/>
            <w:szCs w:val="28"/>
          </w:rPr>
          <w:delText>(иным уполномоченным должностным лицом)</w:delText>
        </w:r>
      </w:del>
      <w:ins w:id="19" w:author="Антон Хабиров" w:date="2021-01-20T01:41:00Z">
        <w:r w:rsidRPr="001144EF">
          <w:rPr>
            <w:sz w:val="28"/>
            <w:szCs w:val="28"/>
          </w:rPr>
          <w:t>органа государственной власти, органа местного самоуправления,</w:t>
        </w:r>
      </w:ins>
      <w:r w:rsidRPr="001144EF">
        <w:rPr>
          <w:sz w:val="28"/>
          <w:szCs w:val="28"/>
        </w:rPr>
        <w:t xml:space="preserve"> организации </w:t>
      </w:r>
      <w:del w:id="20" w:author="Антон Хабиров" w:date="2021-01-20T01:41:00Z">
        <w:r w:rsidRPr="001144EF">
          <w:rPr>
            <w:sz w:val="28"/>
            <w:szCs w:val="28"/>
          </w:rPr>
          <w:delText>(индивидуальным предпринимателем), в пользовании которой на праве собственности или на ином законном основании находятся объекты защиты</w:delText>
        </w:r>
      </w:del>
      <w:ins w:id="21" w:author="Антон Хабиров" w:date="2021-01-20T01:41:00Z">
        <w:r w:rsidRPr="001144EF">
          <w:rPr>
            <w:sz w:val="28"/>
            <w:szCs w:val="28"/>
          </w:rPr>
          <w:t>независимо от того, кто является учредителем</w:t>
        </w:r>
      </w:ins>
      <w:r w:rsidRPr="001144EF">
        <w:rPr>
          <w:sz w:val="28"/>
          <w:szCs w:val="28"/>
        </w:rPr>
        <w:t xml:space="preserve"> (далее - руководитель организации</w:t>
      </w:r>
      <w:del w:id="22" w:author="Антон Хабиров" w:date="2021-01-20T01:41:00Z">
        <w:r w:rsidRPr="001144EF">
          <w:rPr>
            <w:sz w:val="28"/>
            <w:szCs w:val="28"/>
          </w:rPr>
          <w:delText>),</w:delText>
        </w:r>
      </w:del>
      <w:ins w:id="23" w:author="Антон Хабиров" w:date="2021-01-20T01:41:00Z">
        <w:r w:rsidRPr="001144EF">
          <w:rPr>
            <w:sz w:val="28"/>
            <w:szCs w:val="28"/>
          </w:rPr>
          <w:t>) или иным должностным лицом, уполномоченным руководителем организации,</w:t>
        </w:r>
      </w:ins>
      <w:r w:rsidRPr="001144EF">
        <w:rPr>
          <w:sz w:val="28"/>
          <w:szCs w:val="28"/>
        </w:rPr>
        <w:t xml:space="preserve"> утверждается инструкция о мерах</w:t>
      </w:r>
      <w:proofErr w:type="gramEnd"/>
      <w:r w:rsidRPr="001144EF">
        <w:rPr>
          <w:sz w:val="28"/>
          <w:szCs w:val="28"/>
        </w:rPr>
        <w:t xml:space="preserve"> пожарной безопасности в </w:t>
      </w:r>
      <w:r w:rsidRPr="001144EF">
        <w:rPr>
          <w:sz w:val="28"/>
          <w:szCs w:val="28"/>
        </w:rPr>
        <w:lastRenderedPageBreak/>
        <w:t xml:space="preserve">соответствии с требованиями, установленными разделом XVIII настоящих Правил, </w:t>
      </w:r>
      <w:del w:id="24" w:author="Антон Хабиров" w:date="2021-01-20T01:41:00Z">
        <w:r w:rsidRPr="001144EF">
          <w:rPr>
            <w:sz w:val="28"/>
            <w:szCs w:val="28"/>
          </w:rPr>
          <w:delText>в том числе отдельно для каждого пожаровзрывоопасного и пожароопасного помещения категории А, Б и В1 производственного и складского назначения</w:delText>
        </w:r>
      </w:del>
      <w:ins w:id="25" w:author="Антон Хабиров" w:date="2021-01-20T01:41:00Z">
        <w:r w:rsidRPr="001144EF">
          <w:rPr>
            <w:sz w:val="28"/>
            <w:szCs w:val="28"/>
          </w:rPr>
          <w:t>с учетом специфики взрывопожароопасных и пожароопасных помещений в указанных зданиях, сооружениях</w:t>
        </w:r>
      </w:ins>
      <w:r w:rsidRPr="001144EF">
        <w:rPr>
          <w:sz w:val="28"/>
          <w:szCs w:val="28"/>
        </w:rPr>
        <w:t>.</w:t>
      </w:r>
    </w:p>
    <w:p w:rsidR="00303495" w:rsidRPr="001144EF" w:rsidRDefault="00303495" w:rsidP="00303495">
      <w:pPr>
        <w:pStyle w:val="ConsPlusNormal"/>
        <w:jc w:val="both"/>
        <w:rPr>
          <w:del w:id="26" w:author="Антон Хабиров" w:date="2021-01-20T01:41:00Z"/>
          <w:sz w:val="28"/>
          <w:szCs w:val="28"/>
        </w:rPr>
      </w:pPr>
      <w:del w:id="27" w:author="Антон Хабиров" w:date="2021-01-20T01:41:00Z">
        <w:r w:rsidRPr="001144EF">
          <w:rPr>
            <w:sz w:val="28"/>
            <w:szCs w:val="28"/>
          </w:rPr>
          <w:delText>(в ред. Постановлений Правительства РФ от 17.02.2014 № 113,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3. Лица допускаются к работе на объекте</w:t>
      </w:r>
      <w:ins w:id="28" w:author="Антон Хабиров" w:date="2021-01-20T01:41:00Z">
        <w:r w:rsidRPr="001144EF">
          <w:rPr>
            <w:sz w:val="28"/>
            <w:szCs w:val="28"/>
          </w:rPr>
          <w:t xml:space="preserve"> защиты</w:t>
        </w:r>
      </w:ins>
      <w:r w:rsidRPr="001144EF">
        <w:rPr>
          <w:sz w:val="28"/>
          <w:szCs w:val="28"/>
        </w:rPr>
        <w:t xml:space="preserve"> только после прохождения обучения мерам пожарной безопасности.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Обучение лиц мерам пожарной безопасности осуществляется </w:t>
      </w:r>
      <w:del w:id="29" w:author="Антон Хабиров" w:date="2021-01-20T01:41:00Z">
        <w:r w:rsidRPr="001144EF">
          <w:rPr>
            <w:sz w:val="28"/>
            <w:szCs w:val="28"/>
          </w:rPr>
          <w:delText>путем проведения</w:delText>
        </w:r>
      </w:del>
      <w:ins w:id="30" w:author="Антон Хабиров" w:date="2021-01-20T01:41:00Z">
        <w:r w:rsidRPr="001144EF">
          <w:rPr>
            <w:sz w:val="28"/>
            <w:szCs w:val="28"/>
          </w:rPr>
          <w:t>по программам</w:t>
        </w:r>
      </w:ins>
      <w:r w:rsidRPr="001144EF">
        <w:rPr>
          <w:sz w:val="28"/>
          <w:szCs w:val="28"/>
        </w:rPr>
        <w:t xml:space="preserve"> противопожарного инструктажа </w:t>
      </w:r>
      <w:del w:id="31" w:author="Антон Хабиров" w:date="2021-01-20T01:41:00Z">
        <w:r w:rsidRPr="001144EF">
          <w:rPr>
            <w:sz w:val="28"/>
            <w:szCs w:val="28"/>
          </w:rPr>
          <w:delText>и прохождения пожарно-технического минимума</w:delText>
        </w:r>
      </w:del>
      <w:ins w:id="32" w:author="Антон Хабиров" w:date="2021-01-20T01:41:00Z">
        <w:r w:rsidRPr="001144EF">
          <w:rPr>
            <w:sz w:val="28"/>
            <w:szCs w:val="28"/>
          </w:rPr>
          <w:t>или программам дополнительного профессионального образования</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Порядок и сроки </w:t>
      </w:r>
      <w:del w:id="33" w:author="Антон Хабиров" w:date="2021-01-20T01:41:00Z">
        <w:r w:rsidRPr="001144EF">
          <w:rPr>
            <w:sz w:val="28"/>
            <w:szCs w:val="28"/>
          </w:rPr>
          <w:delText xml:space="preserve">проведения противопожарного инструктажа и прохождения пожарно-технического минимума </w:delText>
        </w:r>
      </w:del>
      <w:ins w:id="34" w:author="Антон Хабиров" w:date="2021-01-20T01:41:00Z">
        <w:r w:rsidRPr="001144EF">
          <w:rPr>
            <w:sz w:val="28"/>
            <w:szCs w:val="28"/>
          </w:rPr>
          <w:t xml:space="preserve">обучения лиц мерам пожарной безопасности </w:t>
        </w:r>
      </w:ins>
      <w:r w:rsidRPr="001144EF">
        <w:rPr>
          <w:sz w:val="28"/>
          <w:szCs w:val="28"/>
        </w:rPr>
        <w:t>определяются руководителем организации</w:t>
      </w:r>
      <w:del w:id="35" w:author="Антон Хабиров" w:date="2021-01-20T01:41:00Z">
        <w:r w:rsidRPr="001144EF">
          <w:rPr>
            <w:sz w:val="28"/>
            <w:szCs w:val="28"/>
          </w:rPr>
          <w:delText>. Обучение мерам пожарной безопасности осуществляется в соответствии</w:delText>
        </w:r>
      </w:del>
      <w:r w:rsidRPr="001144EF">
        <w:rPr>
          <w:sz w:val="28"/>
          <w:szCs w:val="28"/>
        </w:rPr>
        <w:t xml:space="preserve"> с </w:t>
      </w:r>
      <w:del w:id="36" w:author="Антон Хабиров" w:date="2021-01-20T01:41:00Z">
        <w:r w:rsidRPr="001144EF">
          <w:rPr>
            <w:sz w:val="28"/>
            <w:szCs w:val="28"/>
          </w:rPr>
          <w:delText>нормативными документами по пожарной безопасности</w:delText>
        </w:r>
      </w:del>
      <w:ins w:id="37" w:author="Антон Хабиров" w:date="2021-01-20T01:41:00Z">
        <w:r w:rsidRPr="001144EF">
          <w:rPr>
            <w:sz w:val="28"/>
            <w:szCs w:val="28"/>
          </w:rPr>
          <w:t>учетом требований нормативных правовых актов Российской Федерации</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4. Руководитель организации </w:t>
      </w:r>
      <w:del w:id="38" w:author="Антон Хабиров" w:date="2021-01-20T01:41:00Z">
        <w:r w:rsidRPr="001144EF">
          <w:rPr>
            <w:sz w:val="28"/>
            <w:szCs w:val="28"/>
          </w:rPr>
          <w:delText>назначает лицо, ответственное</w:delText>
        </w:r>
      </w:del>
      <w:ins w:id="39" w:author="Антон Хабиров" w:date="2021-01-20T01:41:00Z">
        <w:r w:rsidRPr="001144EF">
          <w:rPr>
            <w:sz w:val="28"/>
            <w:szCs w:val="28"/>
          </w:rPr>
          <w:t>вправе назначать лиц, которые по занимаемой должности или по характеру выполняемых работ являются ответственными</w:t>
        </w:r>
      </w:ins>
      <w:r w:rsidRPr="001144EF">
        <w:rPr>
          <w:sz w:val="28"/>
          <w:szCs w:val="28"/>
        </w:rPr>
        <w:t xml:space="preserve"> за </w:t>
      </w:r>
      <w:del w:id="40" w:author="Антон Хабиров" w:date="2021-01-20T01:41:00Z">
        <w:r w:rsidRPr="001144EF">
          <w:rPr>
            <w:sz w:val="28"/>
            <w:szCs w:val="28"/>
          </w:rPr>
          <w:delText xml:space="preserve">пожарную безопасность, которое обеспечивает соблюдение требований </w:delText>
        </w:r>
      </w:del>
      <w:ins w:id="41" w:author="Антон Хабиров" w:date="2021-01-20T01:41:00Z">
        <w:r w:rsidRPr="001144EF">
          <w:rPr>
            <w:sz w:val="28"/>
            <w:szCs w:val="28"/>
          </w:rPr>
          <w:t xml:space="preserve">обеспечение </w:t>
        </w:r>
      </w:ins>
      <w:r w:rsidRPr="001144EF">
        <w:rPr>
          <w:sz w:val="28"/>
          <w:szCs w:val="28"/>
        </w:rPr>
        <w:t>пожарной безопасности на объекте защиты.</w:t>
      </w:r>
    </w:p>
    <w:p w:rsidR="00303495" w:rsidRPr="001144EF" w:rsidRDefault="00303495" w:rsidP="00303495">
      <w:pPr>
        <w:pStyle w:val="ConsPlusNormal"/>
        <w:jc w:val="both"/>
        <w:rPr>
          <w:del w:id="42" w:author="Антон Хабиров" w:date="2021-01-20T01:41:00Z"/>
          <w:sz w:val="28"/>
          <w:szCs w:val="28"/>
        </w:rPr>
      </w:pPr>
      <w:del w:id="43"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del w:id="44" w:author="Антон Хабиров" w:date="2021-01-20T01:41:00Z"/>
          <w:sz w:val="28"/>
          <w:szCs w:val="28"/>
        </w:rPr>
      </w:pPr>
      <w:r w:rsidRPr="001144EF">
        <w:rPr>
          <w:sz w:val="28"/>
          <w:szCs w:val="28"/>
        </w:rPr>
        <w:t xml:space="preserve">5. </w:t>
      </w:r>
      <w:bookmarkStart w:id="45" w:name="Par55"/>
      <w:bookmarkEnd w:id="45"/>
      <w:del w:id="46" w:author="Антон Хабиров" w:date="2021-01-20T01:41:00Z">
        <w:r w:rsidRPr="001144EF">
          <w:rPr>
            <w:sz w:val="28"/>
            <w:szCs w:val="28"/>
          </w:rPr>
          <w:delText>Утратил силу. - Постановление Правительства РФ от 20.09.2016 № 947.</w:delText>
        </w:r>
      </w:del>
    </w:p>
    <w:p w:rsidR="00303495" w:rsidRPr="001144EF" w:rsidRDefault="00303495" w:rsidP="00303495">
      <w:pPr>
        <w:pStyle w:val="ConsPlusNormal"/>
        <w:spacing w:before="240"/>
        <w:ind w:firstLine="540"/>
        <w:jc w:val="both"/>
        <w:rPr>
          <w:del w:id="47" w:author="Антон Хабиров" w:date="2021-01-20T01:41:00Z"/>
          <w:sz w:val="28"/>
          <w:szCs w:val="28"/>
        </w:rPr>
      </w:pPr>
      <w:del w:id="48" w:author="Антон Хабиров" w:date="2021-01-20T01:41:00Z">
        <w:r w:rsidRPr="001144EF">
          <w:rPr>
            <w:sz w:val="28"/>
            <w:szCs w:val="28"/>
          </w:rPr>
          <w:delText xml:space="preserve">6. </w:delText>
        </w:r>
      </w:del>
      <w:r w:rsidRPr="001144EF">
        <w:rPr>
          <w:sz w:val="28"/>
          <w:szCs w:val="28"/>
        </w:rPr>
        <w:t xml:space="preserve">В </w:t>
      </w:r>
      <w:bookmarkStart w:id="49" w:name="Par56"/>
      <w:bookmarkEnd w:id="49"/>
      <w:del w:id="50" w:author="Антон Хабиров" w:date="2021-01-20T01:41:00Z">
        <w:r w:rsidRPr="001144EF">
          <w:rPr>
            <w:sz w:val="28"/>
            <w:szCs w:val="28"/>
          </w:rPr>
          <w:delText>складских, производственных, административных и общественных помещениях, местах открытого хранения веществ и материалов, а также размещения технологических установок руководитель организации обеспечивает наличие табличек с номером телефона для вызова пожарной охраны.</w:delText>
        </w:r>
      </w:del>
    </w:p>
    <w:p w:rsidR="00303495" w:rsidRPr="001144EF" w:rsidRDefault="00303495" w:rsidP="00303495">
      <w:pPr>
        <w:pStyle w:val="ConsPlusNormal"/>
        <w:spacing w:before="240"/>
        <w:ind w:firstLine="540"/>
        <w:jc w:val="both"/>
        <w:rPr>
          <w:sz w:val="28"/>
          <w:szCs w:val="28"/>
        </w:rPr>
      </w:pPr>
      <w:del w:id="51" w:author="Антон Хабиров" w:date="2021-01-20T01:41:00Z">
        <w:r w:rsidRPr="001144EF">
          <w:rPr>
            <w:sz w:val="28"/>
            <w:szCs w:val="28"/>
          </w:rPr>
          <w:delText>7. В здании</w:delText>
        </w:r>
      </w:del>
      <w:proofErr w:type="gramStart"/>
      <w:ins w:id="52" w:author="Антон Хабиров" w:date="2021-01-20T01:41:00Z">
        <w:r w:rsidRPr="001144EF">
          <w:rPr>
            <w:sz w:val="28"/>
            <w:szCs w:val="28"/>
          </w:rPr>
          <w:t>отношении здания</w:t>
        </w:r>
      </w:ins>
      <w:r w:rsidRPr="001144EF">
        <w:rPr>
          <w:sz w:val="28"/>
          <w:szCs w:val="28"/>
        </w:rPr>
        <w:t xml:space="preserve"> или </w:t>
      </w:r>
      <w:del w:id="53" w:author="Антон Хабиров" w:date="2021-01-20T01:41:00Z">
        <w:r w:rsidRPr="001144EF">
          <w:rPr>
            <w:sz w:val="28"/>
            <w:szCs w:val="28"/>
          </w:rPr>
          <w:delText xml:space="preserve">сооружении, </w:delText>
        </w:r>
      </w:del>
      <w:ins w:id="54" w:author="Антон Хабиров" w:date="2021-01-20T01:41:00Z">
        <w:r w:rsidRPr="001144EF">
          <w:rPr>
            <w:sz w:val="28"/>
            <w:szCs w:val="28"/>
          </w:rPr>
          <w:t>сооружения (</w:t>
        </w:r>
      </w:ins>
      <w:r w:rsidRPr="001144EF">
        <w:rPr>
          <w:sz w:val="28"/>
          <w:szCs w:val="28"/>
        </w:rPr>
        <w:t>кроме жилых домов</w:t>
      </w:r>
      <w:del w:id="55" w:author="Антон Хабиров" w:date="2021-01-20T01:41:00Z">
        <w:r w:rsidRPr="001144EF">
          <w:rPr>
            <w:sz w:val="28"/>
            <w:szCs w:val="28"/>
          </w:rPr>
          <w:delText>,</w:delText>
        </w:r>
      </w:del>
      <w:ins w:id="56" w:author="Антон Хабиров" w:date="2021-01-20T01:41:00Z">
        <w:r w:rsidRPr="001144EF">
          <w:rPr>
            <w:sz w:val="28"/>
            <w:szCs w:val="28"/>
          </w:rPr>
          <w:t>),</w:t>
        </w:r>
      </w:ins>
      <w:r w:rsidRPr="001144EF">
        <w:rPr>
          <w:sz w:val="28"/>
          <w:szCs w:val="28"/>
        </w:rPr>
        <w:t xml:space="preserve"> в </w:t>
      </w:r>
      <w:del w:id="57" w:author="Антон Хабиров" w:date="2021-01-20T01:41:00Z">
        <w:r w:rsidRPr="001144EF">
          <w:rPr>
            <w:sz w:val="28"/>
            <w:szCs w:val="28"/>
          </w:rPr>
          <w:delText>котором может</w:delText>
        </w:r>
      </w:del>
      <w:ins w:id="58" w:author="Антон Хабиров" w:date="2021-01-20T01:41:00Z">
        <w:r w:rsidRPr="001144EF">
          <w:rPr>
            <w:sz w:val="28"/>
            <w:szCs w:val="28"/>
          </w:rPr>
          <w:t>которых могут</w:t>
        </w:r>
      </w:ins>
      <w:r w:rsidRPr="001144EF">
        <w:rPr>
          <w:sz w:val="28"/>
          <w:szCs w:val="28"/>
        </w:rPr>
        <w:t xml:space="preserve"> одновременно находиться 50 и более человек</w:t>
      </w:r>
      <w:del w:id="59" w:author="Антон Хабиров" w:date="2021-01-20T01:41:00Z">
        <w:r w:rsidRPr="001144EF">
          <w:rPr>
            <w:sz w:val="28"/>
            <w:szCs w:val="28"/>
          </w:rPr>
          <w:delText>, то есть на объекте</w:delText>
        </w:r>
      </w:del>
      <w:ins w:id="60" w:author="Антон Хабиров" w:date="2021-01-20T01:41:00Z">
        <w:r w:rsidRPr="001144EF">
          <w:rPr>
            <w:sz w:val="28"/>
            <w:szCs w:val="28"/>
          </w:rPr>
          <w:t xml:space="preserve"> (далее - объект защиты</w:t>
        </w:r>
      </w:ins>
      <w:r w:rsidRPr="001144EF">
        <w:rPr>
          <w:sz w:val="28"/>
          <w:szCs w:val="28"/>
        </w:rPr>
        <w:t xml:space="preserve"> с массовым пребыванием людей</w:t>
      </w:r>
      <w:del w:id="61" w:author="Антон Хабиров" w:date="2021-01-20T01:41:00Z">
        <w:r w:rsidRPr="001144EF">
          <w:rPr>
            <w:sz w:val="28"/>
            <w:szCs w:val="28"/>
          </w:rPr>
          <w:delText>,</w:delText>
        </w:r>
      </w:del>
      <w:ins w:id="62" w:author="Антон Хабиров" w:date="2021-01-20T01:41:00Z">
        <w:r w:rsidRPr="001144EF">
          <w:rPr>
            <w:sz w:val="28"/>
            <w:szCs w:val="28"/>
          </w:rPr>
          <w:t>),</w:t>
        </w:r>
      </w:ins>
      <w:r w:rsidRPr="001144EF">
        <w:rPr>
          <w:sz w:val="28"/>
          <w:szCs w:val="28"/>
        </w:rPr>
        <w:t xml:space="preserve"> а также на объекте с</w:t>
      </w:r>
      <w:ins w:id="63" w:author="Антон Хабиров" w:date="2021-01-20T01:41:00Z">
        <w:r w:rsidRPr="001144EF">
          <w:rPr>
            <w:sz w:val="28"/>
            <w:szCs w:val="28"/>
          </w:rPr>
          <w:t xml:space="preserve"> постоянными</w:t>
        </w:r>
      </w:ins>
      <w:r w:rsidRPr="001144EF">
        <w:rPr>
          <w:sz w:val="28"/>
          <w:szCs w:val="28"/>
        </w:rPr>
        <w:t xml:space="preserve"> рабочими местами на этаже для 10 и более человек руководитель организации </w:t>
      </w:r>
      <w:del w:id="64" w:author="Антон Хабиров" w:date="2021-01-20T01:41:00Z">
        <w:r w:rsidRPr="001144EF">
          <w:rPr>
            <w:sz w:val="28"/>
            <w:szCs w:val="28"/>
          </w:rPr>
          <w:delText>обеспечивает наличие</w:delText>
        </w:r>
      </w:del>
      <w:ins w:id="65" w:author="Антон Хабиров" w:date="2021-01-20T01:41:00Z">
        <w:r w:rsidRPr="001144EF">
          <w:rPr>
            <w:sz w:val="28"/>
            <w:szCs w:val="28"/>
          </w:rPr>
          <w:t>организует разработку</w:t>
        </w:r>
      </w:ins>
      <w:r w:rsidRPr="001144EF">
        <w:rPr>
          <w:sz w:val="28"/>
          <w:szCs w:val="28"/>
        </w:rPr>
        <w:t xml:space="preserve"> планов эвакуации людей при пожаре</w:t>
      </w:r>
      <w:ins w:id="66" w:author="Антон Хабиров" w:date="2021-01-20T01:41:00Z">
        <w:r w:rsidRPr="001144EF">
          <w:rPr>
            <w:sz w:val="28"/>
            <w:szCs w:val="28"/>
          </w:rPr>
          <w:t>, которые размещаются на видных местах</w:t>
        </w:r>
      </w:ins>
      <w:r w:rsidRPr="001144EF">
        <w:rPr>
          <w:sz w:val="28"/>
          <w:szCs w:val="28"/>
        </w:rPr>
        <w:t>.</w:t>
      </w:r>
      <w:proofErr w:type="gramEnd"/>
    </w:p>
    <w:p w:rsidR="00303495" w:rsidRPr="001144EF" w:rsidRDefault="00303495" w:rsidP="00303495">
      <w:pPr>
        <w:pStyle w:val="ConsPlusNormal"/>
        <w:jc w:val="both"/>
        <w:rPr>
          <w:del w:id="67" w:author="Антон Хабиров" w:date="2021-01-20T01:41:00Z"/>
          <w:sz w:val="28"/>
          <w:szCs w:val="28"/>
        </w:rPr>
      </w:pPr>
      <w:del w:id="68"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del w:id="69" w:author="Антон Хабиров" w:date="2021-01-20T01:41:00Z"/>
          <w:sz w:val="28"/>
          <w:szCs w:val="28"/>
        </w:rPr>
      </w:pPr>
      <w:del w:id="70" w:author="Антон Хабиров" w:date="2021-01-20T01:41:00Z">
        <w:r w:rsidRPr="001144EF">
          <w:rPr>
            <w:sz w:val="28"/>
            <w:szCs w:val="28"/>
          </w:rPr>
          <w:delText>На плане эвакуации людей при пожаре обозначаются места хранения первичных средств пожаротушения.</w:delText>
        </w:r>
      </w:del>
    </w:p>
    <w:p w:rsidR="00303495" w:rsidRPr="001144EF" w:rsidRDefault="00303495" w:rsidP="00303495">
      <w:pPr>
        <w:pStyle w:val="ConsPlusNormal"/>
        <w:jc w:val="both"/>
        <w:rPr>
          <w:del w:id="71" w:author="Антон Хабиров" w:date="2021-01-20T01:41:00Z"/>
          <w:sz w:val="28"/>
          <w:szCs w:val="28"/>
        </w:rPr>
      </w:pPr>
      <w:del w:id="72" w:author="Антон Хабиров" w:date="2021-01-20T01:41:00Z">
        <w:r w:rsidRPr="001144EF">
          <w:rPr>
            <w:sz w:val="28"/>
            <w:szCs w:val="28"/>
          </w:rPr>
          <w:delText>(абзац введен Постановлением Правительства РФ от 17.02.2014 № 113)</w:delText>
        </w:r>
      </w:del>
    </w:p>
    <w:p w:rsidR="00303495" w:rsidRPr="001144EF" w:rsidRDefault="00303495" w:rsidP="00303495">
      <w:pPr>
        <w:pStyle w:val="ConsPlusNormal"/>
        <w:spacing w:before="240"/>
        <w:ind w:firstLine="540"/>
        <w:jc w:val="both"/>
        <w:rPr>
          <w:sz w:val="28"/>
          <w:szCs w:val="28"/>
        </w:rPr>
      </w:pPr>
      <w:del w:id="73" w:author="Антон Хабиров" w:date="2021-01-20T01:41:00Z">
        <w:r w:rsidRPr="001144EF">
          <w:rPr>
            <w:sz w:val="28"/>
            <w:szCs w:val="28"/>
          </w:rPr>
          <w:lastRenderedPageBreak/>
          <w:delText>8. На объекте</w:delText>
        </w:r>
      </w:del>
      <w:ins w:id="74" w:author="Антон Хабиров" w:date="2021-01-20T01:41:00Z">
        <w:r w:rsidRPr="001144EF">
          <w:rPr>
            <w:sz w:val="28"/>
            <w:szCs w:val="28"/>
          </w:rPr>
          <w:t xml:space="preserve">6. </w:t>
        </w:r>
        <w:proofErr w:type="gramStart"/>
        <w:r w:rsidRPr="001144EF">
          <w:rPr>
            <w:sz w:val="28"/>
            <w:szCs w:val="28"/>
          </w:rPr>
          <w:t>В отношении объекта</w:t>
        </w:r>
      </w:ins>
      <w:r w:rsidRPr="001144EF">
        <w:rPr>
          <w:sz w:val="28"/>
          <w:szCs w:val="28"/>
        </w:rPr>
        <w:t xml:space="preserve"> защиты с </w:t>
      </w:r>
      <w:del w:id="75" w:author="Антон Хабиров" w:date="2021-01-20T01:41:00Z">
        <w:r w:rsidRPr="001144EF">
          <w:rPr>
            <w:sz w:val="28"/>
            <w:szCs w:val="28"/>
          </w:rPr>
          <w:delText>ночным</w:delText>
        </w:r>
      </w:del>
      <w:ins w:id="76" w:author="Антон Хабиров" w:date="2021-01-20T01:41:00Z">
        <w:r w:rsidRPr="001144EF">
          <w:rPr>
            <w:sz w:val="28"/>
            <w:szCs w:val="28"/>
          </w:rPr>
          <w:t>круглосуточным</w:t>
        </w:r>
      </w:ins>
      <w:r w:rsidRPr="001144EF">
        <w:rPr>
          <w:sz w:val="28"/>
          <w:szCs w:val="28"/>
        </w:rPr>
        <w:t xml:space="preserve"> пребыванием людей (за исключением торговых, производственных и складских объектов защиты, жилых зданий, объектов с персоналом, осуществляющим круглосуточную охрану) руководитель организации организует круглосуточное дежурство обслуживающего персонала</w:t>
      </w:r>
      <w:ins w:id="77" w:author="Антон Хабиров" w:date="2021-01-20T01:41:00Z">
        <w:r w:rsidRPr="001144EF">
          <w:rPr>
            <w:sz w:val="28"/>
            <w:szCs w:val="28"/>
          </w:rPr>
          <w:t xml:space="preserve"> и обеспечивает обслуживающий персонал телефонной связью, исправными ручными электрическими фонарями (не менее 1 фонаря на каждого дежурного), средствами индивидуальной защиты органов дыхания и зрения человека от опасных факторов пожара</w:t>
        </w:r>
        <w:proofErr w:type="gramEnd"/>
        <w:r w:rsidRPr="001144EF">
          <w:rPr>
            <w:sz w:val="28"/>
            <w:szCs w:val="28"/>
          </w:rPr>
          <w:t xml:space="preserve"> из расчета не менее 1 средства индивидуальной защиты органов дыхания и зрения человека от опасных факторов пожара на каждого дежурного</w:t>
        </w:r>
      </w:ins>
      <w:r w:rsidRPr="001144EF">
        <w:rPr>
          <w:sz w:val="28"/>
          <w:szCs w:val="28"/>
        </w:rPr>
        <w:t>.</w:t>
      </w:r>
    </w:p>
    <w:p w:rsidR="00303495" w:rsidRPr="001144EF" w:rsidRDefault="00303495" w:rsidP="00303495">
      <w:pPr>
        <w:pStyle w:val="ConsPlusNormal"/>
        <w:jc w:val="both"/>
        <w:rPr>
          <w:del w:id="78" w:author="Антон Хабиров" w:date="2021-01-20T01:41:00Z"/>
          <w:sz w:val="28"/>
          <w:szCs w:val="28"/>
        </w:rPr>
      </w:pPr>
      <w:bookmarkStart w:id="79" w:name="Par62"/>
      <w:bookmarkEnd w:id="79"/>
      <w:del w:id="80" w:author="Антон Хабиров" w:date="2021-01-20T01:41:00Z">
        <w:r w:rsidRPr="001144EF">
          <w:rPr>
            <w:sz w:val="28"/>
            <w:szCs w:val="28"/>
          </w:rPr>
          <w:delText>(в ред. Постановлений Правительства РФ от 23.06.2014 № 581, от 06.03.2015 № 201, от 20.09.2016 № 947, от 20.09.2019 № 1216)</w:delText>
        </w:r>
      </w:del>
    </w:p>
    <w:p w:rsidR="00303495" w:rsidRPr="001144EF" w:rsidRDefault="00303495" w:rsidP="00303495">
      <w:pPr>
        <w:pStyle w:val="ConsPlusNormal"/>
        <w:spacing w:before="240"/>
        <w:ind w:firstLine="540"/>
        <w:jc w:val="both"/>
        <w:rPr>
          <w:del w:id="81" w:author="Антон Хабиров" w:date="2021-01-20T01:41:00Z"/>
          <w:sz w:val="28"/>
          <w:szCs w:val="28"/>
        </w:rPr>
      </w:pPr>
      <w:del w:id="82" w:author="Антон Хабиров" w:date="2021-01-20T01:41:00Z">
        <w:r w:rsidRPr="001144EF">
          <w:rPr>
            <w:sz w:val="28"/>
            <w:szCs w:val="28"/>
          </w:rPr>
          <w:delText>9. На объекте защиты с ночным пребыванием людей руководитель организации обеспечивает наличие инструкции о порядке действий обслуживающего персонала на случай возникновения пожара в дневное и ночное время, телефонной связи, электрических фонарей (не менее 1 фонаря на каждого дежурного), средств индивидуальной защиты органов дыхания и зрения человека от токсичных продуктов горения из расчета не менее 1 средства индивидуальной защиты органов дыхания и зрения человека на каждого дежурного.</w:delText>
        </w:r>
      </w:del>
    </w:p>
    <w:p w:rsidR="00303495" w:rsidRPr="001144EF" w:rsidRDefault="00303495" w:rsidP="00303495">
      <w:pPr>
        <w:pStyle w:val="ConsPlusNormal"/>
        <w:jc w:val="both"/>
        <w:rPr>
          <w:del w:id="83" w:author="Антон Хабиров" w:date="2021-01-20T01:41:00Z"/>
          <w:sz w:val="28"/>
          <w:szCs w:val="28"/>
        </w:rPr>
      </w:pPr>
      <w:del w:id="8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del w:id="85" w:author="Антон Хабиров" w:date="2021-01-20T01:41:00Z"/>
          <w:sz w:val="28"/>
          <w:szCs w:val="28"/>
        </w:rPr>
      </w:pPr>
      <w:del w:id="86" w:author="Антон Хабиров" w:date="2021-01-20T01:41:00Z">
        <w:r w:rsidRPr="001144EF">
          <w:rPr>
            <w:sz w:val="28"/>
            <w:szCs w:val="28"/>
          </w:rPr>
          <w:delText>10. Руководитель организации обеспечивает (ежедневно) передачу в подразделение пожарной охраны, в районе выезда которого находится объект защиты с ночным пребыванием людей, информации о количестве людей (больных), находящихся на объекте защиты (в том числе в ночное время).</w:delText>
        </w:r>
      </w:del>
    </w:p>
    <w:p w:rsidR="00303495" w:rsidRPr="001144EF" w:rsidRDefault="00303495" w:rsidP="00303495">
      <w:pPr>
        <w:pStyle w:val="ConsPlusNormal"/>
        <w:jc w:val="both"/>
        <w:rPr>
          <w:del w:id="87" w:author="Антон Хабиров" w:date="2021-01-20T01:41:00Z"/>
          <w:sz w:val="28"/>
          <w:szCs w:val="28"/>
        </w:rPr>
      </w:pPr>
      <w:del w:id="88"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ins w:id="89" w:author="Антон Хабиров" w:date="2021-01-20T01:41:00Z">
        <w:r w:rsidRPr="001144EF">
          <w:rPr>
            <w:sz w:val="28"/>
            <w:szCs w:val="28"/>
          </w:rPr>
          <w:t>7. В зданиях организаций</w:t>
        </w:r>
      </w:ins>
      <w:moveFromRangeStart w:id="90" w:author="Антон Хабиров" w:date="2021-01-20T01:41:00Z" w:name="move61999306"/>
      <w:moveFrom w:id="91" w:author="Антон Хабиров" w:date="2021-01-20T01:41:00Z">
        <w:r w:rsidRPr="001144EF">
          <w:rPr>
            <w:sz w:val="28"/>
            <w:szCs w:val="28"/>
          </w:rPr>
          <w:t xml:space="preserve">11. </w:t>
        </w:r>
      </w:moveFrom>
      <w:moveFromRangeEnd w:id="90"/>
      <w:del w:id="92" w:author="Антон Хабиров" w:date="2021-01-20T01:41:00Z">
        <w:r w:rsidRPr="001144EF">
          <w:rPr>
            <w:sz w:val="28"/>
            <w:szCs w:val="28"/>
          </w:rPr>
          <w:delText>Руководитель организации обеспечивает здания для летнего детского</w:delText>
        </w:r>
      </w:del>
      <w:r w:rsidRPr="001144EF">
        <w:rPr>
          <w:sz w:val="28"/>
          <w:szCs w:val="28"/>
        </w:rPr>
        <w:t xml:space="preserve"> отдыха </w:t>
      </w:r>
      <w:del w:id="93" w:author="Антон Хабиров" w:date="2021-01-20T01:41:00Z">
        <w:r w:rsidRPr="001144EF">
          <w:rPr>
            <w:sz w:val="28"/>
            <w:szCs w:val="28"/>
          </w:rPr>
          <w:delText>телефонной связью и устройством для подачи сигнала тревоги при пожаре.</w:delText>
        </w:r>
      </w:del>
      <w:ins w:id="94" w:author="Антон Хабиров" w:date="2021-01-20T01:41:00Z">
        <w:r w:rsidRPr="001144EF">
          <w:rPr>
            <w:sz w:val="28"/>
            <w:szCs w:val="28"/>
          </w:rPr>
          <w:t>детей и их оздоровления</w:t>
        </w:r>
      </w:ins>
      <w:r w:rsidRPr="001144EF">
        <w:rPr>
          <w:sz w:val="28"/>
          <w:szCs w:val="28"/>
        </w:rPr>
        <w:t xml:space="preserve"> не допускается размещать:</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детей </w:t>
      </w:r>
      <w:del w:id="95" w:author="Антон Хабиров" w:date="2021-01-20T01:41:00Z">
        <w:r w:rsidRPr="001144EF">
          <w:rPr>
            <w:sz w:val="28"/>
            <w:szCs w:val="28"/>
          </w:rPr>
          <w:delText>в мансардных помещениях</w:delText>
        </w:r>
      </w:del>
      <w:ins w:id="96" w:author="Антон Хабиров" w:date="2021-01-20T01:41:00Z">
        <w:r w:rsidRPr="001144EF">
          <w:rPr>
            <w:sz w:val="28"/>
            <w:szCs w:val="28"/>
          </w:rPr>
          <w:t>на мансардном этаже</w:t>
        </w:r>
      </w:ins>
      <w:r w:rsidRPr="001144EF">
        <w:rPr>
          <w:sz w:val="28"/>
          <w:szCs w:val="28"/>
        </w:rPr>
        <w:t xml:space="preserve"> зданий и сооружений IV и V степеней огнестойкости, а также класса конструктивной пожарной опасности </w:t>
      </w:r>
      <w:del w:id="97" w:author="Антон Хабиров" w:date="2021-01-20T01:41:00Z">
        <w:r w:rsidRPr="001144EF">
          <w:rPr>
            <w:sz w:val="28"/>
            <w:szCs w:val="28"/>
          </w:rPr>
          <w:delText>С2</w:delText>
        </w:r>
      </w:del>
      <w:ins w:id="98" w:author="Антон Хабиров" w:date="2021-01-20T01:41:00Z">
        <w:r w:rsidRPr="001144EF">
          <w:rPr>
            <w:sz w:val="28"/>
            <w:szCs w:val="28"/>
          </w:rPr>
          <w:t>C2</w:t>
        </w:r>
      </w:ins>
      <w:r w:rsidRPr="001144EF">
        <w:rPr>
          <w:sz w:val="28"/>
          <w:szCs w:val="28"/>
        </w:rPr>
        <w:t xml:space="preserve"> и </w:t>
      </w:r>
      <w:del w:id="99" w:author="Антон Хабиров" w:date="2021-01-20T01:41:00Z">
        <w:r w:rsidRPr="001144EF">
          <w:rPr>
            <w:sz w:val="28"/>
            <w:szCs w:val="28"/>
          </w:rPr>
          <w:delText>С3</w:delText>
        </w:r>
      </w:del>
      <w:ins w:id="100" w:author="Антон Хабиров" w:date="2021-01-20T01:41:00Z">
        <w:r w:rsidRPr="001144EF">
          <w:rPr>
            <w:sz w:val="28"/>
            <w:szCs w:val="28"/>
          </w:rPr>
          <w:t>C3</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более 50 детей в помещениях зданий и сооружений IV и V степеней огнестойкости, а также класса конструктивной пожарной опасности </w:t>
      </w:r>
      <w:del w:id="101" w:author="Антон Хабиров" w:date="2021-01-20T01:41:00Z">
        <w:r w:rsidRPr="001144EF">
          <w:rPr>
            <w:sz w:val="28"/>
            <w:szCs w:val="28"/>
          </w:rPr>
          <w:delText>С2</w:delText>
        </w:r>
      </w:del>
      <w:ins w:id="102" w:author="Антон Хабиров" w:date="2021-01-20T01:41:00Z">
        <w:r w:rsidRPr="001144EF">
          <w:rPr>
            <w:sz w:val="28"/>
            <w:szCs w:val="28"/>
          </w:rPr>
          <w:t>C2</w:t>
        </w:r>
      </w:ins>
      <w:r w:rsidRPr="001144EF">
        <w:rPr>
          <w:sz w:val="28"/>
          <w:szCs w:val="28"/>
        </w:rPr>
        <w:t xml:space="preserve"> и </w:t>
      </w:r>
      <w:del w:id="103" w:author="Антон Хабиров" w:date="2021-01-20T01:41:00Z">
        <w:r w:rsidRPr="001144EF">
          <w:rPr>
            <w:sz w:val="28"/>
            <w:szCs w:val="28"/>
          </w:rPr>
          <w:delText>С3</w:delText>
        </w:r>
      </w:del>
      <w:ins w:id="104" w:author="Антон Хабиров" w:date="2021-01-20T01:41:00Z">
        <w:r w:rsidRPr="001144EF">
          <w:rPr>
            <w:sz w:val="28"/>
            <w:szCs w:val="28"/>
          </w:rPr>
          <w:t>C3</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в)</w:t>
      </w:r>
      <w:ins w:id="105" w:author="Антон Хабиров" w:date="2021-01-20T01:41:00Z">
        <w:r w:rsidRPr="001144EF">
          <w:rPr>
            <w:sz w:val="28"/>
            <w:szCs w:val="28"/>
          </w:rPr>
          <w:t xml:space="preserve"> более 10</w:t>
        </w:r>
      </w:ins>
      <w:r w:rsidRPr="001144EF">
        <w:rPr>
          <w:sz w:val="28"/>
          <w:szCs w:val="28"/>
        </w:rPr>
        <w:t xml:space="preserve"> детей на этаже с одним эвакуационным выходом.</w:t>
      </w:r>
    </w:p>
    <w:p w:rsidR="00303495" w:rsidRPr="001144EF" w:rsidRDefault="00303495" w:rsidP="00303495">
      <w:pPr>
        <w:pStyle w:val="ConsPlusNormal"/>
        <w:jc w:val="both"/>
        <w:rPr>
          <w:del w:id="106" w:author="Антон Хабиров" w:date="2021-01-20T01:41:00Z"/>
          <w:sz w:val="28"/>
          <w:szCs w:val="28"/>
        </w:rPr>
      </w:pPr>
      <w:del w:id="107" w:author="Антон Хабиров" w:date="2021-01-20T01:41:00Z">
        <w:r w:rsidRPr="001144EF">
          <w:rPr>
            <w:sz w:val="28"/>
            <w:szCs w:val="28"/>
          </w:rPr>
          <w:delText>(п. 11 в ред. Постановления Правительства РФ от 20.09.2016 № 947)</w:delText>
        </w:r>
      </w:del>
    </w:p>
    <w:p w:rsidR="00303495" w:rsidRPr="001144EF" w:rsidRDefault="00303495" w:rsidP="00303495">
      <w:pPr>
        <w:pStyle w:val="ConsPlusNormal"/>
        <w:spacing w:before="240"/>
        <w:ind w:firstLine="540"/>
        <w:jc w:val="both"/>
        <w:rPr>
          <w:ins w:id="108" w:author="Антон Хабиров" w:date="2021-01-20T01:41:00Z"/>
          <w:sz w:val="28"/>
          <w:szCs w:val="28"/>
        </w:rPr>
      </w:pPr>
      <w:del w:id="109" w:author="Антон Хабиров" w:date="2021-01-20T01:41:00Z">
        <w:r w:rsidRPr="001144EF">
          <w:rPr>
            <w:sz w:val="28"/>
            <w:szCs w:val="28"/>
          </w:rPr>
          <w:delText>12</w:delText>
        </w:r>
      </w:del>
      <w:ins w:id="110" w:author="Антон Хабиров" w:date="2021-01-20T01:41:00Z">
        <w:r w:rsidRPr="001144EF">
          <w:rPr>
            <w:sz w:val="28"/>
            <w:szCs w:val="28"/>
          </w:rPr>
          <w:t>8. Запрещается использовать подвальные и цокольные этажи для организации детского досуга (детские развивающие центры, развлекательные центры, залы для проведения торжественных мероприятий и праздников, спортивных мероприятий), если это не предусмотрено проектной документацией.</w:t>
        </w:r>
      </w:ins>
    </w:p>
    <w:p w:rsidR="00303495" w:rsidRPr="001144EF" w:rsidRDefault="00303495" w:rsidP="00303495">
      <w:pPr>
        <w:pStyle w:val="ConsPlusNormal"/>
        <w:spacing w:before="240"/>
        <w:ind w:firstLine="540"/>
        <w:jc w:val="both"/>
        <w:rPr>
          <w:del w:id="111" w:author="Антон Хабиров" w:date="2021-01-20T01:41:00Z"/>
          <w:sz w:val="28"/>
          <w:szCs w:val="28"/>
        </w:rPr>
      </w:pPr>
      <w:ins w:id="112" w:author="Антон Хабиров" w:date="2021-01-20T01:41:00Z">
        <w:r w:rsidRPr="001144EF">
          <w:rPr>
            <w:sz w:val="28"/>
            <w:szCs w:val="28"/>
          </w:rPr>
          <w:lastRenderedPageBreak/>
          <w:t>9</w:t>
        </w:r>
      </w:ins>
      <w:r w:rsidRPr="001144EF">
        <w:rPr>
          <w:sz w:val="28"/>
          <w:szCs w:val="28"/>
        </w:rPr>
        <w:t xml:space="preserve">. На объекте защиты с массовым пребыванием людей руководитель организации обеспечивает </w:t>
      </w:r>
      <w:del w:id="113" w:author="Антон Хабиров" w:date="2021-01-20T01:41:00Z">
        <w:r w:rsidRPr="001144EF">
          <w:rPr>
            <w:sz w:val="28"/>
            <w:szCs w:val="28"/>
          </w:rPr>
          <w:delText xml:space="preserve">наличие инструкции о действиях персонала по эвакуации людей при пожаре, а также </w:delText>
        </w:r>
      </w:del>
      <w:r w:rsidRPr="001144EF">
        <w:rPr>
          <w:sz w:val="28"/>
          <w:szCs w:val="28"/>
        </w:rPr>
        <w:t xml:space="preserve">проведение не реже 1 раза в полугодие практических тренировок </w:t>
      </w:r>
      <w:ins w:id="114" w:author="Антон Хабиров" w:date="2021-01-20T01:41:00Z">
        <w:r w:rsidRPr="001144EF">
          <w:rPr>
            <w:sz w:val="28"/>
            <w:szCs w:val="28"/>
          </w:rPr>
          <w:t xml:space="preserve">по эвакуации </w:t>
        </w:r>
      </w:ins>
      <w:r w:rsidRPr="001144EF">
        <w:rPr>
          <w:sz w:val="28"/>
          <w:szCs w:val="28"/>
        </w:rPr>
        <w:t>лиц, осуществляющих свою деятельность на объекте защиты</w:t>
      </w:r>
      <w:del w:id="115" w:author="Антон Хабиров" w:date="2021-01-20T01:41:00Z">
        <w:r w:rsidRPr="001144EF">
          <w:rPr>
            <w:sz w:val="28"/>
            <w:szCs w:val="28"/>
          </w:rPr>
          <w:delText>.</w:delText>
        </w:r>
      </w:del>
    </w:p>
    <w:p w:rsidR="00303495" w:rsidRPr="001144EF" w:rsidRDefault="00303495" w:rsidP="00303495">
      <w:pPr>
        <w:pStyle w:val="ConsPlusNormal"/>
        <w:jc w:val="both"/>
        <w:rPr>
          <w:del w:id="116" w:author="Антон Хабиров" w:date="2021-01-20T01:41:00Z"/>
          <w:sz w:val="28"/>
          <w:szCs w:val="28"/>
        </w:rPr>
      </w:pPr>
      <w:del w:id="117"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moveFromRangeStart w:id="118" w:author="Антон Хабиров" w:date="2021-01-20T01:41:00Z" w:name="move61999307"/>
      <w:moveFrom w:id="119" w:author="Антон Хабиров" w:date="2021-01-20T01:41:00Z">
        <w:r w:rsidRPr="001144EF">
          <w:rPr>
            <w:sz w:val="28"/>
            <w:szCs w:val="28"/>
          </w:rPr>
          <w:t xml:space="preserve">13. </w:t>
        </w:r>
      </w:moveFrom>
      <w:moveFromRangeEnd w:id="118"/>
      <w:del w:id="120" w:author="Антон Хабиров" w:date="2021-01-20T01:41:00Z">
        <w:r w:rsidRPr="001144EF">
          <w:rPr>
            <w:sz w:val="28"/>
            <w:szCs w:val="28"/>
          </w:rPr>
          <w:delText>На объекте защиты</w:delText>
        </w:r>
      </w:del>
      <w:r w:rsidRPr="001144EF">
        <w:rPr>
          <w:sz w:val="28"/>
          <w:szCs w:val="28"/>
        </w:rPr>
        <w:t xml:space="preserve"> с </w:t>
      </w:r>
      <w:del w:id="121" w:author="Антон Хабиров" w:date="2021-01-20T01:41:00Z">
        <w:r w:rsidRPr="001144EF">
          <w:rPr>
            <w:sz w:val="28"/>
            <w:szCs w:val="28"/>
          </w:rPr>
          <w:delText>круглосуточным</w:delText>
        </w:r>
      </w:del>
      <w:ins w:id="122" w:author="Антон Хабиров" w:date="2021-01-20T01:41:00Z">
        <w:r w:rsidRPr="001144EF">
          <w:rPr>
            <w:sz w:val="28"/>
            <w:szCs w:val="28"/>
          </w:rPr>
          <w:t>массовым</w:t>
        </w:r>
      </w:ins>
      <w:r w:rsidRPr="001144EF">
        <w:rPr>
          <w:sz w:val="28"/>
          <w:szCs w:val="28"/>
        </w:rPr>
        <w:t xml:space="preserve"> пребыванием людей, </w:t>
      </w:r>
      <w:del w:id="123" w:author="Антон Хабиров" w:date="2021-01-20T01:41:00Z">
        <w:r w:rsidRPr="001144EF">
          <w:rPr>
            <w:sz w:val="28"/>
            <w:szCs w:val="28"/>
          </w:rPr>
          <w:delText>относящихся к маломобильным группам населения (инвалиды с поражением опорно-двигательного аппарата, люди с недостатками зрения и дефектами слуха, а также лица преклонного возраста и временно нетрудоспособные), руководитель организации организует подготовку</w:delText>
        </w:r>
      </w:del>
      <w:ins w:id="124" w:author="Антон Хабиров" w:date="2021-01-20T01:41:00Z">
        <w:r w:rsidRPr="001144EF">
          <w:rPr>
            <w:sz w:val="28"/>
            <w:szCs w:val="28"/>
          </w:rPr>
          <w:t>а также посетителей, покупателей, других</w:t>
        </w:r>
      </w:ins>
      <w:r w:rsidRPr="001144EF">
        <w:rPr>
          <w:sz w:val="28"/>
          <w:szCs w:val="28"/>
        </w:rPr>
        <w:t xml:space="preserve"> лиц, </w:t>
      </w:r>
      <w:del w:id="125" w:author="Антон Хабиров" w:date="2021-01-20T01:41:00Z">
        <w:r w:rsidRPr="001144EF">
          <w:rPr>
            <w:sz w:val="28"/>
            <w:szCs w:val="28"/>
          </w:rPr>
          <w:delText>осуществляющих свою деятельность на объекте защиты, к действиям по эвакуации указанных граждан в случае возникновения пожара</w:delText>
        </w:r>
      </w:del>
      <w:ins w:id="126" w:author="Антон Хабиров" w:date="2021-01-20T01:41:00Z">
        <w:r w:rsidRPr="001144EF">
          <w:rPr>
            <w:sz w:val="28"/>
            <w:szCs w:val="28"/>
          </w:rPr>
          <w:t>находящихся в здании, сооружении</w:t>
        </w:r>
      </w:ins>
      <w:r w:rsidRPr="001144EF">
        <w:rPr>
          <w:sz w:val="28"/>
          <w:szCs w:val="28"/>
        </w:rPr>
        <w:t>.</w:t>
      </w:r>
    </w:p>
    <w:p w:rsidR="00303495" w:rsidRPr="001144EF" w:rsidRDefault="00303495" w:rsidP="00303495">
      <w:pPr>
        <w:pStyle w:val="ConsPlusNormal"/>
        <w:spacing w:before="240"/>
        <w:ind w:firstLine="540"/>
        <w:jc w:val="both"/>
        <w:rPr>
          <w:ins w:id="127" w:author="Антон Хабиров" w:date="2021-01-20T01:41:00Z"/>
          <w:sz w:val="28"/>
          <w:szCs w:val="28"/>
        </w:rPr>
      </w:pPr>
      <w:ins w:id="128" w:author="Антон Хабиров" w:date="2021-01-20T01:41:00Z">
        <w:r w:rsidRPr="001144EF">
          <w:rPr>
            <w:sz w:val="28"/>
            <w:szCs w:val="28"/>
          </w:rPr>
          <w:t>10. В местах установки приемно-контрольных приборов пожарных должна размещаться информация с перечнем помещений, защищаемых установками противопожарной защиты, с указанием линии связи пожарной сигнализации. Для безадресных систем пожарной сигнализации указывается группа контролируемых помещений.</w:t>
        </w:r>
      </w:ins>
    </w:p>
    <w:p w:rsidR="00303495" w:rsidRPr="001144EF" w:rsidRDefault="00303495" w:rsidP="00303495">
      <w:pPr>
        <w:pStyle w:val="ConsPlusNormal"/>
        <w:jc w:val="both"/>
        <w:rPr>
          <w:del w:id="129" w:author="Антон Хабиров" w:date="2021-01-20T01:41:00Z"/>
          <w:sz w:val="28"/>
          <w:szCs w:val="28"/>
        </w:rPr>
      </w:pPr>
      <w:moveToRangeStart w:id="130" w:author="Антон Хабиров" w:date="2021-01-20T01:41:00Z" w:name="move61999306"/>
      <w:moveTo w:id="131" w:author="Антон Хабиров" w:date="2021-01-20T01:41:00Z">
        <w:r w:rsidRPr="001144EF">
          <w:rPr>
            <w:sz w:val="28"/>
            <w:szCs w:val="28"/>
          </w:rPr>
          <w:t xml:space="preserve">11. </w:t>
        </w:r>
      </w:moveTo>
      <w:bookmarkStart w:id="132" w:name="Par75"/>
      <w:bookmarkEnd w:id="132"/>
      <w:moveToRangeEnd w:id="130"/>
      <w:del w:id="133"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del w:id="134" w:author="Антон Хабиров" w:date="2021-01-20T01:41:00Z"/>
          <w:sz w:val="28"/>
          <w:szCs w:val="28"/>
        </w:rPr>
      </w:pPr>
      <w:moveFromRangeStart w:id="135" w:author="Антон Хабиров" w:date="2021-01-20T01:41:00Z" w:name="move61999308"/>
      <w:moveFrom w:id="136" w:author="Антон Хабиров" w:date="2021-01-20T01:41:00Z">
        <w:r w:rsidRPr="001144EF">
          <w:rPr>
            <w:sz w:val="28"/>
            <w:szCs w:val="28"/>
          </w:rPr>
          <w:t xml:space="preserve">14. </w:t>
        </w:r>
      </w:moveFrom>
      <w:moveFromRangeEnd w:id="135"/>
      <w:del w:id="137" w:author="Антон Хабиров" w:date="2021-01-20T01:41:00Z">
        <w:r w:rsidRPr="001144EF">
          <w:rPr>
            <w:sz w:val="28"/>
            <w:szCs w:val="28"/>
          </w:rPr>
          <w:delText>Руководитель организации обеспечивает выполнение на объекте защиты требований, предусмотренных статьей 12 Федерального закона "Об охране здоровья граждан от воздействия окружающего табачного дыма и последствий потребления табака".</w:delText>
        </w:r>
      </w:del>
    </w:p>
    <w:p w:rsidR="00303495" w:rsidRPr="001144EF" w:rsidRDefault="00303495" w:rsidP="00303495">
      <w:pPr>
        <w:pStyle w:val="ConsPlusNormal"/>
        <w:jc w:val="both"/>
        <w:rPr>
          <w:del w:id="138" w:author="Антон Хабиров" w:date="2021-01-20T01:41:00Z"/>
          <w:sz w:val="28"/>
          <w:szCs w:val="28"/>
        </w:rPr>
      </w:pPr>
      <w:del w:id="139" w:author="Антон Хабиров" w:date="2021-01-20T01:41:00Z">
        <w:r w:rsidRPr="001144EF">
          <w:rPr>
            <w:sz w:val="28"/>
            <w:szCs w:val="28"/>
          </w:rPr>
          <w:delText>(в ред. Постановлений Правительства РФ от 17.02.2014 № 113, от 20.09.2016 № 947)</w:delText>
        </w:r>
      </w:del>
    </w:p>
    <w:p w:rsidR="00303495" w:rsidRPr="001144EF" w:rsidRDefault="00303495" w:rsidP="00303495">
      <w:pPr>
        <w:pStyle w:val="ConsPlusNormal"/>
        <w:spacing w:before="240"/>
        <w:ind w:firstLine="540"/>
        <w:jc w:val="both"/>
        <w:rPr>
          <w:sz w:val="28"/>
          <w:szCs w:val="28"/>
        </w:rPr>
      </w:pPr>
      <w:proofErr w:type="gramStart"/>
      <w:r w:rsidRPr="001144EF">
        <w:rPr>
          <w:sz w:val="28"/>
          <w:szCs w:val="28"/>
        </w:rPr>
        <w:t xml:space="preserve">Запрещается курение на территории и в </w:t>
      </w:r>
      <w:del w:id="140" w:author="Антон Хабиров" w:date="2021-01-20T01:41:00Z">
        <w:r w:rsidRPr="001144EF">
          <w:rPr>
            <w:sz w:val="28"/>
            <w:szCs w:val="28"/>
          </w:rPr>
          <w:delText>помещениях</w:delText>
        </w:r>
      </w:del>
      <w:ins w:id="141" w:author="Антон Хабиров" w:date="2021-01-20T01:41:00Z">
        <w:r w:rsidRPr="001144EF">
          <w:rPr>
            <w:sz w:val="28"/>
            <w:szCs w:val="28"/>
          </w:rPr>
          <w:t>помещении</w:t>
        </w:r>
      </w:ins>
      <w:r w:rsidRPr="001144EF">
        <w:rPr>
          <w:sz w:val="28"/>
          <w:szCs w:val="28"/>
        </w:rPr>
        <w:t xml:space="preserve"> складов и баз, хлебоприемных пунктов, </w:t>
      </w:r>
      <w:del w:id="142" w:author="Антон Хабиров" w:date="2021-01-20T01:41:00Z">
        <w:r w:rsidRPr="001144EF">
          <w:rPr>
            <w:sz w:val="28"/>
            <w:szCs w:val="28"/>
          </w:rPr>
          <w:delText xml:space="preserve">в </w:delText>
        </w:r>
      </w:del>
      <w:r w:rsidRPr="001144EF">
        <w:rPr>
          <w:sz w:val="28"/>
          <w:szCs w:val="28"/>
        </w:rPr>
        <w:t xml:space="preserve">злаковых </w:t>
      </w:r>
      <w:del w:id="143" w:author="Антон Хабиров" w:date="2021-01-20T01:41:00Z">
        <w:r w:rsidRPr="001144EF">
          <w:rPr>
            <w:sz w:val="28"/>
            <w:szCs w:val="28"/>
          </w:rPr>
          <w:delText>массивах</w:delText>
        </w:r>
      </w:del>
      <w:ins w:id="144" w:author="Антон Хабиров" w:date="2021-01-20T01:41:00Z">
        <w:r w:rsidRPr="001144EF">
          <w:rPr>
            <w:sz w:val="28"/>
            <w:szCs w:val="28"/>
          </w:rPr>
          <w:t>массивов</w:t>
        </w:r>
      </w:ins>
      <w:r w:rsidRPr="001144EF">
        <w:rPr>
          <w:sz w:val="28"/>
          <w:szCs w:val="28"/>
        </w:rPr>
        <w:t xml:space="preserve"> и </w:t>
      </w:r>
      <w:del w:id="145" w:author="Антон Хабиров" w:date="2021-01-20T01:41:00Z">
        <w:r w:rsidRPr="001144EF">
          <w:rPr>
            <w:sz w:val="28"/>
            <w:szCs w:val="28"/>
          </w:rPr>
          <w:delText xml:space="preserve">на </w:delText>
        </w:r>
      </w:del>
      <w:r w:rsidRPr="001144EF">
        <w:rPr>
          <w:sz w:val="28"/>
          <w:szCs w:val="28"/>
        </w:rPr>
        <w:t xml:space="preserve">сенокосных </w:t>
      </w:r>
      <w:del w:id="146" w:author="Антон Хабиров" w:date="2021-01-20T01:41:00Z">
        <w:r w:rsidRPr="001144EF">
          <w:rPr>
            <w:sz w:val="28"/>
            <w:szCs w:val="28"/>
          </w:rPr>
          <w:delText>угодьях, на объектах защиты</w:delText>
        </w:r>
      </w:del>
      <w:ins w:id="147" w:author="Антон Хабиров" w:date="2021-01-20T01:41:00Z">
        <w:r w:rsidRPr="001144EF">
          <w:rPr>
            <w:sz w:val="28"/>
            <w:szCs w:val="28"/>
          </w:rPr>
          <w:t>угодий, объектов здравоохранения, образования, транспорта,</w:t>
        </w:r>
      </w:ins>
      <w:r w:rsidRPr="001144EF">
        <w:rPr>
          <w:sz w:val="28"/>
          <w:szCs w:val="28"/>
        </w:rPr>
        <w:t xml:space="preserve"> торговли, добычи, переработки и хранения легковоспламеняющихся и горючих жидкостей и горючих газов, </w:t>
      </w:r>
      <w:del w:id="148" w:author="Антон Хабиров" w:date="2021-01-20T01:41:00Z">
        <w:r w:rsidRPr="001144EF">
          <w:rPr>
            <w:sz w:val="28"/>
            <w:szCs w:val="28"/>
          </w:rPr>
          <w:delText>на объектах защиты</w:delText>
        </w:r>
      </w:del>
      <w:ins w:id="149" w:author="Антон Хабиров" w:date="2021-01-20T01:41:00Z">
        <w:r w:rsidRPr="001144EF">
          <w:rPr>
            <w:sz w:val="28"/>
            <w:szCs w:val="28"/>
          </w:rPr>
          <w:t>объектов</w:t>
        </w:r>
      </w:ins>
      <w:r w:rsidRPr="001144EF">
        <w:rPr>
          <w:sz w:val="28"/>
          <w:szCs w:val="28"/>
        </w:rPr>
        <w:t xml:space="preserve"> производства всех видов взрывчатых веществ, </w:t>
      </w:r>
      <w:del w:id="150" w:author="Антон Хабиров" w:date="2021-01-20T01:41:00Z">
        <w:r w:rsidRPr="001144EF">
          <w:rPr>
            <w:sz w:val="28"/>
            <w:szCs w:val="28"/>
          </w:rPr>
          <w:delText>на пожаровзрывоопасных</w:delText>
        </w:r>
      </w:del>
      <w:ins w:id="151" w:author="Антон Хабиров" w:date="2021-01-20T01:41:00Z">
        <w:r w:rsidRPr="001144EF">
          <w:rPr>
            <w:sz w:val="28"/>
            <w:szCs w:val="28"/>
          </w:rPr>
          <w:t>взрывопожароопасных</w:t>
        </w:r>
      </w:ins>
      <w:r w:rsidRPr="001144EF">
        <w:rPr>
          <w:sz w:val="28"/>
          <w:szCs w:val="28"/>
        </w:rPr>
        <w:t xml:space="preserve"> и пожароопасных </w:t>
      </w:r>
      <w:del w:id="152" w:author="Антон Хабиров" w:date="2021-01-20T01:41:00Z">
        <w:r w:rsidRPr="001144EF">
          <w:rPr>
            <w:sz w:val="28"/>
            <w:szCs w:val="28"/>
          </w:rPr>
          <w:delText>участках</w:delText>
        </w:r>
      </w:del>
      <w:ins w:id="153" w:author="Антон Хабиров" w:date="2021-01-20T01:41:00Z">
        <w:r w:rsidRPr="001144EF">
          <w:rPr>
            <w:sz w:val="28"/>
            <w:szCs w:val="28"/>
          </w:rPr>
          <w:t>участков</w:t>
        </w:r>
      </w:ins>
      <w:r w:rsidRPr="001144EF">
        <w:rPr>
          <w:sz w:val="28"/>
          <w:szCs w:val="28"/>
        </w:rPr>
        <w:t xml:space="preserve">, за исключением мест, специально отведенных для курения </w:t>
      </w:r>
      <w:del w:id="154" w:author="Антон Хабиров" w:date="2021-01-20T01:41:00Z">
        <w:r w:rsidRPr="001144EF">
          <w:rPr>
            <w:sz w:val="28"/>
            <w:szCs w:val="28"/>
          </w:rPr>
          <w:delText xml:space="preserve">табака </w:delText>
        </w:r>
      </w:del>
      <w:r w:rsidRPr="001144EF">
        <w:rPr>
          <w:sz w:val="28"/>
          <w:szCs w:val="28"/>
        </w:rPr>
        <w:t>в соответствии с законодательством</w:t>
      </w:r>
      <w:ins w:id="155" w:author="Антон Хабиров" w:date="2021-01-20T01:41:00Z">
        <w:r w:rsidRPr="001144EF">
          <w:rPr>
            <w:sz w:val="28"/>
            <w:szCs w:val="28"/>
          </w:rPr>
          <w:t xml:space="preserve"> Российской Федерации</w:t>
        </w:r>
      </w:ins>
      <w:r w:rsidRPr="001144EF">
        <w:rPr>
          <w:sz w:val="28"/>
          <w:szCs w:val="28"/>
        </w:rPr>
        <w:t>.</w:t>
      </w:r>
      <w:proofErr w:type="gramEnd"/>
    </w:p>
    <w:p w:rsidR="00303495" w:rsidRPr="001144EF" w:rsidRDefault="00303495" w:rsidP="00303495">
      <w:pPr>
        <w:pStyle w:val="ConsPlusNormal"/>
        <w:jc w:val="both"/>
        <w:rPr>
          <w:del w:id="156" w:author="Антон Хабиров" w:date="2021-01-20T01:41:00Z"/>
          <w:sz w:val="28"/>
          <w:szCs w:val="28"/>
        </w:rPr>
      </w:pPr>
      <w:del w:id="157" w:author="Антон Хабиров" w:date="2021-01-20T01:41:00Z">
        <w:r w:rsidRPr="001144EF">
          <w:rPr>
            <w:sz w:val="28"/>
            <w:szCs w:val="28"/>
          </w:rPr>
          <w:delText>(в ред. Постановлений Правительства РФ от 20.09.2016 № 947, от 20.09.2019 № 1216)</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Руководитель организации обеспечивает размещение на </w:t>
      </w:r>
      <w:del w:id="158" w:author="Антон Хабиров" w:date="2021-01-20T01:41:00Z">
        <w:r w:rsidRPr="001144EF">
          <w:rPr>
            <w:sz w:val="28"/>
            <w:szCs w:val="28"/>
          </w:rPr>
          <w:delText>указанных территориях</w:delText>
        </w:r>
      </w:del>
      <w:ins w:id="159" w:author="Антон Хабиров" w:date="2021-01-20T01:41:00Z">
        <w:r w:rsidRPr="001144EF">
          <w:rPr>
            <w:sz w:val="28"/>
            <w:szCs w:val="28"/>
          </w:rPr>
          <w:t>объектах защиты</w:t>
        </w:r>
      </w:ins>
      <w:r w:rsidRPr="001144EF">
        <w:rPr>
          <w:sz w:val="28"/>
          <w:szCs w:val="28"/>
        </w:rPr>
        <w:t xml:space="preserve"> знаков пожарной безопасности "Курение </w:t>
      </w:r>
      <w:del w:id="160" w:author="Антон Хабиров" w:date="2021-01-20T01:41:00Z">
        <w:r w:rsidRPr="001144EF">
          <w:rPr>
            <w:sz w:val="28"/>
            <w:szCs w:val="28"/>
          </w:rPr>
          <w:delText xml:space="preserve">табака </w:delText>
        </w:r>
      </w:del>
      <w:r w:rsidRPr="001144EF">
        <w:rPr>
          <w:sz w:val="28"/>
          <w:szCs w:val="28"/>
        </w:rPr>
        <w:t>и пользование открытым огнем запрещено".</w:t>
      </w:r>
    </w:p>
    <w:p w:rsidR="00303495" w:rsidRPr="001144EF" w:rsidRDefault="00303495" w:rsidP="00303495">
      <w:pPr>
        <w:pStyle w:val="ConsPlusNormal"/>
        <w:spacing w:before="240"/>
        <w:ind w:firstLine="540"/>
        <w:jc w:val="both"/>
        <w:rPr>
          <w:sz w:val="28"/>
          <w:szCs w:val="28"/>
        </w:rPr>
      </w:pPr>
      <w:r w:rsidRPr="001144EF">
        <w:rPr>
          <w:sz w:val="28"/>
          <w:szCs w:val="28"/>
        </w:rPr>
        <w:t>Места, специально отведенные для курения</w:t>
      </w:r>
      <w:del w:id="161" w:author="Антон Хабиров" w:date="2021-01-20T01:41:00Z">
        <w:r w:rsidRPr="001144EF">
          <w:rPr>
            <w:sz w:val="28"/>
            <w:szCs w:val="28"/>
          </w:rPr>
          <w:delText xml:space="preserve"> табака</w:delText>
        </w:r>
      </w:del>
      <w:r w:rsidRPr="001144EF">
        <w:rPr>
          <w:sz w:val="28"/>
          <w:szCs w:val="28"/>
        </w:rPr>
        <w:t xml:space="preserve">, обозначаются </w:t>
      </w:r>
      <w:del w:id="162" w:author="Антон Хабиров" w:date="2021-01-20T01:41:00Z">
        <w:r w:rsidRPr="001144EF">
          <w:rPr>
            <w:sz w:val="28"/>
            <w:szCs w:val="28"/>
          </w:rPr>
          <w:delText>знаками</w:delText>
        </w:r>
      </w:del>
      <w:ins w:id="163" w:author="Антон Хабиров" w:date="2021-01-20T01:41:00Z">
        <w:r w:rsidRPr="001144EF">
          <w:rPr>
            <w:sz w:val="28"/>
            <w:szCs w:val="28"/>
          </w:rPr>
          <w:t>знаком</w:t>
        </w:r>
      </w:ins>
      <w:r w:rsidRPr="001144EF">
        <w:rPr>
          <w:sz w:val="28"/>
          <w:szCs w:val="28"/>
        </w:rPr>
        <w:t xml:space="preserve"> "Место </w:t>
      </w:r>
      <w:del w:id="164" w:author="Антон Хабиров" w:date="2021-01-20T01:41:00Z">
        <w:r w:rsidRPr="001144EF">
          <w:rPr>
            <w:sz w:val="28"/>
            <w:szCs w:val="28"/>
          </w:rPr>
          <w:delText xml:space="preserve">для </w:delText>
        </w:r>
      </w:del>
      <w:r w:rsidRPr="001144EF">
        <w:rPr>
          <w:sz w:val="28"/>
          <w:szCs w:val="28"/>
        </w:rPr>
        <w:t>курения".</w:t>
      </w:r>
    </w:p>
    <w:p w:rsidR="00303495" w:rsidRPr="001144EF" w:rsidRDefault="00303495" w:rsidP="00303495">
      <w:pPr>
        <w:pStyle w:val="ConsPlusNormal"/>
        <w:spacing w:before="240"/>
        <w:ind w:firstLine="540"/>
        <w:jc w:val="both"/>
        <w:rPr>
          <w:del w:id="165" w:author="Антон Хабиров" w:date="2021-01-20T01:41:00Z"/>
          <w:sz w:val="28"/>
          <w:szCs w:val="28"/>
        </w:rPr>
      </w:pPr>
      <w:del w:id="166" w:author="Антон Хабиров" w:date="2021-01-20T01:41:00Z">
        <w:r w:rsidRPr="001144EF">
          <w:rPr>
            <w:sz w:val="28"/>
            <w:szCs w:val="28"/>
          </w:rPr>
          <w:lastRenderedPageBreak/>
          <w:delText>15. Собственниками индивидуальных жилых домов, в том числе жилых помещений в домах блокированной застройки, расположенных на территориях сельских поселений, в границах территории ведения гражданами садоводства или огородничества для собственных нужд (далее - территория садоводства или огородничества), к началу пожароопасного периода обеспечивается наличие на земельных участках, где расположены указанные жилые дома, емкости (бочки) с водой или огнетушителя.</w:delText>
        </w:r>
      </w:del>
    </w:p>
    <w:p w:rsidR="00303495" w:rsidRPr="001144EF" w:rsidRDefault="00303495" w:rsidP="00303495">
      <w:pPr>
        <w:pStyle w:val="ConsPlusNormal"/>
        <w:jc w:val="both"/>
        <w:rPr>
          <w:del w:id="167" w:author="Антон Хабиров" w:date="2021-01-20T01:41:00Z"/>
          <w:sz w:val="28"/>
          <w:szCs w:val="28"/>
        </w:rPr>
      </w:pPr>
      <w:del w:id="168" w:author="Антон Хабиров" w:date="2021-01-20T01:41:00Z">
        <w:r w:rsidRPr="001144EF">
          <w:rPr>
            <w:sz w:val="28"/>
            <w:szCs w:val="28"/>
          </w:rPr>
          <w:delText>(в ред. Постановления Правительства РФ от 21.</w:delText>
        </w:r>
      </w:del>
      <w:proofErr w:type="gramStart"/>
      <w:r w:rsidRPr="001144EF">
        <w:rPr>
          <w:sz w:val="28"/>
          <w:szCs w:val="28"/>
        </w:rPr>
        <w:t>12.</w:t>
      </w:r>
      <w:bookmarkStart w:id="169" w:name="Par85"/>
      <w:bookmarkEnd w:id="169"/>
      <w:proofErr w:type="gramEnd"/>
      <w:del w:id="170" w:author="Антон Хабиров" w:date="2021-01-20T01:41:00Z">
        <w:r w:rsidRPr="001144EF">
          <w:rPr>
            <w:sz w:val="28"/>
            <w:szCs w:val="28"/>
          </w:rPr>
          <w:delText>2018 № 1622)</w:delText>
        </w:r>
      </w:del>
    </w:p>
    <w:p w:rsidR="00303495" w:rsidRPr="001144EF" w:rsidRDefault="00303495" w:rsidP="00303495">
      <w:pPr>
        <w:pStyle w:val="ConsPlusNormal"/>
        <w:spacing w:before="240"/>
        <w:ind w:firstLine="540"/>
        <w:jc w:val="both"/>
        <w:rPr>
          <w:del w:id="171" w:author="Антон Хабиров" w:date="2021-01-20T01:41:00Z"/>
          <w:sz w:val="28"/>
          <w:szCs w:val="28"/>
        </w:rPr>
      </w:pPr>
      <w:del w:id="172" w:author="Антон Хабиров" w:date="2021-01-20T01:41:00Z">
        <w:r w:rsidRPr="001144EF">
          <w:rPr>
            <w:sz w:val="28"/>
            <w:szCs w:val="28"/>
          </w:rPr>
          <w:delText>Хранение огнетушителя осуществляется в соответствии с требованиями инструкции по его эксплуатации.</w:delText>
        </w:r>
      </w:del>
    </w:p>
    <w:p w:rsidR="00303495" w:rsidRPr="001144EF" w:rsidRDefault="00303495" w:rsidP="00303495">
      <w:pPr>
        <w:pStyle w:val="ConsPlusNormal"/>
        <w:jc w:val="both"/>
        <w:rPr>
          <w:del w:id="173" w:author="Антон Хабиров" w:date="2021-01-20T01:41:00Z"/>
          <w:sz w:val="28"/>
          <w:szCs w:val="28"/>
        </w:rPr>
      </w:pPr>
      <w:del w:id="174" w:author="Антон Хабиров" w:date="2021-01-20T01:41:00Z">
        <w:r w:rsidRPr="001144EF">
          <w:rPr>
            <w:sz w:val="28"/>
            <w:szCs w:val="28"/>
          </w:rPr>
          <w:delText>(п. 15 в ред. Постановления Правительства РФ от 17.02.2014 № 113)</w:delText>
        </w:r>
      </w:del>
    </w:p>
    <w:p w:rsidR="00303495" w:rsidRPr="001144EF" w:rsidRDefault="00303495" w:rsidP="00303495">
      <w:pPr>
        <w:pStyle w:val="ConsPlusNormal"/>
        <w:spacing w:before="240"/>
        <w:ind w:firstLine="540"/>
        <w:jc w:val="both"/>
        <w:rPr>
          <w:del w:id="175" w:author="Антон Хабиров" w:date="2021-01-20T01:41:00Z"/>
          <w:sz w:val="28"/>
          <w:szCs w:val="28"/>
        </w:rPr>
      </w:pPr>
      <w:del w:id="176" w:author="Антон Хабиров" w:date="2021-01-20T01:41:00Z">
        <w:r w:rsidRPr="001144EF">
          <w:rPr>
            <w:sz w:val="28"/>
            <w:szCs w:val="28"/>
          </w:rPr>
          <w:delText>16. На территории поселений и городских округов, территории садоводства или огородничества обеспечивается наличие звуковой сигнализации для оповещения людей при пожаре, телефонной связи, а также запасов воды для целей пожаротушения в соответствии со статьями 6, 63 и 68 Федерального закона "Технический регламент о требованиях пожарной безопасности".</w:delText>
        </w:r>
      </w:del>
    </w:p>
    <w:p w:rsidR="00303495" w:rsidRPr="001144EF" w:rsidRDefault="00303495" w:rsidP="00303495">
      <w:pPr>
        <w:pStyle w:val="ConsPlusNormal"/>
        <w:jc w:val="both"/>
        <w:rPr>
          <w:del w:id="177" w:author="Антон Хабиров" w:date="2021-01-20T01:41:00Z"/>
          <w:sz w:val="28"/>
          <w:szCs w:val="28"/>
        </w:rPr>
      </w:pPr>
      <w:del w:id="178" w:author="Антон Хабиров" w:date="2021-01-20T01:41:00Z">
        <w:r w:rsidRPr="001144EF">
          <w:rPr>
            <w:sz w:val="28"/>
            <w:szCs w:val="28"/>
          </w:rPr>
          <w:delText>(в ред. Постановления Правительства РФ от 21.12.2018 № 1622)</w:delText>
        </w:r>
      </w:del>
    </w:p>
    <w:p w:rsidR="00303495" w:rsidRPr="001144EF" w:rsidRDefault="00303495" w:rsidP="00303495">
      <w:pPr>
        <w:pStyle w:val="ConsPlusNormal"/>
        <w:spacing w:before="240"/>
        <w:ind w:firstLine="540"/>
        <w:jc w:val="both"/>
        <w:rPr>
          <w:del w:id="179" w:author="Антон Хабиров" w:date="2021-01-20T01:41:00Z"/>
          <w:sz w:val="28"/>
          <w:szCs w:val="28"/>
        </w:rPr>
      </w:pPr>
      <w:del w:id="180" w:author="Антон Хабиров" w:date="2021-01-20T01:41:00Z">
        <w:r w:rsidRPr="001144EF">
          <w:rPr>
            <w:sz w:val="28"/>
            <w:szCs w:val="28"/>
          </w:rPr>
          <w:delText>17. В случае повышения пожарной опасности решением органов государственной власти или органов местного самоуправления на соответствующих территориях может устанавливаться особый противопожарный режим.</w:delText>
        </w:r>
      </w:del>
    </w:p>
    <w:p w:rsidR="00303495" w:rsidRPr="001144EF" w:rsidRDefault="00303495" w:rsidP="00303495">
      <w:pPr>
        <w:pStyle w:val="ConsPlusNormal"/>
        <w:jc w:val="both"/>
        <w:rPr>
          <w:del w:id="181" w:author="Антон Хабиров" w:date="2021-01-20T01:41:00Z"/>
          <w:sz w:val="28"/>
          <w:szCs w:val="28"/>
        </w:rPr>
      </w:pPr>
      <w:del w:id="182" w:author="Антон Хабиров" w:date="2021-01-20T01:41:00Z">
        <w:r w:rsidRPr="001144EF">
          <w:rPr>
            <w:sz w:val="28"/>
            <w:szCs w:val="28"/>
          </w:rPr>
          <w:delText>(п. 17 в ред. Постановления Правительства РФ от 20.09.2016 № 947)</w:delText>
        </w:r>
      </w:del>
    </w:p>
    <w:p w:rsidR="00303495" w:rsidRPr="001144EF" w:rsidRDefault="00303495" w:rsidP="00303495">
      <w:pPr>
        <w:pStyle w:val="ConsPlusNormal"/>
        <w:spacing w:before="240"/>
        <w:ind w:firstLine="540"/>
        <w:jc w:val="both"/>
        <w:rPr>
          <w:del w:id="183" w:author="Антон Хабиров" w:date="2021-01-20T01:41:00Z"/>
          <w:sz w:val="28"/>
          <w:szCs w:val="28"/>
        </w:rPr>
      </w:pPr>
      <w:del w:id="184" w:author="Антон Хабиров" w:date="2021-01-20T01:41:00Z">
        <w:r w:rsidRPr="001144EF">
          <w:rPr>
            <w:sz w:val="28"/>
            <w:szCs w:val="28"/>
          </w:rPr>
          <w:delText>17(1). Правообладатели земельных участков (собственники земельных участков, землепользователи, землевладельцы и арендаторы земельных участков), расположенных в границах населенных пунктов, территории садоводства или огородничества обязаны производить регулярную уборку мусора и покос травы.</w:delText>
        </w:r>
      </w:del>
    </w:p>
    <w:p w:rsidR="00303495" w:rsidRPr="001144EF" w:rsidRDefault="00303495" w:rsidP="00303495">
      <w:pPr>
        <w:pStyle w:val="ConsPlusNormal"/>
        <w:jc w:val="both"/>
        <w:rPr>
          <w:del w:id="185" w:author="Антон Хабиров" w:date="2021-01-20T01:41:00Z"/>
          <w:sz w:val="28"/>
          <w:szCs w:val="28"/>
        </w:rPr>
      </w:pPr>
      <w:del w:id="186" w:author="Антон Хабиров" w:date="2021-01-20T01:41:00Z">
        <w:r w:rsidRPr="001144EF">
          <w:rPr>
            <w:sz w:val="28"/>
            <w:szCs w:val="28"/>
          </w:rPr>
          <w:delText>(в ред. Постановления Правительства РФ от 21.12.2018 № 1622)</w:delText>
        </w:r>
      </w:del>
    </w:p>
    <w:p w:rsidR="00303495" w:rsidRPr="001144EF" w:rsidRDefault="00303495" w:rsidP="00303495">
      <w:pPr>
        <w:pStyle w:val="ConsPlusNormal"/>
        <w:spacing w:before="240"/>
        <w:ind w:firstLine="540"/>
        <w:jc w:val="both"/>
        <w:rPr>
          <w:del w:id="187" w:author="Антон Хабиров" w:date="2021-01-20T01:41:00Z"/>
          <w:sz w:val="28"/>
          <w:szCs w:val="28"/>
        </w:rPr>
      </w:pPr>
      <w:del w:id="188" w:author="Антон Хабиров" w:date="2021-01-20T01:41:00Z">
        <w:r w:rsidRPr="001144EF">
          <w:rPr>
            <w:sz w:val="28"/>
            <w:szCs w:val="28"/>
          </w:rPr>
          <w:delText>Границы уборки территорий определяются границами земельного участка на основании кадастрового или межевого плана.</w:delText>
        </w:r>
      </w:del>
    </w:p>
    <w:p w:rsidR="00303495" w:rsidRPr="001144EF" w:rsidRDefault="00303495" w:rsidP="00303495">
      <w:pPr>
        <w:pStyle w:val="ConsPlusNormal"/>
        <w:jc w:val="both"/>
        <w:rPr>
          <w:del w:id="189" w:author="Антон Хабиров" w:date="2021-01-20T01:41:00Z"/>
          <w:sz w:val="28"/>
          <w:szCs w:val="28"/>
        </w:rPr>
      </w:pPr>
      <w:del w:id="190" w:author="Антон Хабиров" w:date="2021-01-20T01:41:00Z">
        <w:r w:rsidRPr="001144EF">
          <w:rPr>
            <w:sz w:val="28"/>
            <w:szCs w:val="28"/>
          </w:rPr>
          <w:delText>(п. 17(1) введен Постановлением Правительства РФ от 30.12.2017 № 1717)</w:delText>
        </w:r>
      </w:del>
    </w:p>
    <w:p w:rsidR="00303495" w:rsidRPr="001144EF" w:rsidRDefault="00303495" w:rsidP="00303495">
      <w:pPr>
        <w:pStyle w:val="ConsPlusNormal"/>
        <w:spacing w:before="240"/>
        <w:ind w:firstLine="540"/>
        <w:jc w:val="both"/>
        <w:rPr>
          <w:del w:id="191" w:author="Антон Хабиров" w:date="2021-01-20T01:41:00Z"/>
          <w:sz w:val="28"/>
          <w:szCs w:val="28"/>
        </w:rPr>
      </w:pPr>
      <w:del w:id="192" w:author="Антон Хабиров" w:date="2021-01-20T01:41:00Z">
        <w:r w:rsidRPr="001144EF">
          <w:rPr>
            <w:sz w:val="28"/>
            <w:szCs w:val="28"/>
          </w:rPr>
          <w:delText>18. Запрещается на территориях общего пользования, прилегающих к объектам защиты, в том числе к жилым домам, садовым домам, объектам недвижимого имущества, относящимся к имуществу общего пользования садоводческого или огороднического некоммерческого товарищества, оставлять емкости с легковоспламеняющимися и горючими жидкостями, горючими газами.</w:delText>
        </w:r>
      </w:del>
    </w:p>
    <w:p w:rsidR="00303495" w:rsidRPr="001144EF" w:rsidRDefault="00303495" w:rsidP="00303495">
      <w:pPr>
        <w:pStyle w:val="ConsPlusNormal"/>
        <w:jc w:val="both"/>
        <w:rPr>
          <w:del w:id="193" w:author="Антон Хабиров" w:date="2021-01-20T01:41:00Z"/>
          <w:sz w:val="28"/>
          <w:szCs w:val="28"/>
        </w:rPr>
      </w:pPr>
      <w:del w:id="194" w:author="Антон Хабиров" w:date="2021-01-20T01:41:00Z">
        <w:r w:rsidRPr="001144EF">
          <w:rPr>
            <w:sz w:val="28"/>
            <w:szCs w:val="28"/>
          </w:rPr>
          <w:delText>(в ред. Постановлений Правительства РФ от 20.09.2016 № 947, от 21.12.2018 № 1622)</w:delText>
        </w:r>
      </w:del>
    </w:p>
    <w:p w:rsidR="00303495" w:rsidRPr="001144EF" w:rsidRDefault="00303495" w:rsidP="00303495">
      <w:pPr>
        <w:pStyle w:val="ConsPlusNormal"/>
        <w:spacing w:before="240"/>
        <w:ind w:firstLine="540"/>
        <w:jc w:val="both"/>
        <w:rPr>
          <w:del w:id="195" w:author="Антон Хабиров" w:date="2021-01-20T01:41:00Z"/>
          <w:sz w:val="28"/>
          <w:szCs w:val="28"/>
        </w:rPr>
      </w:pPr>
      <w:del w:id="196" w:author="Антон Хабиров" w:date="2021-01-20T01:41:00Z">
        <w:r w:rsidRPr="001144EF">
          <w:rPr>
            <w:sz w:val="28"/>
            <w:szCs w:val="28"/>
          </w:rPr>
          <w:delText>19. Запрещается на территориях общего пользования поселений и городских округов, на территории садоводства или огородничества устраивать свалки горючих отходов.</w:delText>
        </w:r>
      </w:del>
    </w:p>
    <w:p w:rsidR="00303495" w:rsidRPr="001144EF" w:rsidRDefault="00303495" w:rsidP="00303495">
      <w:pPr>
        <w:pStyle w:val="ConsPlusNormal"/>
        <w:jc w:val="both"/>
        <w:rPr>
          <w:del w:id="197" w:author="Антон Хабиров" w:date="2021-01-20T01:41:00Z"/>
          <w:sz w:val="28"/>
          <w:szCs w:val="28"/>
        </w:rPr>
      </w:pPr>
      <w:del w:id="198" w:author="Антон Хабиров" w:date="2021-01-20T01:41:00Z">
        <w:r w:rsidRPr="001144EF">
          <w:rPr>
            <w:sz w:val="28"/>
            <w:szCs w:val="28"/>
          </w:rPr>
          <w:lastRenderedPageBreak/>
          <w:delText>(в ред. Постановлений Правительства РФ от 20.09.2016 № 947, от 21.12.2018 № 1622)</w:delText>
        </w:r>
      </w:del>
    </w:p>
    <w:p w:rsidR="00303495" w:rsidRPr="001144EF" w:rsidRDefault="00303495" w:rsidP="00303495">
      <w:pPr>
        <w:pStyle w:val="ConsPlusNormal"/>
        <w:spacing w:before="240"/>
        <w:ind w:firstLine="540"/>
        <w:jc w:val="both"/>
        <w:rPr>
          <w:sz w:val="28"/>
          <w:szCs w:val="28"/>
        </w:rPr>
      </w:pPr>
      <w:del w:id="199" w:author="Антон Хабиров" w:date="2021-01-20T01:41:00Z">
        <w:r w:rsidRPr="001144EF">
          <w:rPr>
            <w:sz w:val="28"/>
            <w:szCs w:val="28"/>
          </w:rPr>
          <w:delText>20.</w:delText>
        </w:r>
      </w:del>
      <w:r w:rsidRPr="001144EF">
        <w:rPr>
          <w:sz w:val="28"/>
          <w:szCs w:val="28"/>
        </w:rPr>
        <w:t xml:space="preserve"> Руководитель организации обеспечивает </w:t>
      </w:r>
      <w:del w:id="200" w:author="Антон Хабиров" w:date="2021-01-20T01:41:00Z">
        <w:r w:rsidRPr="001144EF">
          <w:rPr>
            <w:sz w:val="28"/>
            <w:szCs w:val="28"/>
          </w:rPr>
          <w:delText>наличие на дверях помещений производственного и складского назначения (за исключением помещений категории Д</w:delText>
        </w:r>
      </w:del>
      <w:ins w:id="201" w:author="Антон Хабиров" w:date="2021-01-20T01:41:00Z">
        <w:r w:rsidRPr="001144EF">
          <w:rPr>
            <w:sz w:val="28"/>
            <w:szCs w:val="28"/>
          </w:rPr>
          <w:t>категорирование</w:t>
        </w:r>
      </w:ins>
      <w:r w:rsidRPr="001144EF">
        <w:rPr>
          <w:sz w:val="28"/>
          <w:szCs w:val="28"/>
        </w:rPr>
        <w:t xml:space="preserve"> по взрывопожарной и пожарной опасности</w:t>
      </w:r>
      <w:del w:id="202" w:author="Антон Хабиров" w:date="2021-01-20T01:41:00Z">
        <w:r w:rsidRPr="001144EF">
          <w:rPr>
            <w:sz w:val="28"/>
            <w:szCs w:val="28"/>
          </w:rPr>
          <w:delText>) и наружных установках обозначение их категорий по взрывопожарной и пожарной опасности, а также</w:delText>
        </w:r>
      </w:del>
      <w:ins w:id="203" w:author="Антон Хабиров" w:date="2021-01-20T01:41:00Z">
        <w:r w:rsidRPr="001144EF">
          <w:rPr>
            <w:sz w:val="28"/>
            <w:szCs w:val="28"/>
          </w:rPr>
          <w:t>, а также определение</w:t>
        </w:r>
      </w:ins>
      <w:r w:rsidRPr="001144EF">
        <w:rPr>
          <w:sz w:val="28"/>
          <w:szCs w:val="28"/>
        </w:rPr>
        <w:t xml:space="preserve"> класса зоны в соответствии с главами 5, 7 и 8 Федерального закона "Технический регламент о требованиях пожарной безопасности</w:t>
      </w:r>
      <w:del w:id="204" w:author="Антон Хабиров" w:date="2021-01-20T01:41:00Z">
        <w:r w:rsidRPr="001144EF">
          <w:rPr>
            <w:sz w:val="28"/>
            <w:szCs w:val="28"/>
          </w:rPr>
          <w:delText>".</w:delText>
        </w:r>
      </w:del>
      <w:ins w:id="205" w:author="Антон Хабиров" w:date="2021-01-20T01:41:00Z">
        <w:r w:rsidRPr="001144EF">
          <w:rPr>
            <w:sz w:val="28"/>
            <w:szCs w:val="28"/>
          </w:rPr>
          <w:t>" помещений (пожарных отсеков) производственного и складского назначения и наружных установок с обозначением их категорий (за исключением помещений категории</w:t>
        </w:r>
        <w:proofErr w:type="gramStart"/>
        <w:r w:rsidRPr="001144EF">
          <w:rPr>
            <w:sz w:val="28"/>
            <w:szCs w:val="28"/>
          </w:rPr>
          <w:t xml:space="preserve"> Д</w:t>
        </w:r>
        <w:proofErr w:type="gramEnd"/>
        <w:r w:rsidRPr="001144EF">
          <w:rPr>
            <w:sz w:val="28"/>
            <w:szCs w:val="28"/>
          </w:rPr>
          <w:t xml:space="preserve"> по взрывопожарной и пожарной опасности) и классов зон на входных дверях помещений с наружной стороны и на установках в зоне их обслуживания на видном месте.</w:t>
        </w:r>
      </w:ins>
    </w:p>
    <w:p w:rsidR="00303495" w:rsidRPr="001144EF" w:rsidRDefault="00303495" w:rsidP="00303495">
      <w:pPr>
        <w:pStyle w:val="ConsPlusNormal"/>
        <w:jc w:val="both"/>
        <w:rPr>
          <w:del w:id="206" w:author="Антон Хабиров" w:date="2021-01-20T01:41:00Z"/>
          <w:sz w:val="28"/>
          <w:szCs w:val="28"/>
        </w:rPr>
      </w:pPr>
      <w:moveToRangeStart w:id="207" w:author="Антон Хабиров" w:date="2021-01-20T01:41:00Z" w:name="move61999307"/>
      <w:moveTo w:id="208" w:author="Антон Хабиров" w:date="2021-01-20T01:41:00Z">
        <w:r w:rsidRPr="001144EF">
          <w:rPr>
            <w:sz w:val="28"/>
            <w:szCs w:val="28"/>
          </w:rPr>
          <w:t xml:space="preserve">13. </w:t>
        </w:r>
      </w:moveTo>
      <w:moveToRangeEnd w:id="207"/>
      <w:del w:id="209" w:author="Антон Хабиров" w:date="2021-01-20T01:41:00Z">
        <w:r w:rsidRPr="001144EF">
          <w:rPr>
            <w:sz w:val="28"/>
            <w:szCs w:val="28"/>
          </w:rPr>
          <w:delText>(в ред. Постановления Правительства РФ от 20.09.2019 № 1216)</w:delText>
        </w:r>
      </w:del>
    </w:p>
    <w:p w:rsidR="00303495" w:rsidRPr="001144EF" w:rsidRDefault="00303495" w:rsidP="00303495">
      <w:pPr>
        <w:pStyle w:val="ConsPlusNormal"/>
        <w:spacing w:before="240"/>
        <w:ind w:firstLine="540"/>
        <w:jc w:val="both"/>
        <w:rPr>
          <w:del w:id="210" w:author="Антон Хабиров" w:date="2021-01-20T01:41:00Z"/>
          <w:sz w:val="28"/>
          <w:szCs w:val="28"/>
        </w:rPr>
      </w:pPr>
      <w:del w:id="211" w:author="Антон Хабиров" w:date="2021-01-20T01:41:00Z">
        <w:r w:rsidRPr="001144EF">
          <w:rPr>
            <w:sz w:val="28"/>
            <w:szCs w:val="28"/>
          </w:rPr>
          <w:delText>21. Руководитель организации обеспечивает устранение повреждений средств огнезащиты для строительных конструкций, инженерного оборудования объектов защиты, а также осуществляет проверку состояния огнезащитной обработки (пропитки) в соответствии с инструкцией изготовителя и составляет акт (протокол) проверки состояния огнезащитной обработки (пропитки). Проверка состояния огнезащитной обработки (пропитки) при отсутствии в инструкции сроков периодичности проводится не реже 1 раза в год.</w:delText>
        </w:r>
      </w:del>
    </w:p>
    <w:p w:rsidR="00303495" w:rsidRPr="001144EF" w:rsidRDefault="00303495" w:rsidP="00303495">
      <w:pPr>
        <w:pStyle w:val="ConsPlusNormal"/>
        <w:jc w:val="both"/>
        <w:rPr>
          <w:del w:id="212" w:author="Антон Хабиров" w:date="2021-01-20T01:41:00Z"/>
          <w:sz w:val="28"/>
          <w:szCs w:val="28"/>
        </w:rPr>
      </w:pPr>
      <w:del w:id="213" w:author="Антон Хабиров" w:date="2021-01-20T01:41:00Z">
        <w:r w:rsidRPr="001144EF">
          <w:rPr>
            <w:sz w:val="28"/>
            <w:szCs w:val="28"/>
          </w:rPr>
          <w:delText>(в ред. Постановления Правительства РФ от 07.03.2019 № 248)</w:delText>
        </w:r>
      </w:del>
    </w:p>
    <w:p w:rsidR="00303495" w:rsidRPr="001144EF" w:rsidRDefault="00303495" w:rsidP="00303495">
      <w:pPr>
        <w:pStyle w:val="ConsPlusNormal"/>
        <w:spacing w:before="240"/>
        <w:ind w:firstLine="540"/>
        <w:jc w:val="both"/>
        <w:rPr>
          <w:ins w:id="214" w:author="Антон Хабиров" w:date="2021-01-20T01:41:00Z"/>
          <w:sz w:val="28"/>
          <w:szCs w:val="28"/>
        </w:rPr>
      </w:pPr>
      <w:ins w:id="215" w:author="Антон Хабиров" w:date="2021-01-20T01:41:00Z">
        <w:r w:rsidRPr="001144EF">
          <w:rPr>
            <w:sz w:val="28"/>
            <w:szCs w:val="28"/>
          </w:rPr>
          <w:t>При эксплуатации объекта защиты руководитель организации обеспечивает соблюдение проектных решений в отношении пределов огнестойкости строительных конструкций и инженерного оборудования, осуществляет проверку состояния огнезащитного покрытия строительных конструкций и инженерного оборудования в соответствии с нормативными документами по пожарной безопасности, а также технической документацией изготовителя средства огнезащиты и (или) производителя огнезащитных работ. Указанная документация хранится на объекте защиты.</w:t>
        </w:r>
      </w:ins>
    </w:p>
    <w:p w:rsidR="00303495" w:rsidRPr="001144EF" w:rsidRDefault="00303495" w:rsidP="00303495">
      <w:pPr>
        <w:pStyle w:val="ConsPlusNormal"/>
        <w:spacing w:before="240"/>
        <w:ind w:firstLine="540"/>
        <w:jc w:val="both"/>
        <w:rPr>
          <w:ins w:id="216" w:author="Антон Хабиров" w:date="2021-01-20T01:41:00Z"/>
          <w:sz w:val="28"/>
          <w:szCs w:val="28"/>
        </w:rPr>
      </w:pPr>
      <w:ins w:id="217" w:author="Антон Хабиров" w:date="2021-01-20T01:41:00Z">
        <w:r w:rsidRPr="001144EF">
          <w:rPr>
            <w:sz w:val="28"/>
            <w:szCs w:val="28"/>
          </w:rPr>
          <w:t>При отсутствии в технической документации сведений о периодичности проверки проверка проводится не реже 1 раза в год.</w:t>
        </w:r>
      </w:ins>
    </w:p>
    <w:p w:rsidR="00303495" w:rsidRPr="001144EF" w:rsidRDefault="00303495" w:rsidP="00303495">
      <w:pPr>
        <w:pStyle w:val="ConsPlusNormal"/>
        <w:spacing w:before="240"/>
        <w:ind w:firstLine="540"/>
        <w:jc w:val="both"/>
        <w:rPr>
          <w:ins w:id="218" w:author="Антон Хабиров" w:date="2021-01-20T01:41:00Z"/>
          <w:sz w:val="28"/>
          <w:szCs w:val="28"/>
        </w:rPr>
      </w:pPr>
      <w:ins w:id="219" w:author="Антон Хабиров" w:date="2021-01-20T01:41:00Z">
        <w:r w:rsidRPr="001144EF">
          <w:rPr>
            <w:sz w:val="28"/>
            <w:szCs w:val="28"/>
          </w:rPr>
          <w:t>По результатам проверки составляется акт (протокол) проверки состояния огнезащитного покрытия с указанием места (мест) с наличием повреждений огнезащитного покрытия, описанием характера повреждений (при наличии) и рекомендуемых сроках их устранения. Руководитель организации обеспечивает устранение повреждений огнезащитного покрытия строительных конструкций, инженерного оборудования объектов защиты.</w:t>
        </w:r>
      </w:ins>
    </w:p>
    <w:p w:rsidR="00303495" w:rsidRPr="001144EF" w:rsidRDefault="00303495" w:rsidP="00303495">
      <w:pPr>
        <w:pStyle w:val="ConsPlusNormal"/>
        <w:spacing w:before="240"/>
        <w:ind w:firstLine="540"/>
        <w:jc w:val="both"/>
        <w:rPr>
          <w:sz w:val="28"/>
          <w:szCs w:val="28"/>
        </w:rPr>
      </w:pPr>
      <w:r w:rsidRPr="001144EF">
        <w:rPr>
          <w:sz w:val="28"/>
          <w:szCs w:val="28"/>
        </w:rPr>
        <w:t xml:space="preserve">В случае окончания гарантированного срока </w:t>
      </w:r>
      <w:del w:id="220" w:author="Антон Хабиров" w:date="2021-01-20T01:41:00Z">
        <w:r w:rsidRPr="001144EF">
          <w:rPr>
            <w:sz w:val="28"/>
            <w:szCs w:val="28"/>
          </w:rPr>
          <w:delText>огнезащитной эффективности</w:delText>
        </w:r>
      </w:del>
      <w:ins w:id="221" w:author="Антон Хабиров" w:date="2021-01-20T01:41:00Z">
        <w:r w:rsidRPr="001144EF">
          <w:rPr>
            <w:sz w:val="28"/>
            <w:szCs w:val="28"/>
          </w:rPr>
          <w:t>эксплуатации огнезащитного покрытия</w:t>
        </w:r>
      </w:ins>
      <w:r w:rsidRPr="001144EF">
        <w:rPr>
          <w:sz w:val="28"/>
          <w:szCs w:val="28"/>
        </w:rPr>
        <w:t xml:space="preserve"> в соответствии с </w:t>
      </w:r>
      <w:del w:id="222" w:author="Антон Хабиров" w:date="2021-01-20T01:41:00Z">
        <w:r w:rsidRPr="001144EF">
          <w:rPr>
            <w:sz w:val="28"/>
            <w:szCs w:val="28"/>
          </w:rPr>
          <w:lastRenderedPageBreak/>
          <w:delText>инструкцией завода-</w:delText>
        </w:r>
      </w:del>
      <w:ins w:id="223" w:author="Антон Хабиров" w:date="2021-01-20T01:41:00Z">
        <w:r w:rsidRPr="001144EF">
          <w:rPr>
            <w:sz w:val="28"/>
            <w:szCs w:val="28"/>
          </w:rPr>
          <w:t xml:space="preserve">технической документацией </w:t>
        </w:r>
      </w:ins>
      <w:r w:rsidRPr="001144EF">
        <w:rPr>
          <w:sz w:val="28"/>
          <w:szCs w:val="28"/>
        </w:rPr>
        <w:t>изготовителя</w:t>
      </w:r>
      <w:ins w:id="224" w:author="Антон Хабиров" w:date="2021-01-20T01:41:00Z">
        <w:r w:rsidRPr="001144EF">
          <w:rPr>
            <w:sz w:val="28"/>
            <w:szCs w:val="28"/>
          </w:rPr>
          <w:t xml:space="preserve"> средства огнезащиты</w:t>
        </w:r>
      </w:ins>
      <w:r w:rsidRPr="001144EF">
        <w:rPr>
          <w:sz w:val="28"/>
          <w:szCs w:val="28"/>
        </w:rPr>
        <w:t xml:space="preserve"> и (или) производителя огнезащитных работ руководитель организации обеспечивает проведение повторной обработки конструкций и инженерного оборудования объектов защиты</w:t>
      </w:r>
      <w:ins w:id="225" w:author="Антон Хабиров" w:date="2021-01-20T01:41:00Z">
        <w:r w:rsidRPr="001144EF">
          <w:rPr>
            <w:sz w:val="28"/>
            <w:szCs w:val="28"/>
          </w:rPr>
          <w:t xml:space="preserve"> или ежегодное проведение испытаний либо обоснований расчетно-аналитическими методами, подтверждающими соответствие конструкций и инженерного оборудования требованиям пожарной безопасности</w:t>
        </w:r>
      </w:ins>
      <w:r w:rsidRPr="001144EF">
        <w:rPr>
          <w:sz w:val="28"/>
          <w:szCs w:val="28"/>
        </w:rPr>
        <w:t>.</w:t>
      </w:r>
    </w:p>
    <w:p w:rsidR="00303495" w:rsidRPr="001144EF" w:rsidRDefault="00303495" w:rsidP="00303495">
      <w:pPr>
        <w:pStyle w:val="ConsPlusNormal"/>
        <w:spacing w:before="240"/>
        <w:ind w:firstLine="540"/>
        <w:jc w:val="both"/>
        <w:rPr>
          <w:sz w:val="28"/>
          <w:szCs w:val="28"/>
        </w:rPr>
      </w:pPr>
      <w:moveToRangeStart w:id="226" w:author="Антон Хабиров" w:date="2021-01-20T01:41:00Z" w:name="move61999308"/>
      <w:moveTo w:id="227" w:author="Антон Хабиров" w:date="2021-01-20T01:41:00Z">
        <w:r w:rsidRPr="001144EF">
          <w:rPr>
            <w:sz w:val="28"/>
            <w:szCs w:val="28"/>
          </w:rPr>
          <w:t xml:space="preserve">14. </w:t>
        </w:r>
        <w:moveToRangeStart w:id="228" w:author="Антон Хабиров" w:date="2021-01-20T01:41:00Z" w:name="move61999309"/>
        <w:moveToRangeEnd w:id="226"/>
        <w:r w:rsidRPr="001144EF">
          <w:rPr>
            <w:sz w:val="28"/>
            <w:szCs w:val="28"/>
          </w:rPr>
          <w:t xml:space="preserve">Устройства для </w:t>
        </w:r>
        <w:proofErr w:type="spellStart"/>
        <w:r w:rsidRPr="001144EF">
          <w:rPr>
            <w:sz w:val="28"/>
            <w:szCs w:val="28"/>
          </w:rPr>
          <w:t>самозакрывания</w:t>
        </w:r>
        <w:proofErr w:type="spellEnd"/>
        <w:r w:rsidRPr="001144EF">
          <w:rPr>
            <w:sz w:val="28"/>
            <w:szCs w:val="28"/>
          </w:rPr>
          <w:t xml:space="preserve"> дверей должны находиться в исправном состоянии. Не допускается устанавливать какие-либо приспособления, препятствующие нормальному закрыванию противопожарных или </w:t>
        </w:r>
        <w:proofErr w:type="spellStart"/>
        <w:r w:rsidRPr="001144EF">
          <w:rPr>
            <w:sz w:val="28"/>
            <w:szCs w:val="28"/>
          </w:rPr>
          <w:t>противодымных</w:t>
        </w:r>
        <w:proofErr w:type="spellEnd"/>
        <w:r w:rsidRPr="001144EF">
          <w:rPr>
            <w:sz w:val="28"/>
            <w:szCs w:val="28"/>
          </w:rPr>
          <w:t xml:space="preserve"> дверей (устройств).</w:t>
        </w:r>
      </w:moveTo>
    </w:p>
    <w:moveToRangeEnd w:id="228"/>
    <w:p w:rsidR="00303495" w:rsidRPr="001144EF" w:rsidRDefault="00303495" w:rsidP="00303495">
      <w:pPr>
        <w:pStyle w:val="ConsPlusNormal"/>
        <w:jc w:val="both"/>
        <w:rPr>
          <w:del w:id="229" w:author="Антон Хабиров" w:date="2021-01-20T01:41:00Z"/>
          <w:sz w:val="28"/>
          <w:szCs w:val="28"/>
        </w:rPr>
      </w:pPr>
      <w:del w:id="230" w:author="Антон Хабиров" w:date="2021-01-20T01:41:00Z">
        <w:r w:rsidRPr="001144EF">
          <w:rPr>
            <w:sz w:val="28"/>
            <w:szCs w:val="28"/>
          </w:rPr>
          <w:delText>(в ред. Постановления Правительства РФ от 07.03.2019 № 248)</w:delText>
        </w:r>
      </w:del>
    </w:p>
    <w:p w:rsidR="00303495" w:rsidRPr="001144EF" w:rsidRDefault="00303495" w:rsidP="00303495">
      <w:pPr>
        <w:pStyle w:val="ConsPlusNormal"/>
        <w:jc w:val="both"/>
        <w:rPr>
          <w:del w:id="231" w:author="Антон Хабиров" w:date="2021-01-20T01:41:00Z"/>
          <w:sz w:val="28"/>
          <w:szCs w:val="28"/>
        </w:rPr>
      </w:pPr>
      <w:del w:id="232" w:author="Антон Хабиров" w:date="2021-01-20T01:41:00Z">
        <w:r w:rsidRPr="001144EF">
          <w:rPr>
            <w:sz w:val="28"/>
            <w:szCs w:val="28"/>
          </w:rPr>
          <w:delText>(п. 21 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33" w:author="Антон Хабиров" w:date="2021-01-20T01:41:00Z">
        <w:r w:rsidRPr="001144EF">
          <w:rPr>
            <w:sz w:val="28"/>
            <w:szCs w:val="28"/>
          </w:rPr>
          <w:delText>22</w:delText>
        </w:r>
      </w:del>
      <w:ins w:id="234" w:author="Антон Хабиров" w:date="2021-01-20T01:41:00Z">
        <w:r w:rsidRPr="001144EF">
          <w:rPr>
            <w:sz w:val="28"/>
            <w:szCs w:val="28"/>
          </w:rPr>
          <w:t>15</w:t>
        </w:r>
      </w:ins>
      <w:r w:rsidRPr="001144EF">
        <w:rPr>
          <w:sz w:val="28"/>
          <w:szCs w:val="28"/>
        </w:rPr>
        <w:t xml:space="preserve">. Руководитель организации </w:t>
      </w:r>
      <w:del w:id="235" w:author="Антон Хабиров" w:date="2021-01-20T01:41:00Z">
        <w:r w:rsidRPr="001144EF">
          <w:rPr>
            <w:sz w:val="28"/>
            <w:szCs w:val="28"/>
          </w:rPr>
          <w:delText>организует</w:delText>
        </w:r>
      </w:del>
      <w:ins w:id="236" w:author="Антон Хабиров" w:date="2021-01-20T01:41:00Z">
        <w:r w:rsidRPr="001144EF">
          <w:rPr>
            <w:sz w:val="28"/>
            <w:szCs w:val="28"/>
          </w:rPr>
          <w:t>обеспечивает</w:t>
        </w:r>
      </w:ins>
      <w:r w:rsidRPr="001144EF">
        <w:rPr>
          <w:sz w:val="28"/>
          <w:szCs w:val="28"/>
        </w:rPr>
        <w:t xml:space="preserve"> проведение работ по заделке негорючими материалами, обеспечивающими требуемый предел огнестойкости и </w:t>
      </w:r>
      <w:proofErr w:type="spellStart"/>
      <w:r w:rsidRPr="001144EF">
        <w:rPr>
          <w:sz w:val="28"/>
          <w:szCs w:val="28"/>
        </w:rPr>
        <w:t>дымогазонепроницаемость</w:t>
      </w:r>
      <w:proofErr w:type="spellEnd"/>
      <w:r w:rsidRPr="001144EF">
        <w:rPr>
          <w:sz w:val="28"/>
          <w:szCs w:val="28"/>
        </w:rPr>
        <w:t xml:space="preserve">, образовавшихся отверстий и зазоров в местах пересечения противопожарных преград различными инженерными </w:t>
      </w:r>
      <w:del w:id="237" w:author="Антон Хабиров" w:date="2021-01-20T01:41:00Z">
        <w:r w:rsidRPr="001144EF">
          <w:rPr>
            <w:sz w:val="28"/>
            <w:szCs w:val="28"/>
          </w:rPr>
          <w:delText>(</w:delText>
        </w:r>
      </w:del>
      <w:ins w:id="238" w:author="Антон Хабиров" w:date="2021-01-20T01:41:00Z">
        <w:r w:rsidRPr="001144EF">
          <w:rPr>
            <w:sz w:val="28"/>
            <w:szCs w:val="28"/>
          </w:rPr>
          <w:t xml:space="preserve">и технологическими коммуникациями, </w:t>
        </w:r>
      </w:ins>
      <w:r w:rsidRPr="001144EF">
        <w:rPr>
          <w:sz w:val="28"/>
          <w:szCs w:val="28"/>
        </w:rPr>
        <w:t>в том числе электрическими проводами, кабелями</w:t>
      </w:r>
      <w:del w:id="239" w:author="Антон Хабиров" w:date="2021-01-20T01:41:00Z">
        <w:r w:rsidRPr="001144EF">
          <w:rPr>
            <w:sz w:val="28"/>
            <w:szCs w:val="28"/>
          </w:rPr>
          <w:delText>) и технологическими коммуникациями</w:delText>
        </w:r>
      </w:del>
      <w:ins w:id="240" w:author="Антон Хабиров" w:date="2021-01-20T01:41:00Z">
        <w:r w:rsidRPr="001144EF">
          <w:rPr>
            <w:sz w:val="28"/>
            <w:szCs w:val="28"/>
          </w:rPr>
          <w:t>, трубопроводами</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41" w:author="Антон Хабиров" w:date="2021-01-20T01:41:00Z">
        <w:r w:rsidRPr="001144EF">
          <w:rPr>
            <w:sz w:val="28"/>
            <w:szCs w:val="28"/>
          </w:rPr>
          <w:delText>23</w:delText>
        </w:r>
      </w:del>
      <w:ins w:id="242" w:author="Антон Хабиров" w:date="2021-01-20T01:41:00Z">
        <w:r w:rsidRPr="001144EF">
          <w:rPr>
            <w:sz w:val="28"/>
            <w:szCs w:val="28"/>
          </w:rPr>
          <w:t>16</w:t>
        </w:r>
      </w:ins>
      <w:r w:rsidRPr="001144EF">
        <w:rPr>
          <w:sz w:val="28"/>
          <w:szCs w:val="28"/>
        </w:rPr>
        <w:t>. На объектах защиты запрещается:</w:t>
      </w:r>
    </w:p>
    <w:p w:rsidR="00303495" w:rsidRPr="001144EF" w:rsidRDefault="00303495" w:rsidP="00303495">
      <w:pPr>
        <w:pStyle w:val="ConsPlusNormal"/>
        <w:jc w:val="both"/>
        <w:rPr>
          <w:del w:id="243" w:author="Антон Хабиров" w:date="2021-01-20T01:41:00Z"/>
          <w:sz w:val="28"/>
          <w:szCs w:val="28"/>
        </w:rPr>
      </w:pPr>
      <w:del w:id="24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а) хранить и применять на чердаках, в </w:t>
      </w:r>
      <w:del w:id="245" w:author="Антон Хабиров" w:date="2021-01-20T01:41:00Z">
        <w:r w:rsidRPr="001144EF">
          <w:rPr>
            <w:sz w:val="28"/>
            <w:szCs w:val="28"/>
          </w:rPr>
          <w:delText>подвалах и</w:delText>
        </w:r>
      </w:del>
      <w:ins w:id="246" w:author="Антон Хабиров" w:date="2021-01-20T01:41:00Z">
        <w:r w:rsidRPr="001144EF">
          <w:rPr>
            <w:sz w:val="28"/>
            <w:szCs w:val="28"/>
          </w:rPr>
          <w:t>подвальных,</w:t>
        </w:r>
      </w:ins>
      <w:r w:rsidRPr="001144EF">
        <w:rPr>
          <w:sz w:val="28"/>
          <w:szCs w:val="28"/>
        </w:rPr>
        <w:t xml:space="preserve"> цокольных</w:t>
      </w:r>
      <w:ins w:id="247" w:author="Антон Хабиров" w:date="2021-01-20T01:41:00Z">
        <w:r w:rsidRPr="001144EF">
          <w:rPr>
            <w:sz w:val="28"/>
            <w:szCs w:val="28"/>
          </w:rPr>
          <w:t xml:space="preserve"> и подземных</w:t>
        </w:r>
      </w:ins>
      <w:r w:rsidRPr="001144EF">
        <w:rPr>
          <w:sz w:val="28"/>
          <w:szCs w:val="28"/>
        </w:rPr>
        <w:t xml:space="preserve">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w:t>
      </w:r>
      <w:ins w:id="248" w:author="Антон Хабиров" w:date="2021-01-20T01:41:00Z">
        <w:r w:rsidRPr="001144EF">
          <w:rPr>
            <w:sz w:val="28"/>
            <w:szCs w:val="28"/>
          </w:rPr>
          <w:t>, отходы любых классов опасности</w:t>
        </w:r>
      </w:ins>
      <w:r w:rsidRPr="001144EF">
        <w:rPr>
          <w:sz w:val="28"/>
          <w:szCs w:val="28"/>
        </w:rPr>
        <w:t xml:space="preserve"> и другие </w:t>
      </w:r>
      <w:proofErr w:type="spellStart"/>
      <w:r w:rsidRPr="001144EF">
        <w:rPr>
          <w:sz w:val="28"/>
          <w:szCs w:val="28"/>
        </w:rPr>
        <w:t>пожаровзрывоопасные</w:t>
      </w:r>
      <w:proofErr w:type="spellEnd"/>
      <w:r w:rsidRPr="001144EF">
        <w:rPr>
          <w:sz w:val="28"/>
          <w:szCs w:val="28"/>
        </w:rPr>
        <w:t xml:space="preserve"> вещества и материалы</w:t>
      </w:r>
      <w:del w:id="249" w:author="Антон Хабиров" w:date="2021-01-20T01:41:00Z">
        <w:r w:rsidRPr="001144EF">
          <w:rPr>
            <w:sz w:val="28"/>
            <w:szCs w:val="28"/>
          </w:rPr>
          <w:delText>, кроме случаев, предусмотренных нормативными документами по пожарной безопасности в сфере технического регулирования</w:delText>
        </w:r>
      </w:del>
      <w:r w:rsidRPr="001144EF">
        <w:rPr>
          <w:sz w:val="28"/>
          <w:szCs w:val="28"/>
        </w:rPr>
        <w:t>;</w:t>
      </w:r>
    </w:p>
    <w:p w:rsidR="00303495" w:rsidRPr="001144EF" w:rsidRDefault="00303495" w:rsidP="00303495">
      <w:pPr>
        <w:pStyle w:val="ConsPlusNormal"/>
        <w:jc w:val="both"/>
        <w:rPr>
          <w:del w:id="250" w:author="Антон Хабиров" w:date="2021-01-20T01:41:00Z"/>
          <w:sz w:val="28"/>
          <w:szCs w:val="28"/>
        </w:rPr>
      </w:pPr>
      <w:del w:id="251" w:author="Антон Хабиров" w:date="2021-01-20T01:41:00Z">
        <w:r w:rsidRPr="001144EF">
          <w:rPr>
            <w:sz w:val="28"/>
            <w:szCs w:val="28"/>
          </w:rPr>
          <w:delText>(пп. "а" 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б) использовать чердаки, технические</w:t>
      </w:r>
      <w:ins w:id="252" w:author="Антон Хабиров" w:date="2021-01-20T01:41:00Z">
        <w:r w:rsidRPr="001144EF">
          <w:rPr>
            <w:sz w:val="28"/>
            <w:szCs w:val="28"/>
          </w:rPr>
          <w:t>, подвальные и цокольные</w:t>
        </w:r>
      </w:ins>
      <w:r w:rsidRPr="001144EF">
        <w:rPr>
          <w:sz w:val="28"/>
          <w:szCs w:val="28"/>
        </w:rPr>
        <w:t xml:space="preserve"> этажи</w:t>
      </w:r>
      <w:ins w:id="253" w:author="Антон Хабиров" w:date="2021-01-20T01:41:00Z">
        <w:r w:rsidRPr="001144EF">
          <w:rPr>
            <w:sz w:val="28"/>
            <w:szCs w:val="28"/>
          </w:rPr>
          <w:t>, подполья</w:t>
        </w:r>
      </w:ins>
      <w:r w:rsidRPr="001144EF">
        <w:rPr>
          <w:sz w:val="28"/>
          <w:szCs w:val="28"/>
        </w:rPr>
        <w:t>,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rsidR="00303495" w:rsidRPr="001144EF" w:rsidRDefault="00303495" w:rsidP="00303495">
      <w:pPr>
        <w:pStyle w:val="ConsPlusNormal"/>
        <w:spacing w:before="240"/>
        <w:ind w:firstLine="540"/>
        <w:jc w:val="both"/>
        <w:rPr>
          <w:sz w:val="28"/>
          <w:szCs w:val="28"/>
        </w:rPr>
      </w:pPr>
      <w:r w:rsidRPr="001144EF">
        <w:rPr>
          <w:sz w:val="28"/>
          <w:szCs w:val="28"/>
        </w:rPr>
        <w:t>в) размещать и эксплуатировать в лифтовых холлах кладовые, киоски, ларьки и другие подобные помещения, а также хранить горючие материалы;</w:t>
      </w:r>
    </w:p>
    <w:p w:rsidR="00303495" w:rsidRPr="001144EF" w:rsidRDefault="00303495" w:rsidP="00303495">
      <w:pPr>
        <w:pStyle w:val="ConsPlusNormal"/>
        <w:jc w:val="both"/>
        <w:rPr>
          <w:del w:id="254" w:author="Антон Хабиров" w:date="2021-01-20T01:41:00Z"/>
          <w:sz w:val="28"/>
          <w:szCs w:val="28"/>
        </w:rPr>
      </w:pPr>
      <w:del w:id="255" w:author="Антон Хабиров" w:date="2021-01-20T01:41:00Z">
        <w:r w:rsidRPr="001144EF">
          <w:rPr>
            <w:sz w:val="28"/>
            <w:szCs w:val="28"/>
          </w:rPr>
          <w:delText>(пп. "в" в ред. Постановления Правительства РФ от 20.09.2016 № 947)</w:delText>
        </w:r>
      </w:del>
    </w:p>
    <w:p w:rsidR="00303495" w:rsidRPr="001144EF" w:rsidRDefault="00303495" w:rsidP="00303495">
      <w:pPr>
        <w:pStyle w:val="ConsPlusNormal"/>
        <w:spacing w:before="240"/>
        <w:ind w:firstLine="540"/>
        <w:jc w:val="both"/>
        <w:rPr>
          <w:del w:id="256" w:author="Антон Хабиров" w:date="2021-01-20T01:41:00Z"/>
          <w:sz w:val="28"/>
          <w:szCs w:val="28"/>
        </w:rPr>
      </w:pPr>
      <w:del w:id="257" w:author="Антон Хабиров" w:date="2021-01-20T01:41:00Z">
        <w:r w:rsidRPr="001144EF">
          <w:rPr>
            <w:sz w:val="28"/>
            <w:szCs w:val="28"/>
          </w:rPr>
          <w:delText>г) утратил силу. - Постановление Правительства РФ от 20.09.2016 № 947;</w:delText>
        </w:r>
      </w:del>
    </w:p>
    <w:p w:rsidR="00303495" w:rsidRPr="001144EF" w:rsidRDefault="00303495" w:rsidP="00303495">
      <w:pPr>
        <w:pStyle w:val="ConsPlusNormal"/>
        <w:spacing w:before="240"/>
        <w:ind w:firstLine="540"/>
        <w:jc w:val="both"/>
        <w:rPr>
          <w:ins w:id="258" w:author="Антон Хабиров" w:date="2021-01-20T01:41:00Z"/>
          <w:sz w:val="28"/>
          <w:szCs w:val="28"/>
        </w:rPr>
      </w:pPr>
      <w:ins w:id="259" w:author="Антон Хабиров" w:date="2021-01-20T01:41:00Z">
        <w:r w:rsidRPr="001144EF">
          <w:rPr>
            <w:sz w:val="28"/>
            <w:szCs w:val="28"/>
          </w:rPr>
          <w:t xml:space="preserve">г) устанавливать глухие решетки на окнах и приямках у окон подвалов, являющихся аварийными выходами, за исключением случаев, специально предусмотренных в нормативных правовых актах Российской Федерации и </w:t>
        </w:r>
        <w:r w:rsidRPr="001144EF">
          <w:rPr>
            <w:sz w:val="28"/>
            <w:szCs w:val="28"/>
          </w:rPr>
          <w:lastRenderedPageBreak/>
          <w:t>нормативных документах по пожарной безопасности;</w:t>
        </w:r>
      </w:ins>
    </w:p>
    <w:p w:rsidR="00303495" w:rsidRPr="001144EF" w:rsidRDefault="00303495" w:rsidP="00303495">
      <w:pPr>
        <w:pStyle w:val="ConsPlusNormal"/>
        <w:spacing w:before="240"/>
        <w:ind w:firstLine="540"/>
        <w:jc w:val="both"/>
        <w:rPr>
          <w:sz w:val="28"/>
          <w:szCs w:val="28"/>
        </w:rPr>
      </w:pPr>
      <w:r w:rsidRPr="001144EF">
        <w:rPr>
          <w:sz w:val="28"/>
          <w:szCs w:val="28"/>
        </w:rPr>
        <w:t xml:space="preserve">д) снимать предусмотренные проектной документацией двери эвакуационных выходов из поэтажных коридоров, холлов, фойе, </w:t>
      </w:r>
      <w:ins w:id="260" w:author="Антон Хабиров" w:date="2021-01-20T01:41:00Z">
        <w:r w:rsidRPr="001144EF">
          <w:rPr>
            <w:sz w:val="28"/>
            <w:szCs w:val="28"/>
          </w:rPr>
          <w:t xml:space="preserve">вестибюлей, </w:t>
        </w:r>
      </w:ins>
      <w:r w:rsidRPr="001144EF">
        <w:rPr>
          <w:sz w:val="28"/>
          <w:szCs w:val="28"/>
        </w:rPr>
        <w:t>тамбуров</w:t>
      </w:r>
      <w:ins w:id="261" w:author="Антон Хабиров" w:date="2021-01-20T01:41:00Z">
        <w:r w:rsidRPr="001144EF">
          <w:rPr>
            <w:sz w:val="28"/>
            <w:szCs w:val="28"/>
          </w:rPr>
          <w:t xml:space="preserve">, </w:t>
        </w:r>
        <w:proofErr w:type="gramStart"/>
        <w:r w:rsidRPr="001144EF">
          <w:rPr>
            <w:sz w:val="28"/>
            <w:szCs w:val="28"/>
          </w:rPr>
          <w:t>тамбур-шлюзов</w:t>
        </w:r>
      </w:ins>
      <w:proofErr w:type="gramEnd"/>
      <w:r w:rsidRPr="001144EF">
        <w:rPr>
          <w:sz w:val="28"/>
          <w:szCs w:val="28"/>
        </w:rPr>
        <w:t xml:space="preserve"> и лестничных клеток,</w:t>
      </w:r>
      <w:ins w:id="262" w:author="Антон Хабиров" w:date="2021-01-20T01:41:00Z">
        <w:r w:rsidRPr="001144EF">
          <w:rPr>
            <w:sz w:val="28"/>
            <w:szCs w:val="28"/>
          </w:rPr>
          <w:t xml:space="preserve"> а также</w:t>
        </w:r>
      </w:ins>
      <w:r w:rsidRPr="001144EF">
        <w:rPr>
          <w:sz w:val="28"/>
          <w:szCs w:val="28"/>
        </w:rPr>
        <w:t xml:space="preserve"> другие двери, препятствующие распространению опасных факторов пожара на путях эвакуации;</w:t>
      </w:r>
    </w:p>
    <w:p w:rsidR="00303495" w:rsidRPr="001144EF" w:rsidRDefault="00303495" w:rsidP="00303495">
      <w:pPr>
        <w:pStyle w:val="ConsPlusNormal"/>
        <w:spacing w:before="240"/>
        <w:ind w:firstLine="540"/>
        <w:jc w:val="both"/>
        <w:rPr>
          <w:del w:id="263" w:author="Антон Хабиров" w:date="2021-01-20T01:41:00Z"/>
          <w:sz w:val="28"/>
          <w:szCs w:val="28"/>
        </w:rPr>
      </w:pPr>
      <w:del w:id="264" w:author="Антон Хабиров" w:date="2021-01-20T01:41:00Z">
        <w:r w:rsidRPr="001144EF">
          <w:rPr>
            <w:sz w:val="28"/>
            <w:szCs w:val="28"/>
          </w:rPr>
          <w:delText>е) утратил силу. - Постановление Правительства РФ от 20.09.2016 № 947;</w:delText>
        </w:r>
      </w:del>
    </w:p>
    <w:p w:rsidR="00303495" w:rsidRPr="001144EF" w:rsidRDefault="00303495" w:rsidP="00303495">
      <w:pPr>
        <w:pStyle w:val="ConsPlusNormal"/>
        <w:spacing w:before="240"/>
        <w:ind w:firstLine="540"/>
        <w:jc w:val="both"/>
        <w:rPr>
          <w:ins w:id="265" w:author="Антон Хабиров" w:date="2021-01-20T01:41:00Z"/>
          <w:sz w:val="28"/>
          <w:szCs w:val="28"/>
        </w:rPr>
      </w:pPr>
      <w:del w:id="266" w:author="Антон Хабиров" w:date="2021-01-20T01:41:00Z">
        <w:r w:rsidRPr="001144EF">
          <w:rPr>
            <w:sz w:val="28"/>
            <w:szCs w:val="28"/>
          </w:rPr>
          <w:delText>ж) размещать мебель, оборудование и другие предметы на подходах к пожарным кранам внутреннего противопожарного водопровода и первичным средствам пожаротушения</w:delText>
        </w:r>
      </w:del>
      <w:proofErr w:type="gramStart"/>
      <w:ins w:id="267" w:author="Антон Хабиров" w:date="2021-01-20T01:41:00Z">
        <w:r w:rsidRPr="001144EF">
          <w:rPr>
            <w:sz w:val="28"/>
            <w:szCs w:val="28"/>
          </w:rPr>
          <w:t xml:space="preserve">е) проводить изменение объемно-планировочных решений и размещение инженерных коммуникаций и оборудования, в результате которых ограничивается доступ к огнетушителям, пожарным кранам и другим средствам обеспечения пожарной безопасности и пожаротушения или уменьшается зона действия систем противопожарной защиты (автоматической пожарной сигнализации, автоматических установок пожаротушения, </w:t>
        </w:r>
        <w:proofErr w:type="spellStart"/>
        <w:r w:rsidRPr="001144EF">
          <w:rPr>
            <w:sz w:val="28"/>
            <w:szCs w:val="28"/>
          </w:rPr>
          <w:t>противодымной</w:t>
        </w:r>
        <w:proofErr w:type="spellEnd"/>
        <w:r w:rsidRPr="001144EF">
          <w:rPr>
            <w:sz w:val="28"/>
            <w:szCs w:val="28"/>
          </w:rPr>
          <w:t xml:space="preserve"> защиты, оповещения и управления эвакуацией людей при пожаре, внутреннего противопожарного водопровода);</w:t>
        </w:r>
        <w:proofErr w:type="gramEnd"/>
      </w:ins>
    </w:p>
    <w:p w:rsidR="00303495" w:rsidRPr="001144EF" w:rsidRDefault="00303495" w:rsidP="00303495">
      <w:pPr>
        <w:pStyle w:val="ConsPlusNormal"/>
        <w:spacing w:before="240"/>
        <w:ind w:firstLine="540"/>
        <w:jc w:val="both"/>
        <w:rPr>
          <w:sz w:val="28"/>
          <w:szCs w:val="28"/>
        </w:rPr>
      </w:pPr>
      <w:ins w:id="268" w:author="Антон Хабиров" w:date="2021-01-20T01:41:00Z">
        <w:r w:rsidRPr="001144EF">
          <w:rPr>
            <w:sz w:val="28"/>
            <w:szCs w:val="28"/>
          </w:rPr>
          <w:t>ж) размещать мебель, оборудование и другие предметы на путях эвакуации</w:t>
        </w:r>
      </w:ins>
      <w:r w:rsidRPr="001144EF">
        <w:rPr>
          <w:sz w:val="28"/>
          <w:szCs w:val="28"/>
        </w:rPr>
        <w:t xml:space="preserve">, у дверей эвакуационных выходов, люков на балконах и лоджиях, в переходах между секциями и </w:t>
      </w:r>
      <w:del w:id="269" w:author="Антон Хабиров" w:date="2021-01-20T01:41:00Z">
        <w:r w:rsidRPr="001144EF">
          <w:rPr>
            <w:sz w:val="28"/>
            <w:szCs w:val="28"/>
          </w:rPr>
          <w:delText>выходами</w:delText>
        </w:r>
      </w:del>
      <w:ins w:id="270" w:author="Антон Хабиров" w:date="2021-01-20T01:41:00Z">
        <w:r w:rsidRPr="001144EF">
          <w:rPr>
            <w:sz w:val="28"/>
            <w:szCs w:val="28"/>
          </w:rPr>
          <w:t>местах выходов</w:t>
        </w:r>
      </w:ins>
      <w:r w:rsidRPr="001144EF">
        <w:rPr>
          <w:sz w:val="28"/>
          <w:szCs w:val="28"/>
        </w:rPr>
        <w:t xml:space="preserve"> на наружные эвакуационные лестницы, </w:t>
      </w:r>
      <w:ins w:id="271" w:author="Антон Хабиров" w:date="2021-01-20T01:41:00Z">
        <w:r w:rsidRPr="001144EF">
          <w:rPr>
            <w:sz w:val="28"/>
            <w:szCs w:val="28"/>
          </w:rPr>
          <w:t xml:space="preserve">кровлю, покрытие, а также </w:t>
        </w:r>
      </w:ins>
      <w:r w:rsidRPr="001144EF">
        <w:rPr>
          <w:sz w:val="28"/>
          <w:szCs w:val="28"/>
        </w:rPr>
        <w:t xml:space="preserve">демонтировать </w:t>
      </w:r>
      <w:proofErr w:type="spellStart"/>
      <w:r w:rsidRPr="001144EF">
        <w:rPr>
          <w:sz w:val="28"/>
          <w:szCs w:val="28"/>
        </w:rPr>
        <w:t>межбалконные</w:t>
      </w:r>
      <w:proofErr w:type="spellEnd"/>
      <w:r w:rsidRPr="001144EF">
        <w:rPr>
          <w:sz w:val="28"/>
          <w:szCs w:val="28"/>
        </w:rPr>
        <w:t xml:space="preserve"> лестницы, </w:t>
      </w:r>
      <w:del w:id="272" w:author="Антон Хабиров" w:date="2021-01-20T01:41:00Z">
        <w:r w:rsidRPr="001144EF">
          <w:rPr>
            <w:sz w:val="28"/>
            <w:szCs w:val="28"/>
          </w:rPr>
          <w:delText xml:space="preserve">а также </w:delText>
        </w:r>
      </w:del>
      <w:r w:rsidRPr="001144EF">
        <w:rPr>
          <w:sz w:val="28"/>
          <w:szCs w:val="28"/>
        </w:rPr>
        <w:t>заваривать люки на балконах и лоджиях квартир;</w:t>
      </w:r>
    </w:p>
    <w:p w:rsidR="00303495" w:rsidRPr="001144EF" w:rsidRDefault="00303495" w:rsidP="00303495">
      <w:pPr>
        <w:pStyle w:val="ConsPlusNormal"/>
        <w:jc w:val="both"/>
        <w:rPr>
          <w:del w:id="273" w:author="Антон Хабиров" w:date="2021-01-20T01:41:00Z"/>
          <w:sz w:val="28"/>
          <w:szCs w:val="28"/>
        </w:rPr>
      </w:pPr>
      <w:del w:id="274" w:author="Антон Хабиров" w:date="2021-01-20T01:41:00Z">
        <w:r w:rsidRPr="001144EF">
          <w:rPr>
            <w:sz w:val="28"/>
            <w:szCs w:val="28"/>
          </w:rPr>
          <w:delText>(пп. "ж" 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з) проводить уборку помещений и </w:t>
      </w:r>
      <w:del w:id="275" w:author="Антон Хабиров" w:date="2021-01-20T01:41:00Z">
        <w:r w:rsidRPr="001144EF">
          <w:rPr>
            <w:sz w:val="28"/>
            <w:szCs w:val="28"/>
          </w:rPr>
          <w:delText>стирку</w:delText>
        </w:r>
      </w:del>
      <w:ins w:id="276" w:author="Антон Хабиров" w:date="2021-01-20T01:41:00Z">
        <w:r w:rsidRPr="001144EF">
          <w:rPr>
            <w:sz w:val="28"/>
            <w:szCs w:val="28"/>
          </w:rPr>
          <w:t>чистку</w:t>
        </w:r>
      </w:ins>
      <w:r w:rsidRPr="001144EF">
        <w:rPr>
          <w:sz w:val="28"/>
          <w:szCs w:val="28"/>
        </w:rPr>
        <w:t xml:space="preserve"> одежды с применением бензина, керосина и других легковоспламеняющихся и горючих жидкостей, а также производить отогревание замерзших </w:t>
      </w:r>
      <w:del w:id="277" w:author="Антон Хабиров" w:date="2021-01-20T01:41:00Z">
        <w:r w:rsidRPr="001144EF">
          <w:rPr>
            <w:sz w:val="28"/>
            <w:szCs w:val="28"/>
          </w:rPr>
          <w:delText>труб</w:delText>
        </w:r>
      </w:del>
      <w:ins w:id="278" w:author="Антон Хабиров" w:date="2021-01-20T01:41:00Z">
        <w:r w:rsidRPr="001144EF">
          <w:rPr>
            <w:sz w:val="28"/>
            <w:szCs w:val="28"/>
          </w:rPr>
          <w:t>коммуникаций, транспортирующих или содержащих в себе горючие вещества и материалы,</w:t>
        </w:r>
      </w:ins>
      <w:r w:rsidRPr="001144EF">
        <w:rPr>
          <w:sz w:val="28"/>
          <w:szCs w:val="28"/>
        </w:rPr>
        <w:t xml:space="preserve"> с применением открытого огня (костры, газовые горелки, паяльные лампы, примусы, факелы, свечи);</w:t>
      </w:r>
    </w:p>
    <w:p w:rsidR="00303495" w:rsidRPr="001144EF" w:rsidRDefault="00303495" w:rsidP="00303495">
      <w:pPr>
        <w:pStyle w:val="ConsPlusNormal"/>
        <w:jc w:val="both"/>
        <w:rPr>
          <w:del w:id="279" w:author="Антон Хабиров" w:date="2021-01-20T01:41:00Z"/>
          <w:sz w:val="28"/>
          <w:szCs w:val="28"/>
        </w:rPr>
      </w:pPr>
      <w:del w:id="280" w:author="Антон Хабиров" w:date="2021-01-20T01:41:00Z">
        <w:r w:rsidRPr="001144EF">
          <w:rPr>
            <w:sz w:val="28"/>
            <w:szCs w:val="28"/>
          </w:rPr>
          <w:delText>(в ред. Постановления Правительства РФ от 23.04.2020 № 569)</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и) </w:t>
      </w:r>
      <w:ins w:id="281" w:author="Антон Хабиров" w:date="2021-01-20T01:41:00Z">
        <w:r w:rsidRPr="001144EF">
          <w:rPr>
            <w:sz w:val="28"/>
            <w:szCs w:val="28"/>
          </w:rPr>
          <w:t xml:space="preserve">закрывать жалюзи, </w:t>
        </w:r>
      </w:ins>
      <w:r w:rsidRPr="001144EF">
        <w:rPr>
          <w:sz w:val="28"/>
          <w:szCs w:val="28"/>
        </w:rPr>
        <w:t>остеклять балконы</w:t>
      </w:r>
      <w:del w:id="282" w:author="Антон Хабиров" w:date="2021-01-20T01:41:00Z">
        <w:r w:rsidRPr="001144EF">
          <w:rPr>
            <w:sz w:val="28"/>
            <w:szCs w:val="28"/>
          </w:rPr>
          <w:delText>,</w:delText>
        </w:r>
      </w:del>
      <w:ins w:id="283" w:author="Антон Хабиров" w:date="2021-01-20T01:41:00Z">
        <w:r w:rsidRPr="001144EF">
          <w:rPr>
            <w:sz w:val="28"/>
            <w:szCs w:val="28"/>
          </w:rPr>
          <w:t xml:space="preserve"> (открытые переходы наружных воздушных зон),</w:t>
        </w:r>
      </w:ins>
      <w:r w:rsidRPr="001144EF">
        <w:rPr>
          <w:sz w:val="28"/>
          <w:szCs w:val="28"/>
        </w:rPr>
        <w:t xml:space="preserve"> лоджии и галереи, ведущие к незадымляемым лестничным клеткам;</w:t>
      </w:r>
    </w:p>
    <w:p w:rsidR="00303495" w:rsidRPr="001144EF" w:rsidRDefault="00303495" w:rsidP="00303495">
      <w:pPr>
        <w:pStyle w:val="ConsPlusNormal"/>
        <w:spacing w:before="240"/>
        <w:ind w:firstLine="540"/>
        <w:jc w:val="both"/>
        <w:rPr>
          <w:sz w:val="28"/>
          <w:szCs w:val="28"/>
        </w:rPr>
      </w:pPr>
      <w:r w:rsidRPr="001144EF">
        <w:rPr>
          <w:sz w:val="28"/>
          <w:szCs w:val="28"/>
        </w:rPr>
        <w:t xml:space="preserve">к) устраивать </w:t>
      </w:r>
      <w:del w:id="284" w:author="Антон Хабиров" w:date="2021-01-20T01:41:00Z">
        <w:r w:rsidRPr="001144EF">
          <w:rPr>
            <w:sz w:val="28"/>
            <w:szCs w:val="28"/>
          </w:rPr>
          <w:delText>в</w:delText>
        </w:r>
      </w:del>
      <w:ins w:id="285" w:author="Антон Хабиров" w:date="2021-01-20T01:41:00Z">
        <w:r w:rsidRPr="001144EF">
          <w:rPr>
            <w:sz w:val="28"/>
            <w:szCs w:val="28"/>
          </w:rPr>
          <w:t>на</w:t>
        </w:r>
      </w:ins>
      <w:r w:rsidRPr="001144EF">
        <w:rPr>
          <w:sz w:val="28"/>
          <w:szCs w:val="28"/>
        </w:rPr>
        <w:t xml:space="preserve"> лестничных клетках</w:t>
      </w:r>
      <w:del w:id="286" w:author="Антон Хабиров" w:date="2021-01-20T01:41:00Z">
        <w:r w:rsidRPr="001144EF">
          <w:rPr>
            <w:sz w:val="28"/>
            <w:szCs w:val="28"/>
          </w:rPr>
          <w:delText xml:space="preserve"> и поэтажных коридорах</w:delText>
        </w:r>
      </w:del>
      <w:r w:rsidRPr="001144EF">
        <w:rPr>
          <w:sz w:val="28"/>
          <w:szCs w:val="28"/>
        </w:rPr>
        <w:t xml:space="preserve"> кладовые и другие подсобные помещения, а также хранить под лестничными маршами и на лестничных площадках вещи, мебель</w:t>
      </w:r>
      <w:ins w:id="287" w:author="Антон Хабиров" w:date="2021-01-20T01:41:00Z">
        <w:r w:rsidRPr="001144EF">
          <w:rPr>
            <w:sz w:val="28"/>
            <w:szCs w:val="28"/>
          </w:rPr>
          <w:t>, оборудование</w:t>
        </w:r>
      </w:ins>
      <w:r w:rsidRPr="001144EF">
        <w:rPr>
          <w:sz w:val="28"/>
          <w:szCs w:val="28"/>
        </w:rPr>
        <w:t xml:space="preserve"> и другие горючие материалы;</w:t>
      </w:r>
    </w:p>
    <w:p w:rsidR="00303495" w:rsidRPr="001144EF" w:rsidRDefault="00303495" w:rsidP="00303495">
      <w:pPr>
        <w:pStyle w:val="ConsPlusNormal"/>
        <w:spacing w:before="240"/>
        <w:ind w:firstLine="540"/>
        <w:jc w:val="both"/>
        <w:rPr>
          <w:sz w:val="28"/>
          <w:szCs w:val="28"/>
        </w:rPr>
      </w:pPr>
      <w:r w:rsidRPr="001144EF">
        <w:rPr>
          <w:sz w:val="28"/>
          <w:szCs w:val="28"/>
        </w:rPr>
        <w:t xml:space="preserve">л) устраивать в производственных и складских помещениях зданий (кроме зданий V степени огнестойкости) </w:t>
      </w:r>
      <w:ins w:id="288" w:author="Антон Хабиров" w:date="2021-01-20T01:41:00Z">
        <w:r w:rsidRPr="001144EF">
          <w:rPr>
            <w:sz w:val="28"/>
            <w:szCs w:val="28"/>
          </w:rPr>
          <w:t xml:space="preserve">для организации рабочих мест </w:t>
        </w:r>
      </w:ins>
      <w:r w:rsidRPr="001144EF">
        <w:rPr>
          <w:sz w:val="28"/>
          <w:szCs w:val="28"/>
        </w:rPr>
        <w:t>антресоли, конторки и другие встроенные помещения</w:t>
      </w:r>
      <w:ins w:id="289" w:author="Антон Хабиров" w:date="2021-01-20T01:41:00Z">
        <w:r w:rsidRPr="001144EF">
          <w:rPr>
            <w:sz w:val="28"/>
            <w:szCs w:val="28"/>
          </w:rPr>
          <w:t xml:space="preserve"> с ограждающими конструкциями</w:t>
        </w:r>
      </w:ins>
      <w:r w:rsidRPr="001144EF">
        <w:rPr>
          <w:sz w:val="28"/>
          <w:szCs w:val="28"/>
        </w:rPr>
        <w:t xml:space="preserve"> из горючих материалов;</w:t>
      </w:r>
    </w:p>
    <w:p w:rsidR="00303495" w:rsidRPr="001144EF" w:rsidRDefault="00303495" w:rsidP="00303495">
      <w:pPr>
        <w:pStyle w:val="ConsPlusNormal"/>
        <w:jc w:val="both"/>
        <w:rPr>
          <w:del w:id="290" w:author="Антон Хабиров" w:date="2021-01-20T01:41:00Z"/>
          <w:sz w:val="28"/>
          <w:szCs w:val="28"/>
        </w:rPr>
      </w:pPr>
      <w:del w:id="291"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lastRenderedPageBreak/>
        <w:t xml:space="preserve">м) </w:t>
      </w:r>
      <w:del w:id="292" w:author="Антон Хабиров" w:date="2021-01-20T01:41:00Z">
        <w:r w:rsidRPr="001144EF">
          <w:rPr>
            <w:sz w:val="28"/>
            <w:szCs w:val="28"/>
          </w:rPr>
          <w:delText xml:space="preserve">устанавливать в </w:delText>
        </w:r>
      </w:del>
      <w:ins w:id="293" w:author="Антон Хабиров" w:date="2021-01-20T01:41:00Z">
        <w:r w:rsidRPr="001144EF">
          <w:rPr>
            <w:sz w:val="28"/>
            <w:szCs w:val="28"/>
          </w:rPr>
          <w:t xml:space="preserve">размещать на </w:t>
        </w:r>
      </w:ins>
      <w:r w:rsidRPr="001144EF">
        <w:rPr>
          <w:sz w:val="28"/>
          <w:szCs w:val="28"/>
        </w:rPr>
        <w:t>лестничных клетках</w:t>
      </w:r>
      <w:ins w:id="294" w:author="Антон Хабиров" w:date="2021-01-20T01:41:00Z">
        <w:r w:rsidRPr="001144EF">
          <w:rPr>
            <w:sz w:val="28"/>
            <w:szCs w:val="28"/>
          </w:rPr>
          <w:t>, в поэтажных коридорах, а также на открытых переходах наружных воздушных зон незадымляемых лестничных клеток</w:t>
        </w:r>
      </w:ins>
      <w:r w:rsidRPr="001144EF">
        <w:rPr>
          <w:sz w:val="28"/>
          <w:szCs w:val="28"/>
        </w:rPr>
        <w:t xml:space="preserve"> внешние блоки кондиционеров;</w:t>
      </w:r>
    </w:p>
    <w:p w:rsidR="00303495" w:rsidRPr="001144EF" w:rsidRDefault="00303495" w:rsidP="00303495">
      <w:pPr>
        <w:pStyle w:val="ConsPlusNormal"/>
        <w:spacing w:before="240"/>
        <w:ind w:firstLine="540"/>
        <w:jc w:val="both"/>
        <w:rPr>
          <w:del w:id="295" w:author="Антон Хабиров" w:date="2021-01-20T01:41:00Z"/>
          <w:sz w:val="28"/>
          <w:szCs w:val="28"/>
        </w:rPr>
      </w:pPr>
      <w:r w:rsidRPr="001144EF">
        <w:rPr>
          <w:sz w:val="28"/>
          <w:szCs w:val="28"/>
        </w:rPr>
        <w:t xml:space="preserve">н) </w:t>
      </w:r>
      <w:del w:id="296" w:author="Антон Хабиров" w:date="2021-01-20T01:41:00Z">
        <w:r w:rsidRPr="001144EF">
          <w:rPr>
            <w:sz w:val="28"/>
            <w:szCs w:val="28"/>
          </w:rPr>
          <w:delText>загромождать и закрывать проходы к местам крепления спасательных устройств;</w:delText>
        </w:r>
      </w:del>
    </w:p>
    <w:p w:rsidR="00303495" w:rsidRPr="001144EF" w:rsidRDefault="00303495" w:rsidP="00303495">
      <w:pPr>
        <w:pStyle w:val="ConsPlusNormal"/>
        <w:jc w:val="both"/>
        <w:rPr>
          <w:del w:id="297" w:author="Антон Хабиров" w:date="2021-01-20T01:41:00Z"/>
          <w:sz w:val="28"/>
          <w:szCs w:val="28"/>
        </w:rPr>
      </w:pPr>
      <w:del w:id="298" w:author="Антон Хабиров" w:date="2021-01-20T01:41:00Z">
        <w:r w:rsidRPr="001144EF">
          <w:rPr>
            <w:sz w:val="28"/>
            <w:szCs w:val="28"/>
          </w:rPr>
          <w:delText>(пп. "н" введен Постановлением Правительства РФ от 17.02.2014 № 113)</w:delText>
        </w:r>
      </w:del>
    </w:p>
    <w:p w:rsidR="00303495" w:rsidRPr="001144EF" w:rsidRDefault="00303495" w:rsidP="00303495">
      <w:pPr>
        <w:pStyle w:val="ConsPlusNormal"/>
        <w:spacing w:before="240"/>
        <w:ind w:firstLine="540"/>
        <w:jc w:val="both"/>
        <w:rPr>
          <w:sz w:val="28"/>
          <w:szCs w:val="28"/>
        </w:rPr>
      </w:pPr>
      <w:del w:id="299" w:author="Антон Хабиров" w:date="2021-01-20T01:41:00Z">
        <w:r w:rsidRPr="001144EF">
          <w:rPr>
            <w:sz w:val="28"/>
            <w:szCs w:val="28"/>
          </w:rPr>
          <w:delText>о) изменять (без проведения в установленном законодательством Российской Федерации о градостроительной деятельности и законодательством Российской Федерации о пожарной безопасности порядке экспертизы проектной документации) предусмотренный документацией класс</w:delText>
        </w:r>
      </w:del>
      <w:ins w:id="300" w:author="Антон Хабиров" w:date="2021-01-20T01:41:00Z">
        <w:r w:rsidRPr="001144EF">
          <w:rPr>
            <w:sz w:val="28"/>
            <w:szCs w:val="28"/>
          </w:rPr>
          <w:t>эксплуатировать после изменения класса</w:t>
        </w:r>
      </w:ins>
      <w:r w:rsidRPr="001144EF">
        <w:rPr>
          <w:sz w:val="28"/>
          <w:szCs w:val="28"/>
        </w:rPr>
        <w:t xml:space="preserve"> функциональной пожарной опасности </w:t>
      </w:r>
      <w:del w:id="301" w:author="Антон Хабиров" w:date="2021-01-20T01:41:00Z">
        <w:r w:rsidRPr="001144EF">
          <w:rPr>
            <w:sz w:val="28"/>
            <w:szCs w:val="28"/>
          </w:rPr>
          <w:delText>зданий (</w:delText>
        </w:r>
      </w:del>
      <w:ins w:id="302" w:author="Антон Хабиров" w:date="2021-01-20T01:41:00Z">
        <w:r w:rsidRPr="001144EF">
          <w:rPr>
            <w:sz w:val="28"/>
            <w:szCs w:val="28"/>
          </w:rPr>
          <w:t xml:space="preserve">здания, </w:t>
        </w:r>
      </w:ins>
      <w:r w:rsidRPr="001144EF">
        <w:rPr>
          <w:sz w:val="28"/>
          <w:szCs w:val="28"/>
        </w:rPr>
        <w:t xml:space="preserve">сооружения, пожарные отсеки и части </w:t>
      </w:r>
      <w:del w:id="303" w:author="Антон Хабиров" w:date="2021-01-20T01:41:00Z">
        <w:r w:rsidRPr="001144EF">
          <w:rPr>
            <w:sz w:val="28"/>
            <w:szCs w:val="28"/>
          </w:rPr>
          <w:delText>зданий, сооружений -</w:delText>
        </w:r>
      </w:del>
      <w:ins w:id="304" w:author="Антон Хабиров" w:date="2021-01-20T01:41:00Z">
        <w:r w:rsidRPr="001144EF">
          <w:rPr>
            <w:sz w:val="28"/>
            <w:szCs w:val="28"/>
          </w:rPr>
          <w:t>здания, а также</w:t>
        </w:r>
      </w:ins>
      <w:r w:rsidRPr="001144EF">
        <w:rPr>
          <w:sz w:val="28"/>
          <w:szCs w:val="28"/>
        </w:rPr>
        <w:t xml:space="preserve"> помещения</w:t>
      </w:r>
      <w:del w:id="305" w:author="Антон Хабиров" w:date="2021-01-20T01:41:00Z">
        <w:r w:rsidRPr="001144EF">
          <w:rPr>
            <w:sz w:val="28"/>
            <w:szCs w:val="28"/>
          </w:rPr>
          <w:delText xml:space="preserve"> или группы помещений, функционально связанные между собой).</w:delText>
        </w:r>
      </w:del>
      <w:ins w:id="306" w:author="Антон Хабиров" w:date="2021-01-20T01:41:00Z">
        <w:r w:rsidRPr="001144EF">
          <w:rPr>
            <w:sz w:val="28"/>
            <w:szCs w:val="28"/>
          </w:rPr>
          <w:t>, не отвечающие нормативным документам по пожарной безопасности в соответствии с новым классом функциональной пожарной опасности;</w:t>
        </w:r>
      </w:ins>
    </w:p>
    <w:p w:rsidR="00303495" w:rsidRPr="001144EF" w:rsidRDefault="00303495" w:rsidP="00303495">
      <w:pPr>
        <w:pStyle w:val="ConsPlusNormal"/>
        <w:jc w:val="both"/>
        <w:rPr>
          <w:del w:id="307" w:author="Антон Хабиров" w:date="2021-01-20T01:41:00Z"/>
          <w:sz w:val="28"/>
          <w:szCs w:val="28"/>
        </w:rPr>
      </w:pPr>
      <w:del w:id="308" w:author="Антон Хабиров" w:date="2021-01-20T01:41:00Z">
        <w:r w:rsidRPr="001144EF">
          <w:rPr>
            <w:sz w:val="28"/>
            <w:szCs w:val="28"/>
          </w:rPr>
          <w:delText>(пп. "о" введен Постановлением Правительства РФ от 20.09.2016 № 947)</w:delText>
        </w:r>
      </w:del>
    </w:p>
    <w:p w:rsidR="00303495" w:rsidRPr="001144EF" w:rsidRDefault="00303495" w:rsidP="00303495">
      <w:pPr>
        <w:pStyle w:val="ConsPlusNormal"/>
        <w:spacing w:before="240"/>
        <w:ind w:firstLine="540"/>
        <w:jc w:val="both"/>
        <w:rPr>
          <w:ins w:id="309" w:author="Антон Хабиров" w:date="2021-01-20T01:41:00Z"/>
          <w:sz w:val="28"/>
          <w:szCs w:val="28"/>
        </w:rPr>
      </w:pPr>
      <w:del w:id="310" w:author="Антон Хабиров" w:date="2021-01-20T01:41:00Z">
        <w:r w:rsidRPr="001144EF">
          <w:rPr>
            <w:sz w:val="28"/>
            <w:szCs w:val="28"/>
          </w:rPr>
          <w:delText>24. Руководитель организации обеспечивает</w:delText>
        </w:r>
      </w:del>
      <w:ins w:id="311" w:author="Антон Хабиров" w:date="2021-01-20T01:41:00Z">
        <w:r w:rsidRPr="001144EF">
          <w:rPr>
            <w:sz w:val="28"/>
            <w:szCs w:val="28"/>
          </w:rPr>
          <w:t>о) проводить изменения, связанные с устройством систем противопожарной защиты, без разработки проектной документации, выполненной в соответствии с действующими на момент таких изменений нормативными документами по пожарной безопасности.</w:t>
        </w:r>
      </w:ins>
    </w:p>
    <w:p w:rsidR="00303495" w:rsidRPr="001144EF" w:rsidRDefault="00303495" w:rsidP="00303495">
      <w:pPr>
        <w:pStyle w:val="ConsPlusNormal"/>
        <w:spacing w:before="240"/>
        <w:ind w:firstLine="540"/>
        <w:jc w:val="both"/>
        <w:rPr>
          <w:ins w:id="312" w:author="Антон Хабиров" w:date="2021-01-20T01:41:00Z"/>
          <w:sz w:val="28"/>
          <w:szCs w:val="28"/>
        </w:rPr>
      </w:pPr>
      <w:ins w:id="313" w:author="Антон Хабиров" w:date="2021-01-20T01:41:00Z">
        <w:r w:rsidRPr="001144EF">
          <w:rPr>
            <w:sz w:val="28"/>
            <w:szCs w:val="28"/>
          </w:rPr>
          <w:t>17. Руководители организаций:</w:t>
        </w:r>
      </w:ins>
    </w:p>
    <w:p w:rsidR="00303495" w:rsidRPr="001144EF" w:rsidRDefault="00303495" w:rsidP="00303495">
      <w:pPr>
        <w:pStyle w:val="ConsPlusNormal"/>
        <w:spacing w:before="240"/>
        <w:ind w:firstLine="540"/>
        <w:jc w:val="both"/>
        <w:rPr>
          <w:sz w:val="28"/>
          <w:szCs w:val="28"/>
        </w:rPr>
      </w:pPr>
      <w:ins w:id="314" w:author="Антон Хабиров" w:date="2021-01-20T01:41:00Z">
        <w:r w:rsidRPr="001144EF">
          <w:rPr>
            <w:sz w:val="28"/>
            <w:szCs w:val="28"/>
          </w:rPr>
          <w:t>а) обеспечивают</w:t>
        </w:r>
      </w:ins>
      <w:r w:rsidRPr="001144EF">
        <w:rPr>
          <w:sz w:val="28"/>
          <w:szCs w:val="28"/>
        </w:rPr>
        <w:t xml:space="preserve"> содержание наружных пожарных лестниц</w:t>
      </w:r>
      <w:del w:id="315" w:author="Антон Хабиров" w:date="2021-01-20T01:41:00Z">
        <w:r w:rsidRPr="001144EF">
          <w:rPr>
            <w:sz w:val="28"/>
            <w:szCs w:val="28"/>
          </w:rPr>
          <w:delText xml:space="preserve"> и</w:delText>
        </w:r>
      </w:del>
      <w:ins w:id="316" w:author="Антон Хабиров" w:date="2021-01-20T01:41:00Z">
        <w:r w:rsidRPr="001144EF">
          <w:rPr>
            <w:sz w:val="28"/>
            <w:szCs w:val="28"/>
          </w:rPr>
          <w:t>, наружных открытых лестниц, предназначенных для эвакуации людей из зданий и сооружений при пожаре, а также</w:t>
        </w:r>
      </w:ins>
      <w:r w:rsidRPr="001144EF">
        <w:rPr>
          <w:sz w:val="28"/>
          <w:szCs w:val="28"/>
        </w:rPr>
        <w:t xml:space="preserve"> ограждений на крышах (покрытиях) зданий и сооружений в исправном состоянии, их очистку от снега и наледи в зимнее время</w:t>
      </w:r>
      <w:del w:id="317" w:author="Антон Хабиров" w:date="2021-01-20T01:41:00Z">
        <w:r w:rsidRPr="001144EF">
          <w:rPr>
            <w:sz w:val="28"/>
            <w:szCs w:val="28"/>
          </w:rPr>
          <w:delText>, организует не реже 1 раза в 5 лет проведение эксплуатационных испытаний пожарных лестниц и ограждений на крышах с составлением соответствующего протокола испытаний, а также периодического освидетельствования состояния средств спасения с высоты в соответствии с технической документацией или паспортом на такое изделие.</w:delText>
        </w:r>
      </w:del>
      <w:ins w:id="318" w:author="Антон Хабиров" w:date="2021-01-20T01:41:00Z">
        <w:r w:rsidRPr="001144EF">
          <w:rPr>
            <w:sz w:val="28"/>
            <w:szCs w:val="28"/>
          </w:rPr>
          <w:t>;</w:t>
        </w:r>
      </w:ins>
    </w:p>
    <w:p w:rsidR="00303495" w:rsidRPr="001144EF" w:rsidRDefault="00303495" w:rsidP="00303495">
      <w:pPr>
        <w:pStyle w:val="ConsPlusNormal"/>
        <w:jc w:val="both"/>
        <w:rPr>
          <w:del w:id="319" w:author="Антон Хабиров" w:date="2021-01-20T01:41:00Z"/>
          <w:sz w:val="28"/>
          <w:szCs w:val="28"/>
        </w:rPr>
      </w:pPr>
      <w:del w:id="320" w:author="Антон Хабиров" w:date="2021-01-20T01:41:00Z">
        <w:r w:rsidRPr="001144EF">
          <w:rPr>
            <w:sz w:val="28"/>
            <w:szCs w:val="28"/>
          </w:rPr>
          <w:delText>(в ред. Постановлений Правительства РФ от 17.02.2014 № 113, от 20.09.2016 № 947)</w:delText>
        </w:r>
      </w:del>
    </w:p>
    <w:p w:rsidR="00303495" w:rsidRPr="001144EF" w:rsidRDefault="00303495" w:rsidP="00303495">
      <w:pPr>
        <w:pStyle w:val="ConsPlusNormal"/>
        <w:spacing w:before="240"/>
        <w:ind w:firstLine="540"/>
        <w:jc w:val="both"/>
        <w:rPr>
          <w:ins w:id="321" w:author="Антон Хабиров" w:date="2021-01-20T01:41:00Z"/>
          <w:sz w:val="28"/>
          <w:szCs w:val="28"/>
        </w:rPr>
      </w:pPr>
      <w:ins w:id="322" w:author="Антон Хабиров" w:date="2021-01-20T01:41:00Z">
        <w:r w:rsidRPr="001144EF">
          <w:rPr>
            <w:sz w:val="28"/>
            <w:szCs w:val="28"/>
          </w:rPr>
          <w:t>б) организуют не реже 1 раза в 5 лет проведение эксплуатационных испытаний пожарных лестниц, наружных открытых лестниц, предназначенных для эвакуации людей из зданий и сооружений при пожаре, ограждений на крышах с составлением соответствующего протокола испытаний и внесением информации в журнал эксплуатации систем противопожарной защиты.</w:t>
        </w:r>
      </w:ins>
    </w:p>
    <w:p w:rsidR="00303495" w:rsidRPr="001144EF" w:rsidRDefault="00303495" w:rsidP="00303495">
      <w:pPr>
        <w:pStyle w:val="ConsPlusNormal"/>
        <w:spacing w:before="240"/>
        <w:ind w:firstLine="540"/>
        <w:jc w:val="both"/>
        <w:rPr>
          <w:del w:id="323" w:author="Антон Хабиров" w:date="2021-01-20T01:41:00Z"/>
          <w:sz w:val="28"/>
          <w:szCs w:val="28"/>
        </w:rPr>
      </w:pPr>
      <w:ins w:id="324" w:author="Антон Хабиров" w:date="2021-01-20T01:41:00Z">
        <w:r w:rsidRPr="001144EF">
          <w:rPr>
            <w:sz w:val="28"/>
            <w:szCs w:val="28"/>
          </w:rPr>
          <w:t>18</w:t>
        </w:r>
      </w:ins>
      <w:moveFromRangeStart w:id="325" w:author="Антон Хабиров" w:date="2021-01-20T01:41:00Z" w:name="move61999310"/>
      <w:moveFrom w:id="326" w:author="Антон Хабиров" w:date="2021-01-20T01:41:00Z">
        <w:r w:rsidRPr="001144EF">
          <w:rPr>
            <w:sz w:val="28"/>
            <w:szCs w:val="28"/>
          </w:rPr>
          <w:t xml:space="preserve">25. </w:t>
        </w:r>
      </w:moveFrom>
      <w:moveFromRangeEnd w:id="325"/>
      <w:del w:id="327" w:author="Антон Хабиров" w:date="2021-01-20T01:41:00Z">
        <w:r w:rsidRPr="001144EF">
          <w:rPr>
            <w:sz w:val="28"/>
            <w:szCs w:val="28"/>
          </w:rPr>
          <w:delText>Не допускается в помещениях с одним эвакуационным выходом одновременное пребывание более 50 человек. При этом в зданиях IV и V степени огнестойкости одновременное пребывание более 50 человек допускается только в помещениях 1-го этажа.</w:delText>
        </w:r>
      </w:del>
    </w:p>
    <w:p w:rsidR="00303495" w:rsidRPr="001144EF" w:rsidRDefault="00303495" w:rsidP="00303495">
      <w:pPr>
        <w:pStyle w:val="ConsPlusNormal"/>
        <w:spacing w:before="240"/>
        <w:ind w:firstLine="540"/>
        <w:jc w:val="both"/>
        <w:rPr>
          <w:sz w:val="28"/>
          <w:szCs w:val="28"/>
        </w:rPr>
      </w:pPr>
      <w:del w:id="328" w:author="Антон Хабиров" w:date="2021-01-20T01:41:00Z">
        <w:r w:rsidRPr="001144EF">
          <w:rPr>
            <w:sz w:val="28"/>
            <w:szCs w:val="28"/>
          </w:rPr>
          <w:lastRenderedPageBreak/>
          <w:delText>26</w:delText>
        </w:r>
      </w:del>
      <w:r w:rsidRPr="001144EF">
        <w:rPr>
          <w:sz w:val="28"/>
          <w:szCs w:val="28"/>
        </w:rPr>
        <w:t>. Приямки у оконных проемов подвальных и цокольных этажей зданий (сооружений) должны быть очищены от мусора и посторонних предметов.</w:t>
      </w:r>
    </w:p>
    <w:p w:rsidR="00303495" w:rsidRPr="001144EF" w:rsidRDefault="00303495" w:rsidP="00303495">
      <w:pPr>
        <w:pStyle w:val="ConsPlusNormal"/>
        <w:spacing w:before="240"/>
        <w:ind w:firstLine="540"/>
        <w:jc w:val="both"/>
        <w:rPr>
          <w:del w:id="329" w:author="Антон Хабиров" w:date="2021-01-20T01:41:00Z"/>
          <w:sz w:val="28"/>
          <w:szCs w:val="28"/>
        </w:rPr>
      </w:pPr>
      <w:del w:id="330" w:author="Антон Хабиров" w:date="2021-01-20T01:41:00Z">
        <w:r w:rsidRPr="001144EF">
          <w:rPr>
            <w:sz w:val="28"/>
            <w:szCs w:val="28"/>
          </w:rPr>
          <w:delText>27. Руководитель организации обеспечивает сбор использованных обтирочных материалов в контейнеры из негорючего материала с закрывающейся крышкой и удаление по окончании рабочей смены содержимого указанных контейнеров.</w:delText>
        </w:r>
      </w:del>
    </w:p>
    <w:p w:rsidR="00303495" w:rsidRPr="001144EF" w:rsidRDefault="00303495" w:rsidP="00303495">
      <w:pPr>
        <w:pStyle w:val="ConsPlusNormal"/>
        <w:spacing w:before="240"/>
        <w:ind w:firstLine="540"/>
        <w:jc w:val="both"/>
        <w:rPr>
          <w:ins w:id="331" w:author="Антон Хабиров" w:date="2021-01-20T01:41:00Z"/>
          <w:sz w:val="28"/>
          <w:szCs w:val="28"/>
        </w:rPr>
      </w:pPr>
      <w:del w:id="332" w:author="Антон Хабиров" w:date="2021-01-20T01:41:00Z">
        <w:r w:rsidRPr="001144EF">
          <w:rPr>
            <w:sz w:val="28"/>
            <w:szCs w:val="28"/>
          </w:rPr>
          <w:delText>28</w:delText>
        </w:r>
      </w:del>
      <w:ins w:id="333" w:author="Антон Хабиров" w:date="2021-01-20T01:41:00Z">
        <w:r w:rsidRPr="001144EF">
          <w:rPr>
            <w:sz w:val="28"/>
            <w:szCs w:val="28"/>
          </w:rPr>
          <w:t>Двери чердачных помещений, а также технических этажей, подполий и подвалов, в которых по условиям технологии не предусмотрено постоянное пребывание людей, закрываются на замок. На дверях указанных помещений размещается информация о месте хранения ключей.</w:t>
        </w:r>
      </w:ins>
    </w:p>
    <w:p w:rsidR="00303495" w:rsidRPr="001144EF" w:rsidRDefault="00303495" w:rsidP="00303495">
      <w:pPr>
        <w:pStyle w:val="ConsPlusNormal"/>
        <w:spacing w:before="240"/>
        <w:ind w:firstLine="540"/>
        <w:jc w:val="both"/>
        <w:rPr>
          <w:sz w:val="28"/>
          <w:szCs w:val="28"/>
        </w:rPr>
      </w:pPr>
      <w:ins w:id="334" w:author="Антон Хабиров" w:date="2021-01-20T01:41:00Z">
        <w:r w:rsidRPr="001144EF">
          <w:rPr>
            <w:sz w:val="28"/>
            <w:szCs w:val="28"/>
          </w:rPr>
          <w:t>19</w:t>
        </w:r>
      </w:ins>
      <w:r w:rsidRPr="001144EF">
        <w:rPr>
          <w:sz w:val="28"/>
          <w:szCs w:val="28"/>
        </w:rPr>
        <w:t xml:space="preserve">. </w:t>
      </w:r>
      <w:proofErr w:type="gramStart"/>
      <w:r w:rsidRPr="001144EF">
        <w:rPr>
          <w:sz w:val="28"/>
          <w:szCs w:val="28"/>
        </w:rPr>
        <w:t xml:space="preserve">Специальная одежда лиц, работающих с маслами, лаками, красками и другими легковоспламеняющимися и горючими жидкостями, хранится в подвешенном виде в </w:t>
      </w:r>
      <w:del w:id="335" w:author="Антон Хабиров" w:date="2021-01-20T01:41:00Z">
        <w:r w:rsidRPr="001144EF">
          <w:rPr>
            <w:sz w:val="28"/>
            <w:szCs w:val="28"/>
          </w:rPr>
          <w:delText xml:space="preserve">металлических </w:delText>
        </w:r>
      </w:del>
      <w:r w:rsidRPr="001144EF">
        <w:rPr>
          <w:sz w:val="28"/>
          <w:szCs w:val="28"/>
        </w:rPr>
        <w:t>шкафах</w:t>
      </w:r>
      <w:ins w:id="336" w:author="Антон Хабиров" w:date="2021-01-20T01:41:00Z">
        <w:r w:rsidRPr="001144EF">
          <w:rPr>
            <w:sz w:val="28"/>
            <w:szCs w:val="28"/>
          </w:rPr>
          <w:t>, выполненных из негорючих материалов</w:t>
        </w:r>
      </w:ins>
      <w:r w:rsidRPr="001144EF">
        <w:rPr>
          <w:sz w:val="28"/>
          <w:szCs w:val="28"/>
        </w:rPr>
        <w:t>, установленных в специально отведенных для этой цели местах.</w:t>
      </w:r>
      <w:proofErr w:type="gramEnd"/>
    </w:p>
    <w:p w:rsidR="00303495" w:rsidRPr="001144EF" w:rsidRDefault="00303495" w:rsidP="00303495">
      <w:pPr>
        <w:pStyle w:val="ConsPlusNormal"/>
        <w:spacing w:before="240"/>
        <w:ind w:firstLine="540"/>
        <w:jc w:val="both"/>
        <w:rPr>
          <w:ins w:id="337" w:author="Антон Хабиров" w:date="2021-01-20T01:41:00Z"/>
          <w:sz w:val="28"/>
          <w:szCs w:val="28"/>
        </w:rPr>
      </w:pPr>
      <w:del w:id="338" w:author="Антон Хабиров" w:date="2021-01-20T01:41:00Z">
        <w:r w:rsidRPr="001144EF">
          <w:rPr>
            <w:sz w:val="28"/>
            <w:szCs w:val="28"/>
          </w:rPr>
          <w:delText>29</w:delText>
        </w:r>
      </w:del>
      <w:ins w:id="339" w:author="Антон Хабиров" w:date="2021-01-20T01:41:00Z">
        <w:r w:rsidRPr="001144EF">
          <w:rPr>
            <w:sz w:val="28"/>
            <w:szCs w:val="28"/>
          </w:rPr>
          <w:t>Использованный при работе с маслами, лаками, красками и другими легковоспламеняющимися и горючими жидкостями обтирочный материал (ветошь, бумага и др.) после окончания работы должен храниться в металлических емкостях с плотно закрывающейся крышкой или утилизироваться в мусорный контейнер, установленный на площадке сбора бытовых отходов.</w:t>
        </w:r>
      </w:ins>
    </w:p>
    <w:p w:rsidR="00303495" w:rsidRPr="001144EF" w:rsidRDefault="00303495" w:rsidP="00303495">
      <w:pPr>
        <w:pStyle w:val="ConsPlusNormal"/>
        <w:spacing w:before="240"/>
        <w:ind w:firstLine="540"/>
        <w:jc w:val="both"/>
        <w:rPr>
          <w:ins w:id="340" w:author="Антон Хабиров" w:date="2021-01-20T01:41:00Z"/>
          <w:sz w:val="28"/>
          <w:szCs w:val="28"/>
        </w:rPr>
      </w:pPr>
      <w:ins w:id="341" w:author="Антон Хабиров" w:date="2021-01-20T01:41:00Z">
        <w:r w:rsidRPr="001144EF">
          <w:rPr>
            <w:sz w:val="28"/>
            <w:szCs w:val="28"/>
          </w:rPr>
          <w:t xml:space="preserve">Работа по очистке инструмента и оборудования с применением легковоспламеняющихся и горючих жидкостей производится </w:t>
        </w:r>
        <w:proofErr w:type="spellStart"/>
        <w:r w:rsidRPr="001144EF">
          <w:rPr>
            <w:sz w:val="28"/>
            <w:szCs w:val="28"/>
          </w:rPr>
          <w:t>пожаробезопасным</w:t>
        </w:r>
        <w:proofErr w:type="spellEnd"/>
        <w:r w:rsidRPr="001144EF">
          <w:rPr>
            <w:sz w:val="28"/>
            <w:szCs w:val="28"/>
          </w:rPr>
          <w:t xml:space="preserve"> способом, исключающим возможность искрообразования.</w:t>
        </w:r>
      </w:ins>
    </w:p>
    <w:p w:rsidR="00303495" w:rsidRPr="001144EF" w:rsidRDefault="00303495" w:rsidP="00303495">
      <w:pPr>
        <w:pStyle w:val="ConsPlusNormal"/>
        <w:spacing w:before="240"/>
        <w:ind w:firstLine="540"/>
        <w:jc w:val="both"/>
        <w:rPr>
          <w:sz w:val="28"/>
          <w:szCs w:val="28"/>
        </w:rPr>
      </w:pPr>
      <w:ins w:id="342" w:author="Антон Хабиров" w:date="2021-01-20T01:41:00Z">
        <w:r w:rsidRPr="001144EF">
          <w:rPr>
            <w:sz w:val="28"/>
            <w:szCs w:val="28"/>
          </w:rPr>
          <w:t>20</w:t>
        </w:r>
      </w:ins>
      <w:r w:rsidRPr="001144EF">
        <w:rPr>
          <w:sz w:val="28"/>
          <w:szCs w:val="28"/>
        </w:rPr>
        <w:t>. В зданиях с витражами высотой более одного этажа не допускается нарушение конструкций дымонепроницаемых негорючих диафрагм, установленных в витражах на уровне каждого этажа.</w:t>
      </w:r>
    </w:p>
    <w:p w:rsidR="00303495" w:rsidRPr="001144EF" w:rsidRDefault="00303495" w:rsidP="00303495">
      <w:pPr>
        <w:pStyle w:val="ConsPlusNormal"/>
        <w:spacing w:before="240"/>
        <w:ind w:firstLine="540"/>
        <w:jc w:val="both"/>
        <w:rPr>
          <w:sz w:val="28"/>
          <w:szCs w:val="28"/>
        </w:rPr>
      </w:pPr>
      <w:del w:id="343" w:author="Антон Хабиров" w:date="2021-01-20T01:41:00Z">
        <w:r w:rsidRPr="001144EF">
          <w:rPr>
            <w:sz w:val="28"/>
            <w:szCs w:val="28"/>
          </w:rPr>
          <w:delText>30</w:delText>
        </w:r>
      </w:del>
      <w:ins w:id="344" w:author="Антон Хабиров" w:date="2021-01-20T01:41:00Z">
        <w:r w:rsidRPr="001144EF">
          <w:rPr>
            <w:sz w:val="28"/>
            <w:szCs w:val="28"/>
          </w:rPr>
          <w:t>21</w:t>
        </w:r>
      </w:ins>
      <w:r w:rsidRPr="001144EF">
        <w:rPr>
          <w:sz w:val="28"/>
          <w:szCs w:val="28"/>
        </w:rPr>
        <w:t xml:space="preserve">. Руководитель организации при проведении мероприятий с </w:t>
      </w:r>
      <w:del w:id="345" w:author="Антон Хабиров" w:date="2021-01-20T01:41:00Z">
        <w:r w:rsidRPr="001144EF">
          <w:rPr>
            <w:sz w:val="28"/>
            <w:szCs w:val="28"/>
          </w:rPr>
          <w:delText>массовым пребыванием людей (дискотеки, торжества, представления</w:delText>
        </w:r>
      </w:del>
      <w:ins w:id="346" w:author="Антон Хабиров" w:date="2021-01-20T01:41:00Z">
        <w:r w:rsidRPr="001144EF">
          <w:rPr>
            <w:sz w:val="28"/>
            <w:szCs w:val="28"/>
          </w:rPr>
          <w:t>участием 50 человек</w:t>
        </w:r>
      </w:ins>
      <w:r w:rsidRPr="001144EF">
        <w:rPr>
          <w:sz w:val="28"/>
          <w:szCs w:val="28"/>
        </w:rPr>
        <w:t xml:space="preserve"> и </w:t>
      </w:r>
      <w:del w:id="347" w:author="Антон Хабиров" w:date="2021-01-20T01:41:00Z">
        <w:r w:rsidRPr="001144EF">
          <w:rPr>
            <w:sz w:val="28"/>
            <w:szCs w:val="28"/>
          </w:rPr>
          <w:delText>др.)</w:delText>
        </w:r>
      </w:del>
      <w:ins w:id="348" w:author="Антон Хабиров" w:date="2021-01-20T01:41:00Z">
        <w:r w:rsidRPr="001144EF">
          <w:rPr>
            <w:sz w:val="28"/>
            <w:szCs w:val="28"/>
          </w:rPr>
          <w:t>более (далее - мероприятия с массовым пребыванием людей)</w:t>
        </w:r>
      </w:ins>
      <w:r w:rsidRPr="001144EF">
        <w:rPr>
          <w:sz w:val="28"/>
          <w:szCs w:val="28"/>
        </w:rPr>
        <w:t xml:space="preserve"> обеспечивает:</w:t>
      </w:r>
    </w:p>
    <w:p w:rsidR="00303495" w:rsidRPr="001144EF" w:rsidRDefault="00303495" w:rsidP="00303495">
      <w:pPr>
        <w:pStyle w:val="ConsPlusNormal"/>
        <w:spacing w:before="240"/>
        <w:ind w:firstLine="540"/>
        <w:jc w:val="both"/>
        <w:rPr>
          <w:sz w:val="28"/>
          <w:szCs w:val="28"/>
        </w:rPr>
      </w:pPr>
      <w:del w:id="349" w:author="Антон Хабиров" w:date="2021-01-20T01:41:00Z">
        <w:r w:rsidRPr="001144EF">
          <w:rPr>
            <w:sz w:val="28"/>
            <w:szCs w:val="28"/>
          </w:rPr>
          <w:delText xml:space="preserve">а) </w:delText>
        </w:r>
      </w:del>
      <w:r w:rsidRPr="001144EF">
        <w:rPr>
          <w:sz w:val="28"/>
          <w:szCs w:val="28"/>
        </w:rPr>
        <w:t xml:space="preserve">осмотр помещений перед началом мероприятий </w:t>
      </w:r>
      <w:del w:id="350" w:author="Антон Хабиров" w:date="2021-01-20T01:41:00Z">
        <w:r w:rsidRPr="001144EF">
          <w:rPr>
            <w:sz w:val="28"/>
            <w:szCs w:val="28"/>
          </w:rPr>
          <w:delText xml:space="preserve">в целях определения их готовности в </w:delText>
        </w:r>
      </w:del>
      <w:ins w:id="351" w:author="Антон Хабиров" w:date="2021-01-20T01:41:00Z">
        <w:r w:rsidRPr="001144EF">
          <w:rPr>
            <w:sz w:val="28"/>
            <w:szCs w:val="28"/>
          </w:rPr>
          <w:t xml:space="preserve">с массовым пребыванием людей в </w:t>
        </w:r>
      </w:ins>
      <w:r w:rsidRPr="001144EF">
        <w:rPr>
          <w:sz w:val="28"/>
          <w:szCs w:val="28"/>
        </w:rPr>
        <w:t>части соблюдения мер пожарной безопасности;</w:t>
      </w:r>
    </w:p>
    <w:p w:rsidR="00303495" w:rsidRPr="001144EF" w:rsidRDefault="00303495" w:rsidP="00303495">
      <w:pPr>
        <w:pStyle w:val="ConsPlusNormal"/>
        <w:spacing w:before="240"/>
        <w:ind w:firstLine="540"/>
        <w:jc w:val="both"/>
        <w:rPr>
          <w:sz w:val="28"/>
          <w:szCs w:val="28"/>
        </w:rPr>
      </w:pPr>
      <w:del w:id="352" w:author="Антон Хабиров" w:date="2021-01-20T01:41:00Z">
        <w:r w:rsidRPr="001144EF">
          <w:rPr>
            <w:sz w:val="28"/>
            <w:szCs w:val="28"/>
          </w:rPr>
          <w:delText xml:space="preserve">б) </w:delText>
        </w:r>
      </w:del>
      <w:r w:rsidRPr="001144EF">
        <w:rPr>
          <w:sz w:val="28"/>
          <w:szCs w:val="28"/>
        </w:rPr>
        <w:t>дежурство ответственных лиц на сцене и в зальных помещениях.</w:t>
      </w:r>
    </w:p>
    <w:p w:rsidR="00303495" w:rsidRPr="001144EF" w:rsidRDefault="00303495" w:rsidP="00303495">
      <w:pPr>
        <w:pStyle w:val="ConsPlusNormal"/>
        <w:spacing w:before="240"/>
        <w:ind w:firstLine="540"/>
        <w:jc w:val="both"/>
        <w:rPr>
          <w:del w:id="353" w:author="Антон Хабиров" w:date="2021-01-20T01:41:00Z"/>
          <w:sz w:val="28"/>
          <w:szCs w:val="28"/>
        </w:rPr>
      </w:pPr>
      <w:del w:id="354" w:author="Антон Хабиров" w:date="2021-01-20T01:41:00Z">
        <w:r w:rsidRPr="001144EF">
          <w:rPr>
            <w:sz w:val="28"/>
            <w:szCs w:val="28"/>
          </w:rPr>
          <w:delText>31. При проведении мероприятий с массовым пребыванием людей в зданиях IV и V степеней огнестойкости допускается использовать только помещения, расположенные на 1-м и 2-м этажах, а при проведении указанных мероприятий для детей ясельного возраста и детей с нарушением зрения и слуха - только на 1-м этаже.</w:delText>
        </w:r>
      </w:del>
    </w:p>
    <w:p w:rsidR="00303495" w:rsidRPr="001144EF" w:rsidRDefault="00303495" w:rsidP="00303495">
      <w:pPr>
        <w:pStyle w:val="ConsPlusNormal"/>
        <w:jc w:val="both"/>
        <w:rPr>
          <w:del w:id="355" w:author="Антон Хабиров" w:date="2021-01-20T01:41:00Z"/>
          <w:sz w:val="28"/>
          <w:szCs w:val="28"/>
        </w:rPr>
      </w:pPr>
      <w:del w:id="356"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r w:rsidRPr="001144EF">
        <w:rPr>
          <w:sz w:val="28"/>
          <w:szCs w:val="28"/>
        </w:rPr>
        <w:lastRenderedPageBreak/>
        <w:t xml:space="preserve">В помещениях без электрического освещения мероприятия с массовым </w:t>
      </w:r>
      <w:del w:id="357" w:author="Антон Хабиров" w:date="2021-01-20T01:41:00Z">
        <w:r w:rsidRPr="001144EF">
          <w:rPr>
            <w:sz w:val="28"/>
            <w:szCs w:val="28"/>
          </w:rPr>
          <w:delText>участием</w:delText>
        </w:r>
      </w:del>
      <w:ins w:id="358" w:author="Антон Хабиров" w:date="2021-01-20T01:41:00Z">
        <w:r w:rsidRPr="001144EF">
          <w:rPr>
            <w:sz w:val="28"/>
            <w:szCs w:val="28"/>
          </w:rPr>
          <w:t>пребыванием</w:t>
        </w:r>
      </w:ins>
      <w:r w:rsidRPr="001144EF">
        <w:rPr>
          <w:sz w:val="28"/>
          <w:szCs w:val="28"/>
        </w:rPr>
        <w:t xml:space="preserve"> людей проводятся только в светлое время суток.</w:t>
      </w:r>
      <w:ins w:id="359" w:author="Антон Хабиров" w:date="2021-01-20T01:41:00Z">
        <w:r w:rsidRPr="001144EF">
          <w:rPr>
            <w:sz w:val="28"/>
            <w:szCs w:val="28"/>
          </w:rPr>
          <w:t xml:space="preserve"> В этих помещениях должно быть обеспечено естественное освещение.</w:t>
        </w:r>
      </w:ins>
    </w:p>
    <w:p w:rsidR="00303495" w:rsidRPr="001144EF" w:rsidRDefault="00303495" w:rsidP="00303495">
      <w:pPr>
        <w:pStyle w:val="ConsPlusNormal"/>
        <w:spacing w:before="240"/>
        <w:ind w:firstLine="540"/>
        <w:jc w:val="both"/>
        <w:rPr>
          <w:sz w:val="28"/>
          <w:szCs w:val="28"/>
        </w:rPr>
      </w:pPr>
      <w:r w:rsidRPr="001144EF">
        <w:rPr>
          <w:sz w:val="28"/>
          <w:szCs w:val="28"/>
        </w:rPr>
        <w:t xml:space="preserve">На мероприятиях </w:t>
      </w:r>
      <w:del w:id="360" w:author="Антон Хабиров" w:date="2021-01-20T01:41:00Z">
        <w:r w:rsidRPr="001144EF">
          <w:rPr>
            <w:sz w:val="28"/>
            <w:szCs w:val="28"/>
          </w:rPr>
          <w:delText>могут применяться</w:delText>
        </w:r>
      </w:del>
      <w:ins w:id="361" w:author="Антон Хабиров" w:date="2021-01-20T01:41:00Z">
        <w:r w:rsidRPr="001144EF">
          <w:rPr>
            <w:sz w:val="28"/>
            <w:szCs w:val="28"/>
          </w:rPr>
          <w:t>с массовым пребыванием людей применяются</w:t>
        </w:r>
      </w:ins>
      <w:r w:rsidRPr="001144EF">
        <w:rPr>
          <w:sz w:val="28"/>
          <w:szCs w:val="28"/>
        </w:rPr>
        <w:t xml:space="preserve"> электрические гирлянды и иллюминация, имеющие </w:t>
      </w:r>
      <w:del w:id="362" w:author="Антон Хабиров" w:date="2021-01-20T01:41:00Z">
        <w:r w:rsidRPr="001144EF">
          <w:rPr>
            <w:sz w:val="28"/>
            <w:szCs w:val="28"/>
          </w:rPr>
          <w:delText>соответствующий сертификат</w:delText>
        </w:r>
      </w:del>
      <w:ins w:id="363" w:author="Антон Хабиров" w:date="2021-01-20T01:41:00Z">
        <w:r w:rsidRPr="001144EF">
          <w:rPr>
            <w:sz w:val="28"/>
            <w:szCs w:val="28"/>
          </w:rPr>
          <w:t>соответствующие сертификаты</w:t>
        </w:r>
      </w:ins>
      <w:r w:rsidRPr="001144EF">
        <w:rPr>
          <w:sz w:val="28"/>
          <w:szCs w:val="28"/>
        </w:rPr>
        <w:t xml:space="preserve"> соответствия.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При обнаружении неисправности в иллюминации или гирляндах (нагрев и повреждение изоляции проводов, искрение и др.) </w:t>
      </w:r>
      <w:del w:id="364" w:author="Антон Хабиров" w:date="2021-01-20T01:41:00Z">
        <w:r w:rsidRPr="001144EF">
          <w:rPr>
            <w:sz w:val="28"/>
            <w:szCs w:val="28"/>
          </w:rPr>
          <w:delText>они должны быть</w:delText>
        </w:r>
      </w:del>
      <w:ins w:id="365" w:author="Антон Хабиров" w:date="2021-01-20T01:41:00Z">
        <w:r w:rsidRPr="001144EF">
          <w:rPr>
            <w:sz w:val="28"/>
            <w:szCs w:val="28"/>
          </w:rPr>
          <w:t>иллюминации или гирлянды</w:t>
        </w:r>
      </w:ins>
      <w:r w:rsidRPr="001144EF">
        <w:rPr>
          <w:sz w:val="28"/>
          <w:szCs w:val="28"/>
        </w:rPr>
        <w:t xml:space="preserve"> немедленно </w:t>
      </w:r>
      <w:del w:id="366" w:author="Антон Хабиров" w:date="2021-01-20T01:41:00Z">
        <w:r w:rsidRPr="001144EF">
          <w:rPr>
            <w:sz w:val="28"/>
            <w:szCs w:val="28"/>
          </w:rPr>
          <w:delText>обесточены</w:delText>
        </w:r>
      </w:del>
      <w:ins w:id="367" w:author="Антон Хабиров" w:date="2021-01-20T01:41:00Z">
        <w:r w:rsidRPr="001144EF">
          <w:rPr>
            <w:sz w:val="28"/>
            <w:szCs w:val="28"/>
          </w:rPr>
          <w:t>обесточиваются</w:t>
        </w:r>
      </w:ins>
      <w:r w:rsidRPr="001144EF">
        <w:rPr>
          <w:sz w:val="28"/>
          <w:szCs w:val="28"/>
        </w:rPr>
        <w:t>.</w:t>
      </w:r>
    </w:p>
    <w:p w:rsidR="00303495" w:rsidRPr="001144EF" w:rsidRDefault="00303495" w:rsidP="00303495">
      <w:pPr>
        <w:pStyle w:val="ConsPlusNormal"/>
        <w:jc w:val="both"/>
        <w:rPr>
          <w:del w:id="368" w:author="Антон Хабиров" w:date="2021-01-20T01:41:00Z"/>
          <w:sz w:val="28"/>
          <w:szCs w:val="28"/>
        </w:rPr>
      </w:pPr>
      <w:del w:id="369"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Новогодняя елка </w:t>
      </w:r>
      <w:del w:id="370" w:author="Антон Хабиров" w:date="2021-01-20T01:41:00Z">
        <w:r w:rsidRPr="001144EF">
          <w:rPr>
            <w:sz w:val="28"/>
            <w:szCs w:val="28"/>
          </w:rPr>
          <w:delText>должна устанавливаться</w:delText>
        </w:r>
      </w:del>
      <w:ins w:id="371" w:author="Антон Хабиров" w:date="2021-01-20T01:41:00Z">
        <w:r w:rsidRPr="001144EF">
          <w:rPr>
            <w:sz w:val="28"/>
            <w:szCs w:val="28"/>
          </w:rPr>
          <w:t>устанавливается</w:t>
        </w:r>
      </w:ins>
      <w:r w:rsidRPr="001144EF">
        <w:rPr>
          <w:sz w:val="28"/>
          <w:szCs w:val="28"/>
        </w:rPr>
        <w:t xml:space="preserve"> на устойчивом основании и не </w:t>
      </w:r>
      <w:ins w:id="372" w:author="Антон Хабиров" w:date="2021-01-20T01:41:00Z">
        <w:r w:rsidRPr="001144EF">
          <w:rPr>
            <w:sz w:val="28"/>
            <w:szCs w:val="28"/>
          </w:rPr>
          <w:t xml:space="preserve">должна </w:t>
        </w:r>
      </w:ins>
      <w:r w:rsidRPr="001144EF">
        <w:rPr>
          <w:sz w:val="28"/>
          <w:szCs w:val="28"/>
        </w:rPr>
        <w:t xml:space="preserve">загромождать </w:t>
      </w:r>
      <w:del w:id="373" w:author="Антон Хабиров" w:date="2021-01-20T01:41:00Z">
        <w:r w:rsidRPr="001144EF">
          <w:rPr>
            <w:sz w:val="28"/>
            <w:szCs w:val="28"/>
          </w:rPr>
          <w:delText>выход</w:delText>
        </w:r>
      </w:del>
      <w:ins w:id="374" w:author="Антон Хабиров" w:date="2021-01-20T01:41:00Z">
        <w:r w:rsidRPr="001144EF">
          <w:rPr>
            <w:sz w:val="28"/>
            <w:szCs w:val="28"/>
          </w:rPr>
          <w:t>эвакуационные пути и выходы</w:t>
        </w:r>
      </w:ins>
      <w:r w:rsidRPr="001144EF">
        <w:rPr>
          <w:sz w:val="28"/>
          <w:szCs w:val="28"/>
        </w:rPr>
        <w:t xml:space="preserve"> из помещения. Ветки елки должны находиться на расстоянии не менее 1 метра от стен и потолков</w:t>
      </w:r>
      <w:ins w:id="375" w:author="Антон Хабиров" w:date="2021-01-20T01:41:00Z">
        <w:r w:rsidRPr="001144EF">
          <w:rPr>
            <w:sz w:val="28"/>
            <w:szCs w:val="28"/>
          </w:rPr>
          <w:t>, а также приборов систем отопления и кондиционирования</w:t>
        </w:r>
      </w:ins>
      <w:r w:rsidRPr="001144EF">
        <w:rPr>
          <w:sz w:val="28"/>
          <w:szCs w:val="28"/>
        </w:rPr>
        <w:t>.</w:t>
      </w:r>
    </w:p>
    <w:p w:rsidR="00303495" w:rsidRPr="001144EF" w:rsidRDefault="00303495" w:rsidP="00303495">
      <w:pPr>
        <w:pStyle w:val="ConsPlusNormal"/>
        <w:spacing w:before="240"/>
        <w:ind w:firstLine="540"/>
        <w:jc w:val="both"/>
        <w:rPr>
          <w:sz w:val="28"/>
          <w:szCs w:val="28"/>
        </w:rPr>
      </w:pPr>
      <w:del w:id="376" w:author="Антон Хабиров" w:date="2021-01-20T01:41:00Z">
        <w:r w:rsidRPr="001144EF">
          <w:rPr>
            <w:sz w:val="28"/>
            <w:szCs w:val="28"/>
          </w:rPr>
          <w:delText xml:space="preserve">32. При проведении мероприятий </w:delText>
        </w:r>
      </w:del>
      <w:ins w:id="377" w:author="Антон Хабиров" w:date="2021-01-20T01:41:00Z">
        <w:r w:rsidRPr="001144EF">
          <w:rPr>
            <w:sz w:val="28"/>
            <w:szCs w:val="28"/>
          </w:rPr>
          <w:t xml:space="preserve">22. На объектах защиты </w:t>
        </w:r>
      </w:ins>
      <w:r w:rsidRPr="001144EF">
        <w:rPr>
          <w:sz w:val="28"/>
          <w:szCs w:val="28"/>
        </w:rPr>
        <w:t xml:space="preserve">с массовым пребыванием людей </w:t>
      </w:r>
      <w:del w:id="378" w:author="Антон Хабиров" w:date="2021-01-20T01:41:00Z">
        <w:r w:rsidRPr="001144EF">
          <w:rPr>
            <w:sz w:val="28"/>
            <w:szCs w:val="28"/>
          </w:rPr>
          <w:delText xml:space="preserve">в помещениях </w:delText>
        </w:r>
      </w:del>
      <w:r w:rsidRPr="001144EF">
        <w:rPr>
          <w:sz w:val="28"/>
          <w:szCs w:val="28"/>
        </w:rPr>
        <w:t>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применять </w:t>
      </w:r>
      <w:del w:id="379" w:author="Антон Хабиров" w:date="2021-01-20T01:41:00Z">
        <w:r w:rsidRPr="001144EF">
          <w:rPr>
            <w:sz w:val="28"/>
            <w:szCs w:val="28"/>
          </w:rPr>
          <w:delText xml:space="preserve">пиротехнические изделия, за исключением хлопушек и бенгальских свечей, соответствующих I классу опасности по техническому регламенту Таможенного союза "О безопасности пиротехнических изделий", </w:delText>
        </w:r>
      </w:del>
      <w:r w:rsidRPr="001144EF">
        <w:rPr>
          <w:sz w:val="28"/>
          <w:szCs w:val="28"/>
        </w:rPr>
        <w:t>дуговые прожекторы со степенью защиты менее IP54 и свечи (кроме культовых сооружений);</w:t>
      </w:r>
    </w:p>
    <w:p w:rsidR="00303495" w:rsidRPr="001144EF" w:rsidRDefault="00303495" w:rsidP="00303495">
      <w:pPr>
        <w:pStyle w:val="ConsPlusNormal"/>
        <w:jc w:val="both"/>
        <w:rPr>
          <w:del w:id="380" w:author="Антон Хабиров" w:date="2021-01-20T01:41:00Z"/>
          <w:sz w:val="28"/>
          <w:szCs w:val="28"/>
        </w:rPr>
      </w:pPr>
      <w:del w:id="381" w:author="Антон Хабиров" w:date="2021-01-20T01:41:00Z">
        <w:r w:rsidRPr="001144EF">
          <w:rPr>
            <w:sz w:val="28"/>
            <w:szCs w:val="28"/>
          </w:rPr>
          <w:delText>(пп. "а" в ред. Постановления Правительства РФ от 20.09.2016 № 947)</w:delText>
        </w:r>
      </w:del>
    </w:p>
    <w:p w:rsidR="00303495" w:rsidRPr="001144EF" w:rsidRDefault="00303495" w:rsidP="00303495">
      <w:pPr>
        <w:pStyle w:val="ConsPlusNormal"/>
        <w:spacing w:before="240"/>
        <w:ind w:firstLine="540"/>
        <w:jc w:val="both"/>
        <w:rPr>
          <w:del w:id="382" w:author="Антон Хабиров" w:date="2021-01-20T01:41:00Z"/>
          <w:sz w:val="28"/>
          <w:szCs w:val="28"/>
        </w:rPr>
      </w:pPr>
      <w:del w:id="383" w:author="Антон Хабиров" w:date="2021-01-20T01:41:00Z">
        <w:r w:rsidRPr="001144EF">
          <w:rPr>
            <w:sz w:val="28"/>
            <w:szCs w:val="28"/>
          </w:rPr>
          <w:delText>б) утратил силу. - Постановление Правительства РФ от 20.09.2016 № 947;</w:delText>
        </w:r>
      </w:del>
    </w:p>
    <w:p w:rsidR="00303495" w:rsidRPr="001144EF" w:rsidRDefault="00303495" w:rsidP="00303495">
      <w:pPr>
        <w:pStyle w:val="ConsPlusNormal"/>
        <w:spacing w:before="240"/>
        <w:ind w:firstLine="540"/>
        <w:jc w:val="both"/>
        <w:rPr>
          <w:sz w:val="28"/>
          <w:szCs w:val="28"/>
        </w:rPr>
      </w:pPr>
      <w:del w:id="384" w:author="Антон Хабиров" w:date="2021-01-20T01:41:00Z">
        <w:r w:rsidRPr="001144EF">
          <w:rPr>
            <w:sz w:val="28"/>
            <w:szCs w:val="28"/>
          </w:rPr>
          <w:delText>в</w:delText>
        </w:r>
      </w:del>
      <w:ins w:id="385" w:author="Антон Хабиров" w:date="2021-01-20T01:41:00Z">
        <w:r w:rsidRPr="001144EF">
          <w:rPr>
            <w:sz w:val="28"/>
            <w:szCs w:val="28"/>
          </w:rPr>
          <w:t>б</w:t>
        </w:r>
      </w:ins>
      <w:r w:rsidRPr="001144EF">
        <w:rPr>
          <w:sz w:val="28"/>
          <w:szCs w:val="28"/>
        </w:rPr>
        <w:t xml:space="preserve">) проводить перед началом или во время </w:t>
      </w:r>
      <w:del w:id="386" w:author="Антон Хабиров" w:date="2021-01-20T01:41:00Z">
        <w:r w:rsidRPr="001144EF">
          <w:rPr>
            <w:sz w:val="28"/>
            <w:szCs w:val="28"/>
          </w:rPr>
          <w:delText>представлений</w:delText>
        </w:r>
      </w:del>
      <w:ins w:id="387" w:author="Антон Хабиров" w:date="2021-01-20T01:41:00Z">
        <w:r w:rsidRPr="001144EF">
          <w:rPr>
            <w:sz w:val="28"/>
            <w:szCs w:val="28"/>
          </w:rPr>
          <w:t>представления</w:t>
        </w:r>
      </w:ins>
      <w:r w:rsidRPr="001144EF">
        <w:rPr>
          <w:sz w:val="28"/>
          <w:szCs w:val="28"/>
        </w:rPr>
        <w:t xml:space="preserve"> огневые, покрасочные и другие пожароопасные и </w:t>
      </w:r>
      <w:proofErr w:type="spellStart"/>
      <w:r w:rsidRPr="001144EF">
        <w:rPr>
          <w:sz w:val="28"/>
          <w:szCs w:val="28"/>
        </w:rPr>
        <w:t>пожаровзрывоопасные</w:t>
      </w:r>
      <w:proofErr w:type="spellEnd"/>
      <w:r w:rsidRPr="001144EF">
        <w:rPr>
          <w:sz w:val="28"/>
          <w:szCs w:val="28"/>
        </w:rPr>
        <w:t xml:space="preserve"> работы;</w:t>
      </w:r>
    </w:p>
    <w:p w:rsidR="00303495" w:rsidRPr="001144EF" w:rsidRDefault="00303495" w:rsidP="00303495">
      <w:pPr>
        <w:pStyle w:val="ConsPlusNormal"/>
        <w:spacing w:before="240"/>
        <w:ind w:firstLine="540"/>
        <w:jc w:val="both"/>
        <w:rPr>
          <w:sz w:val="28"/>
          <w:szCs w:val="28"/>
        </w:rPr>
      </w:pPr>
      <w:del w:id="388" w:author="Антон Хабиров" w:date="2021-01-20T01:41:00Z">
        <w:r w:rsidRPr="001144EF">
          <w:rPr>
            <w:sz w:val="28"/>
            <w:szCs w:val="28"/>
          </w:rPr>
          <w:delText>г</w:delText>
        </w:r>
      </w:del>
      <w:ins w:id="389" w:author="Антон Хабиров" w:date="2021-01-20T01:41:00Z">
        <w:r w:rsidRPr="001144EF">
          <w:rPr>
            <w:sz w:val="28"/>
            <w:szCs w:val="28"/>
          </w:rPr>
          <w:t>в</w:t>
        </w:r>
      </w:ins>
      <w:r w:rsidRPr="001144EF">
        <w:rPr>
          <w:sz w:val="28"/>
          <w:szCs w:val="28"/>
        </w:rPr>
        <w:t>) уменьшать ширину проходов между рядами и устанавливать в проходах дополнительные кресла, стулья и др.;</w:t>
      </w:r>
    </w:p>
    <w:p w:rsidR="00303495" w:rsidRPr="001144EF" w:rsidRDefault="00303495" w:rsidP="00303495">
      <w:pPr>
        <w:pStyle w:val="ConsPlusNormal"/>
        <w:spacing w:before="240"/>
        <w:ind w:firstLine="540"/>
        <w:jc w:val="both"/>
        <w:rPr>
          <w:del w:id="390" w:author="Антон Хабиров" w:date="2021-01-20T01:41:00Z"/>
          <w:sz w:val="28"/>
          <w:szCs w:val="28"/>
        </w:rPr>
      </w:pPr>
      <w:del w:id="391" w:author="Антон Хабиров" w:date="2021-01-20T01:41:00Z">
        <w:r w:rsidRPr="001144EF">
          <w:rPr>
            <w:sz w:val="28"/>
            <w:szCs w:val="28"/>
          </w:rPr>
          <w:delText>д) полностью гасить свет в помещении во время спектаклей или представлений;</w:delText>
        </w:r>
      </w:del>
    </w:p>
    <w:p w:rsidR="00303495" w:rsidRPr="001144EF" w:rsidRDefault="00303495" w:rsidP="00303495">
      <w:pPr>
        <w:pStyle w:val="ConsPlusNormal"/>
        <w:spacing w:before="240"/>
        <w:ind w:firstLine="540"/>
        <w:jc w:val="both"/>
        <w:rPr>
          <w:del w:id="392" w:author="Антон Хабиров" w:date="2021-01-20T01:41:00Z"/>
          <w:sz w:val="28"/>
          <w:szCs w:val="28"/>
        </w:rPr>
      </w:pPr>
      <w:del w:id="393" w:author="Антон Хабиров" w:date="2021-01-20T01:41:00Z">
        <w:r w:rsidRPr="001144EF">
          <w:rPr>
            <w:sz w:val="28"/>
            <w:szCs w:val="28"/>
          </w:rPr>
          <w:delText>е) допускать нарушения установленных норм заполнения помещений людьми.</w:delText>
        </w:r>
      </w:del>
    </w:p>
    <w:p w:rsidR="00303495" w:rsidRPr="001144EF" w:rsidRDefault="00303495" w:rsidP="00303495">
      <w:pPr>
        <w:pStyle w:val="ConsPlusNormal"/>
        <w:spacing w:before="240"/>
        <w:ind w:firstLine="540"/>
        <w:jc w:val="both"/>
        <w:rPr>
          <w:ins w:id="394" w:author="Антон Хабиров" w:date="2021-01-20T01:41:00Z"/>
          <w:sz w:val="28"/>
          <w:szCs w:val="28"/>
        </w:rPr>
      </w:pPr>
      <w:del w:id="395" w:author="Антон Хабиров" w:date="2021-01-20T01:41:00Z">
        <w:r w:rsidRPr="001144EF">
          <w:rPr>
            <w:sz w:val="28"/>
            <w:szCs w:val="28"/>
          </w:rPr>
          <w:delText>33</w:delText>
        </w:r>
      </w:del>
      <w:ins w:id="396" w:author="Антон Хабиров" w:date="2021-01-20T01:41:00Z">
        <w:r w:rsidRPr="001144EF">
          <w:rPr>
            <w:sz w:val="28"/>
            <w:szCs w:val="28"/>
          </w:rPr>
          <w:t>г) превышать нормативное количество одновременно находящихся людей в залах (помещениях) и (или) количество, определенное расчетом, исходя из условий обеспечения безопасной эвакуации людей при пожаре. При отсутствии нормативных требований о максимальном допустимом количестве людей в помещении следует исходить из расчета не менее 1 кв. метра на одного человека.</w:t>
        </w:r>
      </w:ins>
    </w:p>
    <w:p w:rsidR="00303495" w:rsidRPr="001144EF" w:rsidRDefault="00303495" w:rsidP="00303495">
      <w:pPr>
        <w:pStyle w:val="ConsPlusNormal"/>
        <w:spacing w:before="240"/>
        <w:ind w:firstLine="540"/>
        <w:jc w:val="both"/>
        <w:rPr>
          <w:sz w:val="28"/>
          <w:szCs w:val="28"/>
        </w:rPr>
      </w:pPr>
      <w:ins w:id="397" w:author="Антон Хабиров" w:date="2021-01-20T01:41:00Z">
        <w:r w:rsidRPr="001144EF">
          <w:rPr>
            <w:sz w:val="28"/>
            <w:szCs w:val="28"/>
          </w:rPr>
          <w:t>23</w:t>
        </w:r>
      </w:ins>
      <w:r w:rsidRPr="001144EF">
        <w:rPr>
          <w:sz w:val="28"/>
          <w:szCs w:val="28"/>
        </w:rPr>
        <w:t xml:space="preserve">. При эксплуатации эвакуационных путей и выходов руководитель организации обеспечивает соблюдение проектных решений </w:t>
      </w:r>
      <w:del w:id="398" w:author="Антон Хабиров" w:date="2021-01-20T01:41:00Z">
        <w:r w:rsidRPr="001144EF">
          <w:rPr>
            <w:sz w:val="28"/>
            <w:szCs w:val="28"/>
          </w:rPr>
          <w:delText xml:space="preserve">и требований </w:delText>
        </w:r>
        <w:r w:rsidRPr="001144EF">
          <w:rPr>
            <w:sz w:val="28"/>
            <w:szCs w:val="28"/>
          </w:rPr>
          <w:lastRenderedPageBreak/>
          <w:delText xml:space="preserve">нормативных документов по пожарной безопасности </w:delText>
        </w:r>
      </w:del>
      <w:r w:rsidRPr="001144EF">
        <w:rPr>
          <w:sz w:val="28"/>
          <w:szCs w:val="28"/>
        </w:rPr>
        <w:t xml:space="preserve">(в </w:t>
      </w:r>
      <w:del w:id="399" w:author="Антон Хабиров" w:date="2021-01-20T01:41:00Z">
        <w:r w:rsidRPr="001144EF">
          <w:rPr>
            <w:sz w:val="28"/>
            <w:szCs w:val="28"/>
          </w:rPr>
          <w:delText>том числе по</w:delText>
        </w:r>
      </w:del>
      <w:ins w:id="400" w:author="Антон Хабиров" w:date="2021-01-20T01:41:00Z">
        <w:r w:rsidRPr="001144EF">
          <w:rPr>
            <w:sz w:val="28"/>
            <w:szCs w:val="28"/>
          </w:rPr>
          <w:t>части</w:t>
        </w:r>
      </w:ins>
      <w:r w:rsidRPr="001144EF">
        <w:rPr>
          <w:sz w:val="28"/>
          <w:szCs w:val="28"/>
        </w:rPr>
        <w:t xml:space="preserve"> освещенности, </w:t>
      </w:r>
      <w:del w:id="401" w:author="Антон Хабиров" w:date="2021-01-20T01:41:00Z">
        <w:r w:rsidRPr="001144EF">
          <w:rPr>
            <w:sz w:val="28"/>
            <w:szCs w:val="28"/>
          </w:rPr>
          <w:delText>количеству, размерам</w:delText>
        </w:r>
      </w:del>
      <w:ins w:id="402" w:author="Антон Хабиров" w:date="2021-01-20T01:41:00Z">
        <w:r w:rsidRPr="001144EF">
          <w:rPr>
            <w:sz w:val="28"/>
            <w:szCs w:val="28"/>
          </w:rPr>
          <w:t>количества, размеров</w:t>
        </w:r>
      </w:ins>
      <w:r w:rsidRPr="001144EF">
        <w:rPr>
          <w:sz w:val="28"/>
          <w:szCs w:val="28"/>
        </w:rPr>
        <w:t xml:space="preserve"> и объемн</w:t>
      </w:r>
      <w:proofErr w:type="gramStart"/>
      <w:r w:rsidRPr="001144EF">
        <w:rPr>
          <w:sz w:val="28"/>
          <w:szCs w:val="28"/>
        </w:rPr>
        <w:t>о-</w:t>
      </w:r>
      <w:proofErr w:type="gramEnd"/>
      <w:del w:id="403" w:author="Антон Хабиров" w:date="2021-01-20T01:41:00Z">
        <w:r w:rsidRPr="001144EF">
          <w:rPr>
            <w:sz w:val="28"/>
            <w:szCs w:val="28"/>
          </w:rPr>
          <w:delText>планировочным решениям</w:delText>
        </w:r>
      </w:del>
      <w:ins w:id="404" w:author="Антон Хабиров" w:date="2021-01-20T01:41:00Z">
        <w:r w:rsidRPr="001144EF">
          <w:rPr>
            <w:sz w:val="28"/>
            <w:szCs w:val="28"/>
          </w:rPr>
          <w:t>планировочных решений</w:t>
        </w:r>
      </w:ins>
      <w:r w:rsidRPr="001144EF">
        <w:rPr>
          <w:sz w:val="28"/>
          <w:szCs w:val="28"/>
        </w:rPr>
        <w:t xml:space="preserve"> эвакуационных путей и выходов, а также </w:t>
      </w:r>
      <w:del w:id="405" w:author="Антон Хабиров" w:date="2021-01-20T01:41:00Z">
        <w:r w:rsidRPr="001144EF">
          <w:rPr>
            <w:sz w:val="28"/>
            <w:szCs w:val="28"/>
          </w:rPr>
          <w:delText>по наличию</w:delText>
        </w:r>
      </w:del>
      <w:ins w:id="406" w:author="Антон Хабиров" w:date="2021-01-20T01:41:00Z">
        <w:r w:rsidRPr="001144EF">
          <w:rPr>
            <w:sz w:val="28"/>
            <w:szCs w:val="28"/>
          </w:rPr>
          <w:t>наличия</w:t>
        </w:r>
      </w:ins>
      <w:r w:rsidRPr="001144EF">
        <w:rPr>
          <w:sz w:val="28"/>
          <w:szCs w:val="28"/>
        </w:rPr>
        <w:t xml:space="preserve"> на путях эвакуации знаков пожарной безопасности) в соответствии с требованиями части 4 статьи 4 Федерального закона "Технический регламент о требованиях пожарной безопасности".</w:t>
      </w:r>
    </w:p>
    <w:p w:rsidR="00303495" w:rsidRPr="001144EF" w:rsidRDefault="00303495" w:rsidP="00303495">
      <w:pPr>
        <w:pStyle w:val="ConsPlusNormal"/>
        <w:spacing w:before="240"/>
        <w:ind w:firstLine="540"/>
        <w:jc w:val="both"/>
        <w:rPr>
          <w:ins w:id="407" w:author="Антон Хабиров" w:date="2021-01-20T01:41:00Z"/>
          <w:sz w:val="28"/>
          <w:szCs w:val="28"/>
        </w:rPr>
      </w:pPr>
      <w:ins w:id="408" w:author="Антон Хабиров" w:date="2021-01-20T01:41:00Z">
        <w:r w:rsidRPr="001144EF">
          <w:rPr>
            <w:sz w:val="28"/>
            <w:szCs w:val="28"/>
          </w:rPr>
          <w:t xml:space="preserve">24. </w:t>
        </w:r>
        <w:proofErr w:type="gramStart"/>
        <w:r w:rsidRPr="001144EF">
          <w:rPr>
            <w:sz w:val="28"/>
            <w:szCs w:val="28"/>
          </w:rPr>
          <w:t xml:space="preserve">Руководитель организации обеспечивает наличие на противопожарных дверях и воротах и исправное состояние приспособлений для </w:t>
        </w:r>
        <w:proofErr w:type="spellStart"/>
        <w:r w:rsidRPr="001144EF">
          <w:rPr>
            <w:sz w:val="28"/>
            <w:szCs w:val="28"/>
          </w:rPr>
          <w:t>самозакрывания</w:t>
        </w:r>
        <w:proofErr w:type="spellEnd"/>
        <w:r w:rsidRPr="001144EF">
          <w:rPr>
            <w:sz w:val="28"/>
            <w:szCs w:val="28"/>
          </w:rPr>
          <w:t xml:space="preserve"> и уплотнений в притворах, а на дверях лестничных клеток, дверях эвакуационных выходов, в том числе ведущих из подвала на первый этаж (за исключением дверей, ведущих в квартиры, коридоры, вестибюли (фойе) и непосредственно наружу), приспособлений для </w:t>
        </w:r>
        <w:proofErr w:type="spellStart"/>
        <w:r w:rsidRPr="001144EF">
          <w:rPr>
            <w:sz w:val="28"/>
            <w:szCs w:val="28"/>
          </w:rPr>
          <w:t>самозакрывания</w:t>
        </w:r>
        <w:proofErr w:type="spellEnd"/>
        <w:r w:rsidRPr="001144EF">
          <w:rPr>
            <w:sz w:val="28"/>
            <w:szCs w:val="28"/>
          </w:rPr>
          <w:t>.</w:t>
        </w:r>
        <w:proofErr w:type="gramEnd"/>
      </w:ins>
    </w:p>
    <w:p w:rsidR="00303495" w:rsidRPr="001144EF" w:rsidRDefault="00303495" w:rsidP="00303495">
      <w:pPr>
        <w:pStyle w:val="ConsPlusNormal"/>
        <w:jc w:val="both"/>
        <w:rPr>
          <w:del w:id="409" w:author="Антон Хабиров" w:date="2021-01-20T01:41:00Z"/>
          <w:sz w:val="28"/>
          <w:szCs w:val="28"/>
        </w:rPr>
      </w:pPr>
      <w:moveToRangeStart w:id="410" w:author="Антон Хабиров" w:date="2021-01-20T01:41:00Z" w:name="move61999310"/>
      <w:moveTo w:id="411" w:author="Антон Хабиров" w:date="2021-01-20T01:41:00Z">
        <w:r w:rsidRPr="001144EF">
          <w:rPr>
            <w:sz w:val="28"/>
            <w:szCs w:val="28"/>
          </w:rPr>
          <w:t xml:space="preserve">25. </w:t>
        </w:r>
      </w:moveTo>
      <w:moveToRangeEnd w:id="410"/>
      <w:del w:id="412" w:author="Антон Хабиров" w:date="2021-01-20T01:41:00Z">
        <w:r w:rsidRPr="001144EF">
          <w:rPr>
            <w:sz w:val="28"/>
            <w:szCs w:val="28"/>
          </w:rPr>
          <w:delText>(в ред. Постановлений Правительства РФ от 17.02.2014 № 113, от 20.09.2016 № 947)</w:delText>
        </w:r>
      </w:del>
    </w:p>
    <w:p w:rsidR="00303495" w:rsidRPr="001144EF" w:rsidRDefault="00303495" w:rsidP="00303495">
      <w:pPr>
        <w:pStyle w:val="ConsPlusNormal"/>
        <w:spacing w:before="240"/>
        <w:ind w:firstLine="540"/>
        <w:jc w:val="both"/>
        <w:rPr>
          <w:del w:id="413" w:author="Антон Хабиров" w:date="2021-01-20T01:41:00Z"/>
          <w:sz w:val="28"/>
          <w:szCs w:val="28"/>
        </w:rPr>
      </w:pPr>
      <w:del w:id="414" w:author="Антон Хабиров" w:date="2021-01-20T01:41:00Z">
        <w:r w:rsidRPr="001144EF">
          <w:rPr>
            <w:sz w:val="28"/>
            <w:szCs w:val="28"/>
          </w:rPr>
          <w:delText>34. Утратил силу. - Постановление Правительства РФ от 17.02.2014 № 113.</w:delText>
        </w:r>
      </w:del>
    </w:p>
    <w:p w:rsidR="00303495" w:rsidRPr="001144EF" w:rsidRDefault="00303495" w:rsidP="00303495">
      <w:pPr>
        <w:pStyle w:val="ConsPlusNormal"/>
        <w:spacing w:before="240"/>
        <w:ind w:firstLine="540"/>
        <w:jc w:val="both"/>
        <w:rPr>
          <w:ins w:id="415" w:author="Антон Хабиров" w:date="2021-01-20T01:41:00Z"/>
          <w:sz w:val="28"/>
          <w:szCs w:val="28"/>
        </w:rPr>
      </w:pPr>
      <w:del w:id="416" w:author="Антон Хабиров" w:date="2021-01-20T01:41:00Z">
        <w:r w:rsidRPr="001144EF">
          <w:rPr>
            <w:sz w:val="28"/>
            <w:szCs w:val="28"/>
          </w:rPr>
          <w:delText>35</w:delText>
        </w:r>
      </w:del>
      <w:proofErr w:type="gramStart"/>
      <w:ins w:id="417" w:author="Антон Хабиров" w:date="2021-01-20T01:41:00Z">
        <w:r w:rsidRPr="001144EF">
          <w:rPr>
            <w:sz w:val="28"/>
            <w:szCs w:val="28"/>
          </w:rPr>
          <w:t>В случае установления требований пожарной безопасности к строительным конструкциям по пределам огнестойкости, классу конструктивной пожарной опасности и заполнению проемов в них, к отделке внешних поверхностей наружных стен и фасадных систем, применению облицовочных и декоративно-отделочных материалов для стен, потолков и покрытия полов путей эвакуации, а также зальных помещений на объекте защиты должна храниться документация, подтверждающая пределы огнестойкости, класс пожарной опасности и</w:t>
        </w:r>
        <w:proofErr w:type="gramEnd"/>
        <w:r w:rsidRPr="001144EF">
          <w:rPr>
            <w:sz w:val="28"/>
            <w:szCs w:val="28"/>
          </w:rPr>
          <w:t xml:space="preserve"> показатели пожарной опасности примененных строительных конструкций, заполнений проемов в них, изделий и материалов.</w:t>
        </w:r>
      </w:ins>
    </w:p>
    <w:p w:rsidR="00303495" w:rsidRPr="001144EF" w:rsidRDefault="00303495" w:rsidP="00303495">
      <w:pPr>
        <w:pStyle w:val="ConsPlusNormal"/>
        <w:spacing w:before="240"/>
        <w:ind w:firstLine="540"/>
        <w:jc w:val="both"/>
        <w:rPr>
          <w:sz w:val="28"/>
          <w:szCs w:val="28"/>
        </w:rPr>
      </w:pPr>
      <w:ins w:id="418" w:author="Антон Хабиров" w:date="2021-01-20T01:41:00Z">
        <w:r w:rsidRPr="001144EF">
          <w:rPr>
            <w:sz w:val="28"/>
            <w:szCs w:val="28"/>
          </w:rPr>
          <w:t>26</w:t>
        </w:r>
      </w:ins>
      <w:r w:rsidRPr="001144EF">
        <w:rPr>
          <w:sz w:val="28"/>
          <w:szCs w:val="28"/>
        </w:rPr>
        <w:t>. Запоры</w:t>
      </w:r>
      <w:ins w:id="419" w:author="Антон Хабиров" w:date="2021-01-20T01:41:00Z">
        <w:r w:rsidRPr="001144EF">
          <w:rPr>
            <w:sz w:val="28"/>
            <w:szCs w:val="28"/>
          </w:rPr>
          <w:t xml:space="preserve"> (замки)</w:t>
        </w:r>
      </w:ins>
      <w:r w:rsidRPr="001144EF">
        <w:rPr>
          <w:sz w:val="28"/>
          <w:szCs w:val="28"/>
        </w:rPr>
        <w:t xml:space="preserve"> на дверях эвакуационных выходов должны обеспечивать возможность их свободного открывания изнутри без ключа</w:t>
      </w:r>
      <w:del w:id="420" w:author="Антон Хабиров" w:date="2021-01-20T01:41:00Z">
        <w:r w:rsidRPr="001144EF">
          <w:rPr>
            <w:sz w:val="28"/>
            <w:szCs w:val="28"/>
          </w:rPr>
          <w:delText>, за исключением случаев, устанавливаемых законодательством Российской Федерации</w:delText>
        </w:r>
      </w:del>
      <w:r w:rsidRPr="001144EF">
        <w:rPr>
          <w:sz w:val="28"/>
          <w:szCs w:val="28"/>
        </w:rPr>
        <w:t>.</w:t>
      </w:r>
    </w:p>
    <w:p w:rsidR="00303495" w:rsidRPr="001144EF" w:rsidRDefault="00303495" w:rsidP="00303495">
      <w:pPr>
        <w:pStyle w:val="ConsPlusNormal"/>
        <w:jc w:val="both"/>
        <w:rPr>
          <w:del w:id="421" w:author="Антон Хабиров" w:date="2021-01-20T01:41:00Z"/>
          <w:sz w:val="28"/>
          <w:szCs w:val="28"/>
        </w:rPr>
      </w:pPr>
      <w:del w:id="422"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ins w:id="423" w:author="Антон Хабиров" w:date="2021-01-20T01:41:00Z"/>
          <w:sz w:val="28"/>
          <w:szCs w:val="28"/>
        </w:rPr>
      </w:pPr>
      <w:del w:id="424" w:author="Антон Хабиров" w:date="2021-01-20T01:41:00Z">
        <w:r w:rsidRPr="001144EF">
          <w:rPr>
            <w:sz w:val="28"/>
            <w:szCs w:val="28"/>
          </w:rPr>
          <w:delText>Руководителем</w:delText>
        </w:r>
      </w:del>
      <w:ins w:id="425" w:author="Антон Хабиров" w:date="2021-01-20T01:41:00Z">
        <w:r w:rsidRPr="001144EF">
          <w:rPr>
            <w:sz w:val="28"/>
            <w:szCs w:val="28"/>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ins>
    </w:p>
    <w:p w:rsidR="00303495" w:rsidRPr="001144EF" w:rsidRDefault="00303495" w:rsidP="00303495">
      <w:pPr>
        <w:pStyle w:val="ConsPlusNormal"/>
        <w:spacing w:before="240"/>
        <w:ind w:firstLine="540"/>
        <w:jc w:val="both"/>
        <w:rPr>
          <w:sz w:val="28"/>
          <w:szCs w:val="28"/>
        </w:rPr>
      </w:pPr>
      <w:ins w:id="426" w:author="Антон Хабиров" w:date="2021-01-20T01:41:00Z">
        <w:r w:rsidRPr="001144EF">
          <w:rPr>
            <w:sz w:val="28"/>
            <w:szCs w:val="28"/>
          </w:rPr>
          <w:t>Руководитель</w:t>
        </w:r>
      </w:ins>
      <w:r w:rsidRPr="001144EF">
        <w:rPr>
          <w:sz w:val="28"/>
          <w:szCs w:val="28"/>
        </w:rPr>
        <w:t xml:space="preserve"> организации, </w:t>
      </w:r>
      <w:ins w:id="427" w:author="Антон Хабиров" w:date="2021-01-20T01:41:00Z">
        <w:r w:rsidRPr="001144EF">
          <w:rPr>
            <w:sz w:val="28"/>
            <w:szCs w:val="28"/>
          </w:rPr>
          <w:t xml:space="preserve">а также дежурный персонал </w:t>
        </w:r>
      </w:ins>
      <w:r w:rsidRPr="001144EF">
        <w:rPr>
          <w:sz w:val="28"/>
          <w:szCs w:val="28"/>
        </w:rPr>
        <w:t>на объекте защиты</w:t>
      </w:r>
      <w:del w:id="428" w:author="Антон Хабиров" w:date="2021-01-20T01:41:00Z">
        <w:r w:rsidRPr="001144EF">
          <w:rPr>
            <w:sz w:val="28"/>
            <w:szCs w:val="28"/>
          </w:rPr>
          <w:delText xml:space="preserve"> которой</w:delText>
        </w:r>
      </w:del>
      <w:ins w:id="429" w:author="Антон Хабиров" w:date="2021-01-20T01:41:00Z">
        <w:r w:rsidRPr="001144EF">
          <w:rPr>
            <w:sz w:val="28"/>
            <w:szCs w:val="28"/>
          </w:rPr>
          <w:t>, на котором</w:t>
        </w:r>
      </w:ins>
      <w:r w:rsidRPr="001144EF">
        <w:rPr>
          <w:sz w:val="28"/>
          <w:szCs w:val="28"/>
        </w:rPr>
        <w:t xml:space="preserve"> возник пожар, </w:t>
      </w:r>
      <w:del w:id="430" w:author="Антон Хабиров" w:date="2021-01-20T01:41:00Z">
        <w:r w:rsidRPr="001144EF">
          <w:rPr>
            <w:sz w:val="28"/>
            <w:szCs w:val="28"/>
          </w:rPr>
          <w:delText>обеспечивается доступ пожарным</w:delText>
        </w:r>
      </w:del>
      <w:ins w:id="431" w:author="Антон Хабиров" w:date="2021-01-20T01:41:00Z">
        <w:r w:rsidRPr="001144EF">
          <w:rPr>
            <w:sz w:val="28"/>
            <w:szCs w:val="28"/>
          </w:rPr>
          <w:t>обеспечивают</w:t>
        </w:r>
      </w:ins>
      <w:r w:rsidRPr="001144EF">
        <w:rPr>
          <w:sz w:val="28"/>
          <w:szCs w:val="28"/>
        </w:rPr>
        <w:t xml:space="preserve"> подразделениям </w:t>
      </w:r>
      <w:del w:id="432" w:author="Антон Хабиров" w:date="2021-01-20T01:41:00Z">
        <w:r w:rsidRPr="001144EF">
          <w:rPr>
            <w:sz w:val="28"/>
            <w:szCs w:val="28"/>
          </w:rPr>
          <w:delText>в закрытые</w:delText>
        </w:r>
      </w:del>
      <w:ins w:id="433" w:author="Антон Хабиров" w:date="2021-01-20T01:41:00Z">
        <w:r w:rsidRPr="001144EF">
          <w:rPr>
            <w:sz w:val="28"/>
            <w:szCs w:val="28"/>
          </w:rPr>
          <w:t>пожарной охраны доступ в любые</w:t>
        </w:r>
      </w:ins>
      <w:r w:rsidRPr="001144EF">
        <w:rPr>
          <w:sz w:val="28"/>
          <w:szCs w:val="28"/>
        </w:rPr>
        <w:t xml:space="preserve"> помещения для целей </w:t>
      </w:r>
      <w:ins w:id="434" w:author="Антон Хабиров" w:date="2021-01-20T01:41:00Z">
        <w:r w:rsidRPr="001144EF">
          <w:rPr>
            <w:sz w:val="28"/>
            <w:szCs w:val="28"/>
          </w:rPr>
          <w:t xml:space="preserve">эвакуации и спасения людей, ограничения распространения, </w:t>
        </w:r>
      </w:ins>
      <w:r w:rsidRPr="001144EF">
        <w:rPr>
          <w:sz w:val="28"/>
          <w:szCs w:val="28"/>
        </w:rPr>
        <w:t>локализации и тушения пожара.</w:t>
      </w:r>
    </w:p>
    <w:p w:rsidR="00303495" w:rsidRPr="001144EF" w:rsidRDefault="00303495" w:rsidP="00303495">
      <w:pPr>
        <w:pStyle w:val="ConsPlusNormal"/>
        <w:jc w:val="both"/>
        <w:rPr>
          <w:del w:id="435" w:author="Антон Хабиров" w:date="2021-01-20T01:41:00Z"/>
          <w:sz w:val="28"/>
          <w:szCs w:val="28"/>
        </w:rPr>
      </w:pPr>
      <w:del w:id="436"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437" w:author="Антон Хабиров" w:date="2021-01-20T01:41:00Z">
        <w:r w:rsidRPr="001144EF">
          <w:rPr>
            <w:sz w:val="28"/>
            <w:szCs w:val="28"/>
          </w:rPr>
          <w:lastRenderedPageBreak/>
          <w:delText>36</w:delText>
        </w:r>
      </w:del>
      <w:ins w:id="438" w:author="Антон Хабиров" w:date="2021-01-20T01:41:00Z">
        <w:r w:rsidRPr="001144EF">
          <w:rPr>
            <w:sz w:val="28"/>
            <w:szCs w:val="28"/>
          </w:rPr>
          <w:t>27</w:t>
        </w:r>
      </w:ins>
      <w:r w:rsidRPr="001144EF">
        <w:rPr>
          <w:sz w:val="28"/>
          <w:szCs w:val="28"/>
        </w:rPr>
        <w:t>. При эксплуатации эвакуационных путей, эвакуационных и аварийных выходов запрещается:</w:t>
      </w:r>
    </w:p>
    <w:p w:rsidR="00303495" w:rsidRPr="001144EF" w:rsidRDefault="00303495" w:rsidP="00303495">
      <w:pPr>
        <w:pStyle w:val="ConsPlusNormal"/>
        <w:spacing w:before="240"/>
        <w:ind w:firstLine="540"/>
        <w:jc w:val="both"/>
        <w:rPr>
          <w:sz w:val="28"/>
          <w:szCs w:val="28"/>
        </w:rPr>
      </w:pPr>
      <w:proofErr w:type="gramStart"/>
      <w:r w:rsidRPr="001144EF">
        <w:rPr>
          <w:sz w:val="28"/>
          <w:szCs w:val="28"/>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w:t>
      </w:r>
      <w:proofErr w:type="gramEnd"/>
      <w:r w:rsidRPr="001144EF">
        <w:rPr>
          <w:sz w:val="28"/>
          <w:szCs w:val="28"/>
        </w:rPr>
        <w:t xml:space="preserve"> </w:t>
      </w:r>
      <w:proofErr w:type="gramStart"/>
      <w:r w:rsidRPr="001144EF">
        <w:rPr>
          <w:sz w:val="28"/>
          <w:szCs w:val="28"/>
        </w:rPr>
        <w:t>состоянии</w:t>
      </w:r>
      <w:proofErr w:type="gramEnd"/>
      <w:r w:rsidRPr="001144EF">
        <w:rPr>
          <w:sz w:val="28"/>
          <w:szCs w:val="28"/>
        </w:rPr>
        <w:t xml:space="preserve">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rsidR="00303495" w:rsidRPr="001144EF" w:rsidRDefault="00303495" w:rsidP="00303495">
      <w:pPr>
        <w:pStyle w:val="ConsPlusNormal"/>
        <w:jc w:val="both"/>
        <w:rPr>
          <w:del w:id="439" w:author="Антон Хабиров" w:date="2021-01-20T01:41:00Z"/>
          <w:sz w:val="28"/>
          <w:szCs w:val="28"/>
        </w:rPr>
      </w:pPr>
      <w:del w:id="440" w:author="Антон Хабиров" w:date="2021-01-20T01:41:00Z">
        <w:r w:rsidRPr="001144EF">
          <w:rPr>
            <w:sz w:val="28"/>
            <w:szCs w:val="28"/>
          </w:rPr>
          <w:delText>(пп. "а" в ред. Постановления Правительства РФ от 06.04.2016 № 275)</w:delText>
        </w:r>
      </w:del>
    </w:p>
    <w:p w:rsidR="00303495" w:rsidRPr="001144EF" w:rsidRDefault="00303495" w:rsidP="00303495">
      <w:pPr>
        <w:pStyle w:val="ConsPlusNormal"/>
        <w:spacing w:before="240"/>
        <w:ind w:firstLine="540"/>
        <w:jc w:val="both"/>
        <w:rPr>
          <w:sz w:val="28"/>
          <w:szCs w:val="28"/>
        </w:rPr>
      </w:pPr>
      <w:proofErr w:type="gramStart"/>
      <w:r w:rsidRPr="001144EF">
        <w:rPr>
          <w:sz w:val="28"/>
          <w:szCs w:val="28"/>
        </w:rPr>
        <w:t xml:space="preserve">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w:t>
      </w:r>
      <w:ins w:id="441" w:author="Антон Хабиров" w:date="2021-01-20T01:41:00Z">
        <w:r w:rsidRPr="001144EF">
          <w:rPr>
            <w:sz w:val="28"/>
            <w:szCs w:val="28"/>
          </w:rPr>
          <w:t xml:space="preserve">на </w:t>
        </w:r>
      </w:ins>
      <w:r w:rsidRPr="001144EF">
        <w:rPr>
          <w:sz w:val="28"/>
          <w:szCs w:val="28"/>
        </w:rPr>
        <w:t xml:space="preserve">эвакуационных люках) различные </w:t>
      </w:r>
      <w:del w:id="442" w:author="Антон Хабиров" w:date="2021-01-20T01:41:00Z">
        <w:r w:rsidRPr="001144EF">
          <w:rPr>
            <w:sz w:val="28"/>
            <w:szCs w:val="28"/>
          </w:rPr>
          <w:delText xml:space="preserve">материалы, </w:delText>
        </w:r>
      </w:del>
      <w:r w:rsidRPr="001144EF">
        <w:rPr>
          <w:sz w:val="28"/>
          <w:szCs w:val="28"/>
        </w:rPr>
        <w:t xml:space="preserve">изделия, оборудование, </w:t>
      </w:r>
      <w:del w:id="443" w:author="Антон Хабиров" w:date="2021-01-20T01:41:00Z">
        <w:r w:rsidRPr="001144EF">
          <w:rPr>
            <w:sz w:val="28"/>
            <w:szCs w:val="28"/>
          </w:rPr>
          <w:delText xml:space="preserve">производственные </w:delText>
        </w:r>
      </w:del>
      <w:r w:rsidRPr="001144EF">
        <w:rPr>
          <w:sz w:val="28"/>
          <w:szCs w:val="28"/>
        </w:rPr>
        <w:t>отходы, мусор и другие предметы</w:t>
      </w:r>
      <w:ins w:id="444" w:author="Антон Хабиров" w:date="2021-01-20T01:41:00Z">
        <w:r w:rsidRPr="001144EF">
          <w:rPr>
            <w:sz w:val="28"/>
            <w:szCs w:val="28"/>
          </w:rPr>
          <w:t>, препятствующие безопасной эвакуации</w:t>
        </w:r>
      </w:ins>
      <w:r w:rsidRPr="001144EF">
        <w:rPr>
          <w:sz w:val="28"/>
          <w:szCs w:val="28"/>
        </w:rPr>
        <w:t>, а также блокировать двери эвакуационных выходов;</w:t>
      </w:r>
      <w:proofErr w:type="gramEnd"/>
    </w:p>
    <w:p w:rsidR="00303495" w:rsidRPr="001144EF" w:rsidRDefault="00303495" w:rsidP="00303495">
      <w:pPr>
        <w:pStyle w:val="ConsPlusNormal"/>
        <w:jc w:val="both"/>
        <w:rPr>
          <w:del w:id="445" w:author="Антон Хабиров" w:date="2021-01-20T01:41:00Z"/>
          <w:sz w:val="28"/>
          <w:szCs w:val="28"/>
        </w:rPr>
      </w:pPr>
      <w:del w:id="446" w:author="Антон Хабиров" w:date="2021-01-20T01:41:00Z">
        <w:r w:rsidRPr="001144EF">
          <w:rPr>
            <w:sz w:val="28"/>
            <w:szCs w:val="28"/>
          </w:rPr>
          <w:delText>(пп. "б" 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в) устраивать в тамбурах выходов</w:t>
      </w:r>
      <w:ins w:id="447" w:author="Антон Хабиров" w:date="2021-01-20T01:41:00Z">
        <w:r w:rsidRPr="001144EF">
          <w:rPr>
            <w:sz w:val="28"/>
            <w:szCs w:val="28"/>
          </w:rPr>
          <w:t xml:space="preserve"> из зданий</w:t>
        </w:r>
      </w:ins>
      <w:r w:rsidRPr="001144EF">
        <w:rPr>
          <w:sz w:val="28"/>
          <w:szCs w:val="28"/>
        </w:rPr>
        <w:t xml:space="preserve">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rsidR="00303495" w:rsidRPr="001144EF" w:rsidRDefault="00303495" w:rsidP="00303495">
      <w:pPr>
        <w:pStyle w:val="ConsPlusNormal"/>
        <w:spacing w:before="240"/>
        <w:ind w:firstLine="540"/>
        <w:jc w:val="both"/>
        <w:rPr>
          <w:sz w:val="28"/>
          <w:szCs w:val="28"/>
        </w:rPr>
      </w:pPr>
      <w:r w:rsidRPr="001144EF">
        <w:rPr>
          <w:sz w:val="28"/>
          <w:szCs w:val="28"/>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rsidR="00303495" w:rsidRPr="001144EF" w:rsidRDefault="00303495" w:rsidP="00303495">
      <w:pPr>
        <w:pStyle w:val="ConsPlusNormal"/>
        <w:spacing w:before="240"/>
        <w:ind w:firstLine="540"/>
        <w:jc w:val="both"/>
        <w:rPr>
          <w:del w:id="448" w:author="Антон Хабиров" w:date="2021-01-20T01:41:00Z"/>
          <w:sz w:val="28"/>
          <w:szCs w:val="28"/>
        </w:rPr>
      </w:pPr>
      <w:del w:id="449" w:author="Антон Хабиров" w:date="2021-01-20T01:41:00Z">
        <w:r w:rsidRPr="001144EF">
          <w:rPr>
            <w:sz w:val="28"/>
            <w:szCs w:val="28"/>
          </w:rPr>
          <w:delText>д) закрывать жалюзи или остеклять переходы воздушных зон в незадымляемых лестничных клетках;</w:delText>
        </w:r>
      </w:del>
    </w:p>
    <w:p w:rsidR="00303495" w:rsidRPr="001144EF" w:rsidRDefault="00303495" w:rsidP="00303495">
      <w:pPr>
        <w:pStyle w:val="ConsPlusNormal"/>
        <w:spacing w:before="240"/>
        <w:ind w:firstLine="540"/>
        <w:jc w:val="both"/>
        <w:rPr>
          <w:del w:id="450" w:author="Антон Хабиров" w:date="2021-01-20T01:41:00Z"/>
          <w:sz w:val="28"/>
          <w:szCs w:val="28"/>
        </w:rPr>
      </w:pPr>
      <w:del w:id="451" w:author="Антон Хабиров" w:date="2021-01-20T01:41:00Z">
        <w:r w:rsidRPr="001144EF">
          <w:rPr>
            <w:sz w:val="28"/>
            <w:szCs w:val="28"/>
          </w:rPr>
          <w:delText>е) заменять армированное стекло обычным в остеклении дверей и фрамуг;</w:delText>
        </w:r>
      </w:del>
    </w:p>
    <w:p w:rsidR="00303495" w:rsidRPr="001144EF" w:rsidRDefault="00303495" w:rsidP="00303495">
      <w:pPr>
        <w:pStyle w:val="ConsPlusNormal"/>
        <w:spacing w:before="240"/>
        <w:ind w:firstLine="540"/>
        <w:jc w:val="both"/>
        <w:rPr>
          <w:sz w:val="28"/>
          <w:szCs w:val="28"/>
        </w:rPr>
      </w:pPr>
      <w:del w:id="452" w:author="Антон Хабиров" w:date="2021-01-20T01:41:00Z">
        <w:r w:rsidRPr="001144EF">
          <w:rPr>
            <w:sz w:val="28"/>
            <w:szCs w:val="28"/>
          </w:rPr>
          <w:delText>ж</w:delText>
        </w:r>
      </w:del>
      <w:ins w:id="453" w:author="Антон Хабиров" w:date="2021-01-20T01:41:00Z">
        <w:r w:rsidRPr="001144EF">
          <w:rPr>
            <w:sz w:val="28"/>
            <w:szCs w:val="28"/>
          </w:rPr>
          <w:t>д</w:t>
        </w:r>
      </w:ins>
      <w:r w:rsidRPr="001144EF">
        <w:rPr>
          <w:sz w:val="28"/>
          <w:szCs w:val="28"/>
        </w:rPr>
        <w:t>) изменять направление открывания дверей, за исключением дверей, открывание которых не нормируется или к которым предъявляются иные требования</w:t>
      </w:r>
      <w:del w:id="454" w:author="Антон Хабиров" w:date="2021-01-20T01:41:00Z">
        <w:r w:rsidRPr="001144EF">
          <w:rPr>
            <w:sz w:val="28"/>
            <w:szCs w:val="28"/>
          </w:rPr>
          <w:delText xml:space="preserve"> в соответствии с нормативными правовыми актами</w:delText>
        </w:r>
      </w:del>
      <w:r w:rsidRPr="001144EF">
        <w:rPr>
          <w:sz w:val="28"/>
          <w:szCs w:val="28"/>
        </w:rPr>
        <w:t>.</w:t>
      </w:r>
    </w:p>
    <w:p w:rsidR="00303495" w:rsidRPr="001144EF" w:rsidRDefault="00303495" w:rsidP="00303495">
      <w:pPr>
        <w:pStyle w:val="ConsPlusNormal"/>
        <w:jc w:val="both"/>
        <w:rPr>
          <w:del w:id="455" w:author="Антон Хабиров" w:date="2021-01-20T01:41:00Z"/>
          <w:sz w:val="28"/>
          <w:szCs w:val="28"/>
        </w:rPr>
      </w:pPr>
      <w:del w:id="456" w:author="Антон Хабиров" w:date="2021-01-20T01:41:00Z">
        <w:r w:rsidRPr="001144EF">
          <w:rPr>
            <w:sz w:val="28"/>
            <w:szCs w:val="28"/>
          </w:rPr>
          <w:delText>(пп. "ж" введен Постановлением Правительства РФ от 17.02.2014 № 113)</w:delText>
        </w:r>
      </w:del>
    </w:p>
    <w:p w:rsidR="00303495" w:rsidRPr="001144EF" w:rsidRDefault="00303495" w:rsidP="00303495">
      <w:pPr>
        <w:pStyle w:val="ConsPlusNormal"/>
        <w:spacing w:before="240"/>
        <w:ind w:firstLine="540"/>
        <w:jc w:val="both"/>
        <w:rPr>
          <w:sz w:val="28"/>
          <w:szCs w:val="28"/>
        </w:rPr>
      </w:pPr>
      <w:del w:id="457" w:author="Антон Хабиров" w:date="2021-01-20T01:41:00Z">
        <w:r w:rsidRPr="001144EF">
          <w:rPr>
            <w:sz w:val="28"/>
            <w:szCs w:val="28"/>
          </w:rPr>
          <w:delText>37</w:delText>
        </w:r>
      </w:del>
      <w:ins w:id="458" w:author="Антон Хабиров" w:date="2021-01-20T01:41:00Z">
        <w:r w:rsidRPr="001144EF">
          <w:rPr>
            <w:sz w:val="28"/>
            <w:szCs w:val="28"/>
          </w:rPr>
          <w:t>28</w:t>
        </w:r>
      </w:ins>
      <w:r w:rsidRPr="001144EF">
        <w:rPr>
          <w:sz w:val="28"/>
          <w:szCs w:val="28"/>
        </w:rPr>
        <w:t xml:space="preserve">. Руководитель организации при расстановке в помещениях технологического, выставочного и другого оборудования обеспечивает </w:t>
      </w:r>
      <w:del w:id="459" w:author="Антон Хабиров" w:date="2021-01-20T01:41:00Z">
        <w:r w:rsidRPr="001144EF">
          <w:rPr>
            <w:sz w:val="28"/>
            <w:szCs w:val="28"/>
          </w:rPr>
          <w:delText>наличие проходов к путям эвакуации и эвакуационным выходам</w:delText>
        </w:r>
      </w:del>
      <w:ins w:id="460" w:author="Антон Хабиров" w:date="2021-01-20T01:41:00Z">
        <w:r w:rsidRPr="001144EF">
          <w:rPr>
            <w:sz w:val="28"/>
            <w:szCs w:val="28"/>
          </w:rPr>
          <w:t>ширину путей эвакуации и эвакуационных выходов, установленную требованиями пожарной безопасности</w:t>
        </w:r>
      </w:ins>
      <w:r w:rsidRPr="001144EF">
        <w:rPr>
          <w:sz w:val="28"/>
          <w:szCs w:val="28"/>
        </w:rPr>
        <w:t>.</w:t>
      </w:r>
    </w:p>
    <w:p w:rsidR="00303495" w:rsidRPr="001144EF" w:rsidRDefault="00303495" w:rsidP="00303495">
      <w:pPr>
        <w:pStyle w:val="ConsPlusNormal"/>
        <w:spacing w:before="240"/>
        <w:ind w:firstLine="540"/>
        <w:jc w:val="both"/>
        <w:rPr>
          <w:sz w:val="28"/>
          <w:szCs w:val="28"/>
        </w:rPr>
      </w:pPr>
      <w:del w:id="461" w:author="Антон Хабиров" w:date="2021-01-20T01:41:00Z">
        <w:r w:rsidRPr="001144EF">
          <w:rPr>
            <w:sz w:val="28"/>
            <w:szCs w:val="28"/>
          </w:rPr>
          <w:delText>37(1).</w:delText>
        </w:r>
      </w:del>
      <w:ins w:id="462" w:author="Антон Хабиров" w:date="2021-01-20T01:41:00Z">
        <w:r w:rsidRPr="001144EF">
          <w:rPr>
            <w:sz w:val="28"/>
            <w:szCs w:val="28"/>
          </w:rPr>
          <w:t>29.</w:t>
        </w:r>
      </w:ins>
      <w:r w:rsidRPr="001144EF">
        <w:rPr>
          <w:sz w:val="28"/>
          <w:szCs w:val="28"/>
        </w:rPr>
        <w:t xml:space="preserve"> Руководитель организации обеспечивает</w:t>
      </w:r>
      <w:ins w:id="463" w:author="Антон Хабиров" w:date="2021-01-20T01:41:00Z">
        <w:r w:rsidRPr="001144EF">
          <w:rPr>
            <w:sz w:val="28"/>
            <w:szCs w:val="28"/>
          </w:rPr>
          <w:t xml:space="preserve"> наличие и</w:t>
        </w:r>
      </w:ins>
      <w:r w:rsidRPr="001144EF">
        <w:rPr>
          <w:sz w:val="28"/>
          <w:szCs w:val="28"/>
        </w:rPr>
        <w:t xml:space="preserve"> исправное состояние механизмов для </w:t>
      </w:r>
      <w:proofErr w:type="spellStart"/>
      <w:r w:rsidRPr="001144EF">
        <w:rPr>
          <w:sz w:val="28"/>
          <w:szCs w:val="28"/>
        </w:rPr>
        <w:t>самозакрывания</w:t>
      </w:r>
      <w:proofErr w:type="spellEnd"/>
      <w:r w:rsidRPr="001144EF">
        <w:rPr>
          <w:sz w:val="28"/>
          <w:szCs w:val="28"/>
        </w:rPr>
        <w:t xml:space="preserve"> противопожарных </w:t>
      </w:r>
      <w:ins w:id="464" w:author="Антон Хабиров" w:date="2021-01-20T01:41:00Z">
        <w:r w:rsidRPr="001144EF">
          <w:rPr>
            <w:sz w:val="28"/>
            <w:szCs w:val="28"/>
          </w:rPr>
          <w:t>(</w:t>
        </w:r>
        <w:proofErr w:type="spellStart"/>
        <w:r w:rsidRPr="001144EF">
          <w:rPr>
            <w:sz w:val="28"/>
            <w:szCs w:val="28"/>
          </w:rPr>
          <w:t>противодымных</w:t>
        </w:r>
        <w:proofErr w:type="spellEnd"/>
        <w:r w:rsidRPr="001144EF">
          <w:rPr>
            <w:sz w:val="28"/>
            <w:szCs w:val="28"/>
          </w:rPr>
          <w:t xml:space="preserve">, </w:t>
        </w:r>
        <w:proofErr w:type="spellStart"/>
        <w:r w:rsidRPr="001144EF">
          <w:rPr>
            <w:sz w:val="28"/>
            <w:szCs w:val="28"/>
          </w:rPr>
          <w:lastRenderedPageBreak/>
          <w:t>дымогазонепроницаемых</w:t>
        </w:r>
        <w:proofErr w:type="spellEnd"/>
        <w:r w:rsidRPr="001144EF">
          <w:rPr>
            <w:sz w:val="28"/>
            <w:szCs w:val="28"/>
          </w:rPr>
          <w:t xml:space="preserve">) </w:t>
        </w:r>
      </w:ins>
      <w:r w:rsidRPr="001144EF">
        <w:rPr>
          <w:sz w:val="28"/>
          <w:szCs w:val="28"/>
        </w:rPr>
        <w:t>дверей</w:t>
      </w:r>
      <w:ins w:id="465" w:author="Антон Хабиров" w:date="2021-01-20T01:41:00Z">
        <w:r w:rsidRPr="001144EF">
          <w:rPr>
            <w:sz w:val="28"/>
            <w:szCs w:val="28"/>
          </w:rPr>
          <w:t>, а также дверных ручек, устройств "</w:t>
        </w:r>
        <w:proofErr w:type="spellStart"/>
        <w:r w:rsidRPr="001144EF">
          <w:rPr>
            <w:sz w:val="28"/>
            <w:szCs w:val="28"/>
          </w:rPr>
          <w:t>антипаника</w:t>
        </w:r>
        <w:proofErr w:type="spellEnd"/>
        <w:r w:rsidRPr="001144EF">
          <w:rPr>
            <w:sz w:val="28"/>
            <w:szCs w:val="28"/>
          </w:rPr>
          <w:t>", замков, уплотнений и порогов противопожарных дверей, предусмотренных изготовителем</w:t>
        </w:r>
      </w:ins>
      <w:r w:rsidRPr="001144EF">
        <w:rPr>
          <w:sz w:val="28"/>
          <w:szCs w:val="28"/>
        </w:rPr>
        <w:t>.</w:t>
      </w:r>
    </w:p>
    <w:p w:rsidR="00303495" w:rsidRPr="001144EF" w:rsidRDefault="00303495" w:rsidP="00303495">
      <w:pPr>
        <w:pStyle w:val="ConsPlusNormal"/>
        <w:jc w:val="both"/>
        <w:rPr>
          <w:del w:id="466" w:author="Антон Хабиров" w:date="2021-01-20T01:41:00Z"/>
          <w:sz w:val="28"/>
          <w:szCs w:val="28"/>
        </w:rPr>
      </w:pPr>
      <w:del w:id="467" w:author="Антон Хабиров" w:date="2021-01-20T01:41:00Z">
        <w:r w:rsidRPr="001144EF">
          <w:rPr>
            <w:sz w:val="28"/>
            <w:szCs w:val="28"/>
          </w:rPr>
          <w:delText>(п. 37(1) введен Постановлением Правительства РФ от 20.09.2016 № 947)</w:delText>
        </w:r>
      </w:del>
    </w:p>
    <w:p w:rsidR="00303495" w:rsidRPr="001144EF" w:rsidRDefault="00303495" w:rsidP="00303495">
      <w:pPr>
        <w:pStyle w:val="ConsPlusNormal"/>
        <w:spacing w:before="240"/>
        <w:ind w:firstLine="540"/>
        <w:jc w:val="both"/>
        <w:rPr>
          <w:ins w:id="468" w:author="Антон Хабиров" w:date="2021-01-20T01:41:00Z"/>
          <w:sz w:val="28"/>
          <w:szCs w:val="28"/>
        </w:rPr>
      </w:pPr>
      <w:del w:id="469" w:author="Антон Хабиров" w:date="2021-01-20T01:41:00Z">
        <w:r w:rsidRPr="001144EF">
          <w:rPr>
            <w:sz w:val="28"/>
            <w:szCs w:val="28"/>
          </w:rPr>
          <w:delText>38</w:delText>
        </w:r>
      </w:del>
      <w:ins w:id="470" w:author="Антон Хабиров" w:date="2021-01-20T01:41:00Z">
        <w:r w:rsidRPr="001144EF">
          <w:rPr>
            <w:sz w:val="28"/>
            <w:szCs w:val="28"/>
          </w:rPr>
          <w:t xml:space="preserve">Не допускается устанавливать приспособления, препятствующие нормальному закрыванию противопожарных или </w:t>
        </w:r>
        <w:proofErr w:type="spellStart"/>
        <w:r w:rsidRPr="001144EF">
          <w:rPr>
            <w:sz w:val="28"/>
            <w:szCs w:val="28"/>
          </w:rPr>
          <w:t>противодымных</w:t>
        </w:r>
        <w:proofErr w:type="spellEnd"/>
        <w:r w:rsidRPr="001144EF">
          <w:rPr>
            <w:sz w:val="28"/>
            <w:szCs w:val="28"/>
          </w:rPr>
          <w:t xml:space="preserve"> дверей (устройств).</w:t>
        </w:r>
      </w:ins>
    </w:p>
    <w:p w:rsidR="00303495" w:rsidRPr="001144EF" w:rsidRDefault="00303495" w:rsidP="00303495">
      <w:pPr>
        <w:pStyle w:val="ConsPlusNormal"/>
        <w:spacing w:before="240"/>
        <w:ind w:firstLine="540"/>
        <w:jc w:val="both"/>
        <w:rPr>
          <w:del w:id="471" w:author="Антон Хабиров" w:date="2021-01-20T01:41:00Z"/>
          <w:sz w:val="28"/>
          <w:szCs w:val="28"/>
        </w:rPr>
      </w:pPr>
      <w:ins w:id="472" w:author="Антон Хабиров" w:date="2021-01-20T01:41:00Z">
        <w:r w:rsidRPr="001144EF">
          <w:rPr>
            <w:sz w:val="28"/>
            <w:szCs w:val="28"/>
          </w:rPr>
          <w:t>30</w:t>
        </w:r>
      </w:ins>
      <w:r w:rsidRPr="001144EF">
        <w:rPr>
          <w:sz w:val="28"/>
          <w:szCs w:val="28"/>
        </w:rPr>
        <w:t xml:space="preserve">. </w:t>
      </w:r>
      <w:proofErr w:type="gramStart"/>
      <w:r w:rsidRPr="001144EF">
        <w:rPr>
          <w:sz w:val="28"/>
          <w:szCs w:val="28"/>
        </w:rPr>
        <w:t xml:space="preserve">На </w:t>
      </w:r>
      <w:del w:id="473" w:author="Антон Хабиров" w:date="2021-01-20T01:41:00Z">
        <w:r w:rsidRPr="001144EF">
          <w:rPr>
            <w:sz w:val="28"/>
            <w:szCs w:val="28"/>
          </w:rPr>
          <w:delText>объектах</w:delText>
        </w:r>
      </w:del>
      <w:ins w:id="474" w:author="Антон Хабиров" w:date="2021-01-20T01:41:00Z">
        <w:r w:rsidRPr="001144EF">
          <w:rPr>
            <w:sz w:val="28"/>
            <w:szCs w:val="28"/>
          </w:rPr>
          <w:t>объекте</w:t>
        </w:r>
      </w:ins>
      <w:r w:rsidRPr="001144EF">
        <w:rPr>
          <w:sz w:val="28"/>
          <w:szCs w:val="28"/>
        </w:rPr>
        <w:t xml:space="preserve"> защиты с массовым пребыванием людей руководитель организации обеспечивает наличие исправных </w:t>
      </w:r>
      <w:ins w:id="475" w:author="Антон Хабиров" w:date="2021-01-20T01:41:00Z">
        <w:r w:rsidRPr="001144EF">
          <w:rPr>
            <w:sz w:val="28"/>
            <w:szCs w:val="28"/>
          </w:rPr>
          <w:t xml:space="preserve">ручных </w:t>
        </w:r>
      </w:ins>
      <w:r w:rsidRPr="001144EF">
        <w:rPr>
          <w:sz w:val="28"/>
          <w:szCs w:val="28"/>
        </w:rPr>
        <w:t xml:space="preserve">электрических фонарей из расчета </w:t>
      </w:r>
      <w:ins w:id="476" w:author="Антон Хабиров" w:date="2021-01-20T01:41:00Z">
        <w:r w:rsidRPr="001144EF">
          <w:rPr>
            <w:sz w:val="28"/>
            <w:szCs w:val="28"/>
          </w:rPr>
          <w:t xml:space="preserve">не менее </w:t>
        </w:r>
      </w:ins>
      <w:r w:rsidRPr="001144EF">
        <w:rPr>
          <w:sz w:val="28"/>
          <w:szCs w:val="28"/>
        </w:rPr>
        <w:t xml:space="preserve">1 </w:t>
      </w:r>
      <w:del w:id="477" w:author="Антон Хабиров" w:date="2021-01-20T01:41:00Z">
        <w:r w:rsidRPr="001144EF">
          <w:rPr>
            <w:sz w:val="28"/>
            <w:szCs w:val="28"/>
          </w:rPr>
          <w:delText>фонарь</w:delText>
        </w:r>
      </w:del>
      <w:ins w:id="478" w:author="Антон Хабиров" w:date="2021-01-20T01:41:00Z">
        <w:r w:rsidRPr="001144EF">
          <w:rPr>
            <w:sz w:val="28"/>
            <w:szCs w:val="28"/>
          </w:rPr>
          <w:t>фонаря</w:t>
        </w:r>
      </w:ins>
      <w:r w:rsidRPr="001144EF">
        <w:rPr>
          <w:sz w:val="28"/>
          <w:szCs w:val="28"/>
        </w:rPr>
        <w:t xml:space="preserve"> на </w:t>
      </w:r>
      <w:del w:id="479" w:author="Антон Хабиров" w:date="2021-01-20T01:41:00Z">
        <w:r w:rsidRPr="001144EF">
          <w:rPr>
            <w:sz w:val="28"/>
            <w:szCs w:val="28"/>
          </w:rPr>
          <w:delText>50 человек.</w:delText>
        </w:r>
        <w:proofErr w:type="gramEnd"/>
      </w:del>
    </w:p>
    <w:p w:rsidR="00303495" w:rsidRPr="001144EF" w:rsidRDefault="00303495" w:rsidP="00303495">
      <w:pPr>
        <w:pStyle w:val="ConsPlusNormal"/>
        <w:spacing w:before="240"/>
        <w:ind w:firstLine="540"/>
        <w:jc w:val="both"/>
        <w:rPr>
          <w:sz w:val="28"/>
          <w:szCs w:val="28"/>
        </w:rPr>
      </w:pPr>
      <w:del w:id="480" w:author="Антон Хабиров" w:date="2021-01-20T01:41:00Z">
        <w:r w:rsidRPr="001144EF">
          <w:rPr>
            <w:sz w:val="28"/>
            <w:szCs w:val="28"/>
          </w:rPr>
          <w:delText>(в ред. Постановления Правительства РФ</w:delText>
        </w:r>
      </w:del>
      <w:ins w:id="481" w:author="Антон Хабиров" w:date="2021-01-20T01:41:00Z">
        <w:r w:rsidRPr="001144EF">
          <w:rPr>
            <w:sz w:val="28"/>
            <w:szCs w:val="28"/>
          </w:rPr>
          <w:t>каждого дежурного и средств индивидуальной защиты органов дыхания и зрения человека от опасных факторов пожара из расчета не менее 1 средства индивидуальной защиты органов дыхания и зрения человека</w:t>
        </w:r>
      </w:ins>
      <w:r w:rsidRPr="001144EF">
        <w:rPr>
          <w:sz w:val="28"/>
          <w:szCs w:val="28"/>
        </w:rPr>
        <w:t xml:space="preserve"> от </w:t>
      </w:r>
      <w:del w:id="482" w:author="Антон Хабиров" w:date="2021-01-20T01:41:00Z">
        <w:r w:rsidRPr="001144EF">
          <w:rPr>
            <w:sz w:val="28"/>
            <w:szCs w:val="28"/>
          </w:rPr>
          <w:delText>20.09.2016 № 947)</w:delText>
        </w:r>
      </w:del>
      <w:ins w:id="483" w:author="Антон Хабиров" w:date="2021-01-20T01:41:00Z">
        <w:r w:rsidRPr="001144EF">
          <w:rPr>
            <w:sz w:val="28"/>
            <w:szCs w:val="28"/>
          </w:rPr>
          <w:t>опасных факторов пожара на каждого дежурного.</w:t>
        </w:r>
      </w:ins>
    </w:p>
    <w:p w:rsidR="00303495" w:rsidRPr="001144EF" w:rsidRDefault="00303495" w:rsidP="00303495">
      <w:pPr>
        <w:pStyle w:val="ConsPlusNormal"/>
        <w:spacing w:before="240"/>
        <w:ind w:firstLine="540"/>
        <w:jc w:val="both"/>
        <w:rPr>
          <w:ins w:id="484" w:author="Антон Хабиров" w:date="2021-01-20T01:41:00Z"/>
          <w:sz w:val="28"/>
          <w:szCs w:val="28"/>
        </w:rPr>
      </w:pPr>
      <w:del w:id="485" w:author="Антон Хабиров" w:date="2021-01-20T01:41:00Z">
        <w:r w:rsidRPr="001144EF">
          <w:rPr>
            <w:sz w:val="28"/>
            <w:szCs w:val="28"/>
          </w:rPr>
          <w:delText>39</w:delText>
        </w:r>
      </w:del>
      <w:ins w:id="486" w:author="Антон Хабиров" w:date="2021-01-20T01:41:00Z">
        <w:r w:rsidRPr="001144EF">
          <w:rPr>
            <w:sz w:val="28"/>
            <w:szCs w:val="28"/>
          </w:rPr>
          <w:t>Руководитель организации обеспечивает 1 раз в год проверку средств индивидуальной защиты органов дыхания и зрения человека от опасных факторов пожара на предмет отсутствия механических повреждений и их целостности с отражением информации в журнале эксплуатации систем противопожарной защиты.</w:t>
        </w:r>
      </w:ins>
    </w:p>
    <w:p w:rsidR="00303495" w:rsidRPr="001144EF" w:rsidRDefault="00303495" w:rsidP="00303495">
      <w:pPr>
        <w:pStyle w:val="ConsPlusNormal"/>
        <w:spacing w:before="240"/>
        <w:ind w:firstLine="540"/>
        <w:jc w:val="both"/>
        <w:rPr>
          <w:sz w:val="28"/>
          <w:szCs w:val="28"/>
        </w:rPr>
      </w:pPr>
      <w:ins w:id="487" w:author="Антон Хабиров" w:date="2021-01-20T01:41:00Z">
        <w:r w:rsidRPr="001144EF">
          <w:rPr>
            <w:sz w:val="28"/>
            <w:szCs w:val="28"/>
          </w:rPr>
          <w:t>31</w:t>
        </w:r>
      </w:ins>
      <w:r w:rsidRPr="001144EF">
        <w:rPr>
          <w:sz w:val="28"/>
          <w:szCs w:val="28"/>
        </w:rPr>
        <w:t>. Ковры, ковровые дорожки</w:t>
      </w:r>
      <w:del w:id="488" w:author="Антон Хабиров" w:date="2021-01-20T01:41:00Z">
        <w:r w:rsidRPr="001144EF">
          <w:rPr>
            <w:sz w:val="28"/>
            <w:szCs w:val="28"/>
          </w:rPr>
          <w:delText xml:space="preserve"> и другие покрытия полов на объектах защиты с массовым пребыванием людей и </w:delText>
        </w:r>
      </w:del>
      <w:ins w:id="489" w:author="Антон Хабиров" w:date="2021-01-20T01:41:00Z">
        <w:r w:rsidRPr="001144EF">
          <w:rPr>
            <w:sz w:val="28"/>
            <w:szCs w:val="28"/>
          </w:rPr>
          <w:t xml:space="preserve">, укладываемые </w:t>
        </w:r>
      </w:ins>
      <w:r w:rsidRPr="001144EF">
        <w:rPr>
          <w:sz w:val="28"/>
          <w:szCs w:val="28"/>
        </w:rPr>
        <w:t xml:space="preserve">на путях эвакуации </w:t>
      </w:r>
      <w:ins w:id="490" w:author="Антон Хабиров" w:date="2021-01-20T01:41:00Z">
        <w:r w:rsidRPr="001144EF">
          <w:rPr>
            <w:sz w:val="28"/>
            <w:szCs w:val="28"/>
          </w:rPr>
          <w:t xml:space="preserve">поверх покрытий полов и в эвакуационных проходах на объектах защиты, </w:t>
        </w:r>
      </w:ins>
      <w:r w:rsidRPr="001144EF">
        <w:rPr>
          <w:sz w:val="28"/>
          <w:szCs w:val="28"/>
        </w:rPr>
        <w:t>должны надежно крепиться к полу.</w:t>
      </w:r>
    </w:p>
    <w:p w:rsidR="00303495" w:rsidRPr="001144EF" w:rsidRDefault="00303495" w:rsidP="00303495">
      <w:pPr>
        <w:pStyle w:val="ConsPlusNormal"/>
        <w:jc w:val="both"/>
        <w:rPr>
          <w:del w:id="491" w:author="Антон Хабиров" w:date="2021-01-20T01:41:00Z"/>
          <w:sz w:val="28"/>
          <w:szCs w:val="28"/>
        </w:rPr>
      </w:pPr>
      <w:del w:id="492"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493" w:author="Антон Хабиров" w:date="2021-01-20T01:41:00Z">
        <w:r w:rsidRPr="001144EF">
          <w:rPr>
            <w:sz w:val="28"/>
            <w:szCs w:val="28"/>
          </w:rPr>
          <w:delText>40</w:delText>
        </w:r>
      </w:del>
      <w:ins w:id="494" w:author="Антон Хабиров" w:date="2021-01-20T01:41:00Z">
        <w:r w:rsidRPr="001144EF">
          <w:rPr>
            <w:sz w:val="28"/>
            <w:szCs w:val="28"/>
          </w:rPr>
          <w:t>32</w:t>
        </w:r>
      </w:ins>
      <w:r w:rsidRPr="001144EF">
        <w:rPr>
          <w:sz w:val="28"/>
          <w:szCs w:val="28"/>
        </w:rPr>
        <w:t xml:space="preserve">. </w:t>
      </w:r>
      <w:proofErr w:type="gramStart"/>
      <w:r w:rsidRPr="001144EF">
        <w:rPr>
          <w:sz w:val="28"/>
          <w:szCs w:val="28"/>
        </w:rPr>
        <w:t xml:space="preserve">Запрещается оставлять по окончании рабочего времени </w:t>
      </w:r>
      <w:del w:id="495" w:author="Антон Хабиров" w:date="2021-01-20T01:41:00Z">
        <w:r w:rsidRPr="001144EF">
          <w:rPr>
            <w:sz w:val="28"/>
            <w:szCs w:val="28"/>
          </w:rPr>
          <w:delText xml:space="preserve">не обесточенными электроустановки и </w:delText>
        </w:r>
      </w:del>
      <w:proofErr w:type="spellStart"/>
      <w:ins w:id="496" w:author="Антон Хабиров" w:date="2021-01-20T01:41:00Z">
        <w:r w:rsidRPr="001144EF">
          <w:rPr>
            <w:sz w:val="28"/>
            <w:szCs w:val="28"/>
          </w:rPr>
          <w:t>необесточенными</w:t>
        </w:r>
        <w:proofErr w:type="spellEnd"/>
        <w:r w:rsidRPr="001144EF">
          <w:rPr>
            <w:sz w:val="28"/>
            <w:szCs w:val="28"/>
          </w:rPr>
          <w:t xml:space="preserve"> (отключенными от электрической сети) </w:t>
        </w:r>
        <w:proofErr w:type="spellStart"/>
        <w:r w:rsidRPr="001144EF">
          <w:rPr>
            <w:sz w:val="28"/>
            <w:szCs w:val="28"/>
          </w:rPr>
          <w:t>электропотребители</w:t>
        </w:r>
        <w:proofErr w:type="spellEnd"/>
        <w:r w:rsidRPr="001144EF">
          <w:rPr>
            <w:sz w:val="28"/>
            <w:szCs w:val="28"/>
          </w:rPr>
          <w:t xml:space="preserve">, в том числе </w:t>
        </w:r>
      </w:ins>
      <w:r w:rsidRPr="001144EF">
        <w:rPr>
          <w:sz w:val="28"/>
          <w:szCs w:val="28"/>
        </w:rPr>
        <w:t>бытовые электроприборы</w:t>
      </w:r>
      <w:del w:id="497" w:author="Антон Хабиров" w:date="2021-01-20T01:41:00Z">
        <w:r w:rsidRPr="001144EF">
          <w:rPr>
            <w:sz w:val="28"/>
            <w:szCs w:val="28"/>
          </w:rPr>
          <w:delText xml:space="preserve"> в помещениях</w:delText>
        </w:r>
      </w:del>
      <w:ins w:id="498" w:author="Антон Хабиров" w:date="2021-01-20T01:41:00Z">
        <w:r w:rsidRPr="001144EF">
          <w:rPr>
            <w:sz w:val="28"/>
            <w:szCs w:val="28"/>
          </w:rPr>
          <w:t>, за исключением помещений</w:t>
        </w:r>
      </w:ins>
      <w:r w:rsidRPr="001144EF">
        <w:rPr>
          <w:sz w:val="28"/>
          <w:szCs w:val="28"/>
        </w:rPr>
        <w:t xml:space="preserve">, в которых </w:t>
      </w:r>
      <w:del w:id="499" w:author="Антон Хабиров" w:date="2021-01-20T01:41:00Z">
        <w:r w:rsidRPr="001144EF">
          <w:rPr>
            <w:sz w:val="28"/>
            <w:szCs w:val="28"/>
          </w:rPr>
          <w:delText>отсутствует</w:delText>
        </w:r>
      </w:del>
      <w:ins w:id="500" w:author="Антон Хабиров" w:date="2021-01-20T01:41:00Z">
        <w:r w:rsidRPr="001144EF">
          <w:rPr>
            <w:sz w:val="28"/>
            <w:szCs w:val="28"/>
          </w:rPr>
          <w:t>находится</w:t>
        </w:r>
      </w:ins>
      <w:r w:rsidRPr="001144EF">
        <w:rPr>
          <w:sz w:val="28"/>
          <w:szCs w:val="28"/>
        </w:rPr>
        <w:t xml:space="preserve"> дежурный персонал, </w:t>
      </w:r>
      <w:del w:id="501" w:author="Антон Хабиров" w:date="2021-01-20T01:41:00Z">
        <w:r w:rsidRPr="001144EF">
          <w:rPr>
            <w:sz w:val="28"/>
            <w:szCs w:val="28"/>
          </w:rPr>
          <w:delText xml:space="preserve">за исключением </w:delText>
        </w:r>
      </w:del>
      <w:proofErr w:type="spellStart"/>
      <w:ins w:id="502" w:author="Антон Хабиров" w:date="2021-01-20T01:41:00Z">
        <w:r w:rsidRPr="001144EF">
          <w:rPr>
            <w:sz w:val="28"/>
            <w:szCs w:val="28"/>
          </w:rPr>
          <w:t>электропотребители</w:t>
        </w:r>
        <w:proofErr w:type="spellEnd"/>
        <w:r w:rsidRPr="001144EF">
          <w:rPr>
            <w:sz w:val="28"/>
            <w:szCs w:val="28"/>
          </w:rPr>
          <w:t xml:space="preserve"> </w:t>
        </w:r>
      </w:ins>
      <w:r w:rsidRPr="001144EF">
        <w:rPr>
          <w:sz w:val="28"/>
          <w:szCs w:val="28"/>
        </w:rPr>
        <w:t xml:space="preserve">дежурного освещения, систем противопожарной защиты, а также </w:t>
      </w:r>
      <w:del w:id="503" w:author="Антон Хабиров" w:date="2021-01-20T01:41:00Z">
        <w:r w:rsidRPr="001144EF">
          <w:rPr>
            <w:sz w:val="28"/>
            <w:szCs w:val="28"/>
          </w:rPr>
          <w:delText>других электроустановок и электротехнических приборов</w:delText>
        </w:r>
      </w:del>
      <w:ins w:id="504" w:author="Антон Хабиров" w:date="2021-01-20T01:41:00Z">
        <w:r w:rsidRPr="001144EF">
          <w:rPr>
            <w:sz w:val="28"/>
            <w:szCs w:val="28"/>
          </w:rPr>
          <w:t>другие электроустановки и электротехнические приборы</w:t>
        </w:r>
      </w:ins>
      <w:r w:rsidRPr="001144EF">
        <w:rPr>
          <w:sz w:val="28"/>
          <w:szCs w:val="28"/>
        </w:rPr>
        <w:t>, если это обусловлено их функциональным назначением и (или) предусмотрено требованиями инструкции по эксплуатации.</w:t>
      </w:r>
      <w:proofErr w:type="gramEnd"/>
    </w:p>
    <w:p w:rsidR="00303495" w:rsidRPr="001144EF" w:rsidRDefault="00303495" w:rsidP="00303495">
      <w:pPr>
        <w:pStyle w:val="ConsPlusNormal"/>
        <w:spacing w:before="240"/>
        <w:ind w:firstLine="540"/>
        <w:jc w:val="both"/>
        <w:rPr>
          <w:ins w:id="505" w:author="Антон Хабиров" w:date="2021-01-20T01:41:00Z"/>
          <w:sz w:val="28"/>
          <w:szCs w:val="28"/>
        </w:rPr>
      </w:pPr>
      <w:del w:id="506" w:author="Антон Хабиров" w:date="2021-01-20T01:41:00Z">
        <w:r w:rsidRPr="001144EF">
          <w:rPr>
            <w:sz w:val="28"/>
            <w:szCs w:val="28"/>
          </w:rPr>
          <w:delText>40(1).</w:delText>
        </w:r>
      </w:del>
      <w:ins w:id="507" w:author="Антон Хабиров" w:date="2021-01-20T01:41:00Z">
        <w:r w:rsidRPr="001144EF">
          <w:rPr>
            <w:sz w:val="28"/>
            <w:szCs w:val="28"/>
          </w:rPr>
          <w:t>33.</w:t>
        </w:r>
      </w:ins>
      <w:r w:rsidRPr="001144EF">
        <w:rPr>
          <w:sz w:val="28"/>
          <w:szCs w:val="28"/>
        </w:rPr>
        <w:t xml:space="preserve"> Транспаранты и баннеры, </w:t>
      </w:r>
      <w:ins w:id="508" w:author="Антон Хабиров" w:date="2021-01-20T01:41:00Z">
        <w:r w:rsidRPr="001144EF">
          <w:rPr>
            <w:sz w:val="28"/>
            <w:szCs w:val="28"/>
          </w:rPr>
          <w:t xml:space="preserve">а также другие рекламные элементы и конструкции, </w:t>
        </w:r>
      </w:ins>
      <w:r w:rsidRPr="001144EF">
        <w:rPr>
          <w:sz w:val="28"/>
          <w:szCs w:val="28"/>
        </w:rPr>
        <w:t xml:space="preserve">размещаемые на фасадах зданий и сооружений, выполняются из негорючих </w:t>
      </w:r>
      <w:del w:id="509" w:author="Антон Хабиров" w:date="2021-01-20T01:41:00Z">
        <w:r w:rsidRPr="001144EF">
          <w:rPr>
            <w:sz w:val="28"/>
            <w:szCs w:val="28"/>
          </w:rPr>
          <w:delText xml:space="preserve">или трудногорючих </w:delText>
        </w:r>
      </w:del>
      <w:r w:rsidRPr="001144EF">
        <w:rPr>
          <w:sz w:val="28"/>
          <w:szCs w:val="28"/>
        </w:rPr>
        <w:t>материалов</w:t>
      </w:r>
      <w:del w:id="510" w:author="Антон Хабиров" w:date="2021-01-20T01:41:00Z">
        <w:r w:rsidRPr="001144EF">
          <w:rPr>
            <w:sz w:val="28"/>
            <w:szCs w:val="28"/>
          </w:rPr>
          <w:delText xml:space="preserve">. </w:delText>
        </w:r>
      </w:del>
      <w:ins w:id="511" w:author="Антон Хабиров" w:date="2021-01-20T01:41:00Z">
        <w:r w:rsidRPr="001144EF">
          <w:rPr>
            <w:sz w:val="28"/>
            <w:szCs w:val="28"/>
          </w:rPr>
          <w:t xml:space="preserve"> или материалов с показателями пожарной опасности не ниже Г</w:t>
        </w:r>
        <w:proofErr w:type="gramStart"/>
        <w:r w:rsidRPr="001144EF">
          <w:rPr>
            <w:sz w:val="28"/>
            <w:szCs w:val="28"/>
          </w:rPr>
          <w:t>1</w:t>
        </w:r>
        <w:proofErr w:type="gramEnd"/>
        <w:r w:rsidRPr="001144EF">
          <w:rPr>
            <w:sz w:val="28"/>
            <w:szCs w:val="28"/>
          </w:rPr>
          <w:t>, В1, Д2, Т2, если иное не предусмотрено в технической, проектной документации или в специальных технических условиях.</w:t>
        </w:r>
      </w:ins>
    </w:p>
    <w:p w:rsidR="00303495" w:rsidRPr="001144EF" w:rsidRDefault="00303495" w:rsidP="00303495">
      <w:pPr>
        <w:pStyle w:val="ConsPlusNormal"/>
        <w:spacing w:before="240"/>
        <w:ind w:firstLine="540"/>
        <w:jc w:val="both"/>
        <w:rPr>
          <w:sz w:val="28"/>
          <w:szCs w:val="28"/>
        </w:rPr>
      </w:pPr>
      <w:r w:rsidRPr="001144EF">
        <w:rPr>
          <w:sz w:val="28"/>
          <w:szCs w:val="28"/>
        </w:rPr>
        <w:t xml:space="preserve">При этом их размещение не должно ограничивать проветривание </w:t>
      </w:r>
      <w:ins w:id="512" w:author="Антон Хабиров" w:date="2021-01-20T01:41:00Z">
        <w:r w:rsidRPr="001144EF">
          <w:rPr>
            <w:sz w:val="28"/>
            <w:szCs w:val="28"/>
          </w:rPr>
          <w:t xml:space="preserve">и </w:t>
        </w:r>
        <w:r w:rsidRPr="001144EF">
          <w:rPr>
            <w:sz w:val="28"/>
            <w:szCs w:val="28"/>
          </w:rPr>
          <w:lastRenderedPageBreak/>
          <w:t xml:space="preserve">естественное освещение </w:t>
        </w:r>
      </w:ins>
      <w:r w:rsidRPr="001144EF">
        <w:rPr>
          <w:sz w:val="28"/>
          <w:szCs w:val="28"/>
        </w:rPr>
        <w:t xml:space="preserve">лестничных клеток, а также </w:t>
      </w:r>
      <w:ins w:id="513" w:author="Антон Хабиров" w:date="2021-01-20T01:41:00Z">
        <w:r w:rsidRPr="001144EF">
          <w:rPr>
            <w:sz w:val="28"/>
            <w:szCs w:val="28"/>
          </w:rPr>
          <w:t xml:space="preserve">препятствовать использованию </w:t>
        </w:r>
      </w:ins>
      <w:r w:rsidRPr="001144EF">
        <w:rPr>
          <w:sz w:val="28"/>
          <w:szCs w:val="28"/>
        </w:rPr>
        <w:t xml:space="preserve">других специально предусмотренных проемов в фасадах зданий и сооружений </w:t>
      </w:r>
      <w:del w:id="514" w:author="Антон Хабиров" w:date="2021-01-20T01:41:00Z">
        <w:r w:rsidRPr="001144EF">
          <w:rPr>
            <w:sz w:val="28"/>
            <w:szCs w:val="28"/>
          </w:rPr>
          <w:delText>от</w:delText>
        </w:r>
      </w:del>
      <w:ins w:id="515" w:author="Антон Хабиров" w:date="2021-01-20T01:41:00Z">
        <w:r w:rsidRPr="001144EF">
          <w:rPr>
            <w:sz w:val="28"/>
            <w:szCs w:val="28"/>
          </w:rPr>
          <w:t>для удаления</w:t>
        </w:r>
      </w:ins>
      <w:r w:rsidRPr="001144EF">
        <w:rPr>
          <w:sz w:val="28"/>
          <w:szCs w:val="28"/>
        </w:rPr>
        <w:t xml:space="preserve"> дыма и продуктов горения при пожаре.</w:t>
      </w:r>
    </w:p>
    <w:p w:rsidR="00303495" w:rsidRPr="001144EF" w:rsidRDefault="00303495" w:rsidP="00303495">
      <w:pPr>
        <w:pStyle w:val="ConsPlusNormal"/>
        <w:spacing w:before="240"/>
        <w:ind w:firstLine="540"/>
        <w:jc w:val="both"/>
        <w:rPr>
          <w:del w:id="516" w:author="Антон Хабиров" w:date="2021-01-20T01:41:00Z"/>
          <w:sz w:val="28"/>
          <w:szCs w:val="28"/>
        </w:rPr>
      </w:pPr>
      <w:del w:id="517" w:author="Антон Хабиров" w:date="2021-01-20T01:41:00Z">
        <w:r w:rsidRPr="001144EF">
          <w:rPr>
            <w:sz w:val="28"/>
            <w:szCs w:val="28"/>
          </w:rPr>
          <w:delText>Транспаранты и баннеры должны соответствовать требованиям пожарной безопасности, предъявляемым к облицовке внешних поверхностей наружных стен.</w:delText>
        </w:r>
      </w:del>
    </w:p>
    <w:p w:rsidR="00303495" w:rsidRPr="001144EF" w:rsidRDefault="00303495" w:rsidP="00303495">
      <w:pPr>
        <w:pStyle w:val="ConsPlusNormal"/>
        <w:spacing w:before="240"/>
        <w:ind w:firstLine="540"/>
        <w:jc w:val="both"/>
        <w:rPr>
          <w:sz w:val="28"/>
          <w:szCs w:val="28"/>
        </w:rPr>
      </w:pPr>
      <w:r w:rsidRPr="001144EF">
        <w:rPr>
          <w:sz w:val="28"/>
          <w:szCs w:val="28"/>
        </w:rPr>
        <w:t>Прокладка в пространстве воздушного зазора навесных фасадных систем открытым способом электрических кабелей и проводов не допускается.</w:t>
      </w:r>
    </w:p>
    <w:p w:rsidR="00303495" w:rsidRPr="001144EF" w:rsidRDefault="00303495" w:rsidP="00303495">
      <w:pPr>
        <w:pStyle w:val="ConsPlusNormal"/>
        <w:jc w:val="both"/>
        <w:rPr>
          <w:del w:id="518" w:author="Антон Хабиров" w:date="2021-01-20T01:41:00Z"/>
          <w:sz w:val="28"/>
          <w:szCs w:val="28"/>
        </w:rPr>
      </w:pPr>
      <w:del w:id="519" w:author="Антон Хабиров" w:date="2021-01-20T01:41:00Z">
        <w:r w:rsidRPr="001144EF">
          <w:rPr>
            <w:sz w:val="28"/>
            <w:szCs w:val="28"/>
          </w:rPr>
          <w:delText>(п. 40(1) введен Постановлением Правительства РФ от 20.09.2016 № 947)</w:delText>
        </w:r>
      </w:del>
    </w:p>
    <w:p w:rsidR="00303495" w:rsidRPr="001144EF" w:rsidRDefault="00303495" w:rsidP="00303495">
      <w:pPr>
        <w:pStyle w:val="ConsPlusNormal"/>
        <w:spacing w:before="240"/>
        <w:ind w:firstLine="540"/>
        <w:jc w:val="both"/>
        <w:rPr>
          <w:sz w:val="28"/>
          <w:szCs w:val="28"/>
        </w:rPr>
      </w:pPr>
      <w:del w:id="520" w:author="Антон Хабиров" w:date="2021-01-20T01:41:00Z">
        <w:r w:rsidRPr="001144EF">
          <w:rPr>
            <w:sz w:val="28"/>
            <w:szCs w:val="28"/>
          </w:rPr>
          <w:delText>41</w:delText>
        </w:r>
      </w:del>
      <w:ins w:id="521" w:author="Антон Хабиров" w:date="2021-01-20T01:41:00Z">
        <w:r w:rsidRPr="001144EF">
          <w:rPr>
            <w:sz w:val="28"/>
            <w:szCs w:val="28"/>
          </w:rPr>
          <w:t>34</w:t>
        </w:r>
      </w:ins>
      <w:r w:rsidRPr="001144EF">
        <w:rPr>
          <w:sz w:val="28"/>
          <w:szCs w:val="28"/>
        </w:rPr>
        <w:t xml:space="preserve">. Запрещается прокладка и эксплуатация воздушных линий электропередачи (в том числе временных и проложенных кабелем) над </w:t>
      </w:r>
      <w:del w:id="522" w:author="Антон Хабиров" w:date="2021-01-20T01:41:00Z">
        <w:r w:rsidRPr="001144EF">
          <w:rPr>
            <w:sz w:val="28"/>
            <w:szCs w:val="28"/>
          </w:rPr>
          <w:delText xml:space="preserve">горючими </w:delText>
        </w:r>
      </w:del>
      <w:r w:rsidRPr="001144EF">
        <w:rPr>
          <w:sz w:val="28"/>
          <w:szCs w:val="28"/>
        </w:rPr>
        <w:t>кровлями</w:t>
      </w:r>
      <w:del w:id="523" w:author="Антон Хабиров" w:date="2021-01-20T01:41:00Z">
        <w:r w:rsidRPr="001144EF">
          <w:rPr>
            <w:sz w:val="28"/>
            <w:szCs w:val="28"/>
          </w:rPr>
          <w:delText>,</w:delText>
        </w:r>
      </w:del>
      <w:ins w:id="524" w:author="Антон Хабиров" w:date="2021-01-20T01:41:00Z">
        <w:r w:rsidRPr="001144EF">
          <w:rPr>
            <w:sz w:val="28"/>
            <w:szCs w:val="28"/>
          </w:rPr>
          <w:t xml:space="preserve"> и</w:t>
        </w:r>
      </w:ins>
      <w:r w:rsidRPr="001144EF">
        <w:rPr>
          <w:sz w:val="28"/>
          <w:szCs w:val="28"/>
        </w:rPr>
        <w:t xml:space="preserve"> навесами</w:t>
      </w:r>
      <w:ins w:id="525" w:author="Антон Хабиров" w:date="2021-01-20T01:41:00Z">
        <w:r w:rsidRPr="001144EF">
          <w:rPr>
            <w:sz w:val="28"/>
            <w:szCs w:val="28"/>
          </w:rPr>
          <w:t xml:space="preserve"> из горючих материалов</w:t>
        </w:r>
      </w:ins>
      <w:r w:rsidRPr="001144EF">
        <w:rPr>
          <w:sz w:val="28"/>
          <w:szCs w:val="28"/>
        </w:rPr>
        <w:t xml:space="preserve">, а также </w:t>
      </w:r>
      <w:ins w:id="526" w:author="Антон Хабиров" w:date="2021-01-20T01:41:00Z">
        <w:r w:rsidRPr="001144EF">
          <w:rPr>
            <w:sz w:val="28"/>
            <w:szCs w:val="28"/>
          </w:rPr>
          <w:t xml:space="preserve">над </w:t>
        </w:r>
      </w:ins>
      <w:r w:rsidRPr="001144EF">
        <w:rPr>
          <w:sz w:val="28"/>
          <w:szCs w:val="28"/>
        </w:rPr>
        <w:t>открытыми складами (штабелями, скирдами и др.) горючих веществ, материалов и изделий.</w:t>
      </w:r>
    </w:p>
    <w:p w:rsidR="00303495" w:rsidRPr="001144EF" w:rsidRDefault="00303495" w:rsidP="00303495">
      <w:pPr>
        <w:pStyle w:val="ConsPlusNormal"/>
        <w:spacing w:before="240"/>
        <w:ind w:firstLine="540"/>
        <w:jc w:val="both"/>
        <w:rPr>
          <w:sz w:val="28"/>
          <w:szCs w:val="28"/>
        </w:rPr>
      </w:pPr>
      <w:del w:id="527" w:author="Антон Хабиров" w:date="2021-01-20T01:41:00Z">
        <w:r w:rsidRPr="001144EF">
          <w:rPr>
            <w:sz w:val="28"/>
            <w:szCs w:val="28"/>
          </w:rPr>
          <w:delText>42</w:delText>
        </w:r>
      </w:del>
      <w:ins w:id="528" w:author="Антон Хабиров" w:date="2021-01-20T01:41:00Z">
        <w:r w:rsidRPr="001144EF">
          <w:rPr>
            <w:sz w:val="28"/>
            <w:szCs w:val="28"/>
          </w:rPr>
          <w:t>35</w:t>
        </w:r>
      </w:ins>
      <w:r w:rsidRPr="001144EF">
        <w:rPr>
          <w:sz w:val="28"/>
          <w:szCs w:val="28"/>
        </w:rPr>
        <w:t>.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эксплуатировать электропровода и кабели с видимыми нарушениями изоляции</w:t>
      </w:r>
      <w:ins w:id="529" w:author="Антон Хабиров" w:date="2021-01-20T01:41:00Z">
        <w:r w:rsidRPr="001144EF">
          <w:rPr>
            <w:sz w:val="28"/>
            <w:szCs w:val="28"/>
          </w:rPr>
          <w:t xml:space="preserve"> и со следами термического воздействия</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пользоваться розетками, рубильниками, другими </w:t>
      </w:r>
      <w:proofErr w:type="spellStart"/>
      <w:r w:rsidRPr="001144EF">
        <w:rPr>
          <w:sz w:val="28"/>
          <w:szCs w:val="28"/>
        </w:rPr>
        <w:t>электроустановочными</w:t>
      </w:r>
      <w:proofErr w:type="spellEnd"/>
      <w:r w:rsidRPr="001144EF">
        <w:rPr>
          <w:sz w:val="28"/>
          <w:szCs w:val="28"/>
        </w:rPr>
        <w:t xml:space="preserve"> изделиями с повреждениями;</w:t>
      </w:r>
    </w:p>
    <w:p w:rsidR="00303495" w:rsidRPr="001144EF" w:rsidRDefault="00303495" w:rsidP="00303495">
      <w:pPr>
        <w:pStyle w:val="ConsPlusNormal"/>
        <w:spacing w:before="240"/>
        <w:ind w:firstLine="540"/>
        <w:jc w:val="both"/>
        <w:rPr>
          <w:sz w:val="28"/>
          <w:szCs w:val="28"/>
        </w:rPr>
      </w:pPr>
      <w:del w:id="530" w:author="Антон Хабиров" w:date="2021-01-20T01:41:00Z">
        <w:r w:rsidRPr="001144EF">
          <w:rPr>
            <w:sz w:val="28"/>
            <w:szCs w:val="28"/>
          </w:rPr>
          <w:delText xml:space="preserve">в) обертывать электролампы и светильники бумагой, тканью и другими горючими материалами, а также </w:delText>
        </w:r>
      </w:del>
      <w:ins w:id="531" w:author="Антон Хабиров" w:date="2021-01-20T01:41:00Z">
        <w:r w:rsidRPr="001144EF">
          <w:rPr>
            <w:sz w:val="28"/>
            <w:szCs w:val="28"/>
          </w:rPr>
          <w:t xml:space="preserve">в) </w:t>
        </w:r>
      </w:ins>
      <w:r w:rsidRPr="001144EF">
        <w:rPr>
          <w:sz w:val="28"/>
          <w:szCs w:val="28"/>
        </w:rPr>
        <w:t>эксплуатировать светильники со снятыми колпаками (</w:t>
      </w:r>
      <w:proofErr w:type="spellStart"/>
      <w:r w:rsidRPr="001144EF">
        <w:rPr>
          <w:sz w:val="28"/>
          <w:szCs w:val="28"/>
        </w:rPr>
        <w:t>рассеивателями</w:t>
      </w:r>
      <w:proofErr w:type="spellEnd"/>
      <w:r w:rsidRPr="001144EF">
        <w:rPr>
          <w:sz w:val="28"/>
          <w:szCs w:val="28"/>
        </w:rPr>
        <w:t>), предусмотренными конструкцией</w:t>
      </w:r>
      <w:del w:id="532" w:author="Антон Хабиров" w:date="2021-01-20T01:41:00Z">
        <w:r w:rsidRPr="001144EF">
          <w:rPr>
            <w:sz w:val="28"/>
            <w:szCs w:val="28"/>
          </w:rPr>
          <w:delText xml:space="preserve"> светильника</w:delText>
        </w:r>
      </w:del>
      <w:ins w:id="533" w:author="Антон Хабиров" w:date="2021-01-20T01:41:00Z">
        <w:r w:rsidRPr="001144EF">
          <w:rPr>
            <w:sz w:val="28"/>
            <w:szCs w:val="28"/>
          </w:rPr>
          <w:t>, а также обертывать электролампы и светильники (с лампами накаливания) бумагой, тканью и другими горючими материалами</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пользоваться </w:t>
      </w:r>
      <w:del w:id="534" w:author="Антон Хабиров" w:date="2021-01-20T01:41:00Z">
        <w:r w:rsidRPr="001144EF">
          <w:rPr>
            <w:sz w:val="28"/>
            <w:szCs w:val="28"/>
          </w:rPr>
          <w:delText>электроутюгами, электроплитками, электрочайниками</w:delText>
        </w:r>
      </w:del>
      <w:ins w:id="535" w:author="Антон Хабиров" w:date="2021-01-20T01:41:00Z">
        <w:r w:rsidRPr="001144EF">
          <w:rPr>
            <w:sz w:val="28"/>
            <w:szCs w:val="28"/>
          </w:rPr>
          <w:t>электрическими утюгами, электрическими плитками, электрическими чайниками</w:t>
        </w:r>
      </w:ins>
      <w:r w:rsidRPr="001144EF">
        <w:rPr>
          <w:sz w:val="28"/>
          <w:szCs w:val="28"/>
        </w:rPr>
        <w:t xml:space="preserve">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w:t>
      </w:r>
      <w:ins w:id="536" w:author="Антон Хабиров" w:date="2021-01-20T01:41:00Z">
        <w:r w:rsidRPr="001144EF">
          <w:rPr>
            <w:sz w:val="28"/>
            <w:szCs w:val="28"/>
          </w:rPr>
          <w:t xml:space="preserve">их </w:t>
        </w:r>
      </w:ins>
      <w:r w:rsidRPr="001144EF">
        <w:rPr>
          <w:sz w:val="28"/>
          <w:szCs w:val="28"/>
        </w:rPr>
        <w:t>конструкцией;</w:t>
      </w:r>
    </w:p>
    <w:p w:rsidR="00303495" w:rsidRPr="001144EF" w:rsidRDefault="00303495" w:rsidP="00303495">
      <w:pPr>
        <w:pStyle w:val="ConsPlusNormal"/>
        <w:spacing w:before="240"/>
        <w:ind w:firstLine="540"/>
        <w:jc w:val="both"/>
        <w:rPr>
          <w:del w:id="537" w:author="Антон Хабиров" w:date="2021-01-20T01:41:00Z"/>
          <w:sz w:val="28"/>
          <w:szCs w:val="28"/>
        </w:rPr>
      </w:pPr>
      <w:r w:rsidRPr="001144EF">
        <w:rPr>
          <w:sz w:val="28"/>
          <w:szCs w:val="28"/>
        </w:rPr>
        <w:t xml:space="preserve">д) </w:t>
      </w:r>
      <w:del w:id="538" w:author="Антон Хабиров" w:date="2021-01-20T01:41:00Z">
        <w:r w:rsidRPr="001144EF">
          <w:rPr>
            <w:sz w:val="28"/>
            <w:szCs w:val="28"/>
          </w:rPr>
          <w:delText>применять</w:delText>
        </w:r>
      </w:del>
      <w:ins w:id="539" w:author="Антон Хабиров" w:date="2021-01-20T01:41:00Z">
        <w:r w:rsidRPr="001144EF">
          <w:rPr>
            <w:sz w:val="28"/>
            <w:szCs w:val="28"/>
          </w:rPr>
          <w:t>использовать</w:t>
        </w:r>
      </w:ins>
      <w:r w:rsidRPr="001144EF">
        <w:rPr>
          <w:sz w:val="28"/>
          <w:szCs w:val="28"/>
        </w:rPr>
        <w:t xml:space="preserve"> нестандартные (самодельные) </w:t>
      </w:r>
      <w:ins w:id="540" w:author="Антон Хабиров" w:date="2021-01-20T01:41:00Z">
        <w:r w:rsidRPr="001144EF">
          <w:rPr>
            <w:sz w:val="28"/>
            <w:szCs w:val="28"/>
          </w:rPr>
          <w:t xml:space="preserve">электрические </w:t>
        </w:r>
      </w:ins>
      <w:r w:rsidRPr="001144EF">
        <w:rPr>
          <w:sz w:val="28"/>
          <w:szCs w:val="28"/>
        </w:rPr>
        <w:t xml:space="preserve">электронагревательные приборы и </w:t>
      </w:r>
      <w:del w:id="541" w:author="Антон Хабиров" w:date="2021-01-20T01:41:00Z">
        <w:r w:rsidRPr="001144EF">
          <w:rPr>
            <w:sz w:val="28"/>
            <w:szCs w:val="28"/>
          </w:rPr>
          <w:delText>использовать несертифицированные</w:delText>
        </w:r>
      </w:del>
      <w:ins w:id="542" w:author="Антон Хабиров" w:date="2021-01-20T01:41:00Z">
        <w:r w:rsidRPr="001144EF">
          <w:rPr>
            <w:sz w:val="28"/>
            <w:szCs w:val="28"/>
          </w:rPr>
          <w:t>удлинители для питания электроприборов, а также использовать некалиброванные плавкие вставки или другие самодельные</w:t>
        </w:r>
      </w:ins>
      <w:r w:rsidRPr="001144EF">
        <w:rPr>
          <w:sz w:val="28"/>
          <w:szCs w:val="28"/>
        </w:rPr>
        <w:t xml:space="preserve"> аппараты защиты </w:t>
      </w:r>
      <w:del w:id="543" w:author="Антон Хабиров" w:date="2021-01-20T01:41:00Z">
        <w:r w:rsidRPr="001144EF">
          <w:rPr>
            <w:sz w:val="28"/>
            <w:szCs w:val="28"/>
          </w:rPr>
          <w:delText>электрических цепей;</w:delText>
        </w:r>
      </w:del>
    </w:p>
    <w:p w:rsidR="00303495" w:rsidRPr="001144EF" w:rsidRDefault="00303495" w:rsidP="00303495">
      <w:pPr>
        <w:pStyle w:val="ConsPlusNormal"/>
        <w:jc w:val="both"/>
        <w:rPr>
          <w:del w:id="544" w:author="Антон Хабиров" w:date="2021-01-20T01:41:00Z"/>
          <w:sz w:val="28"/>
          <w:szCs w:val="28"/>
        </w:rPr>
      </w:pPr>
      <w:del w:id="545" w:author="Антон Хабиров" w:date="2021-01-20T01:41:00Z">
        <w:r w:rsidRPr="001144EF">
          <w:rPr>
            <w:sz w:val="28"/>
            <w:szCs w:val="28"/>
          </w:rPr>
          <w:delText xml:space="preserve">(в ред. Постановления Правительства РФ </w:delText>
        </w:r>
      </w:del>
      <w:r w:rsidRPr="001144EF">
        <w:rPr>
          <w:sz w:val="28"/>
          <w:szCs w:val="28"/>
        </w:rPr>
        <w:t xml:space="preserve">от </w:t>
      </w:r>
      <w:del w:id="546" w:author="Антон Хабиров" w:date="2021-01-20T01:41:00Z">
        <w:r w:rsidRPr="001144EF">
          <w:rPr>
            <w:sz w:val="28"/>
            <w:szCs w:val="28"/>
          </w:rPr>
          <w:delText>20.09.2016 № 947)</w:delText>
        </w:r>
      </w:del>
    </w:p>
    <w:p w:rsidR="00303495" w:rsidRPr="001144EF" w:rsidRDefault="00303495" w:rsidP="00303495">
      <w:pPr>
        <w:pStyle w:val="ConsPlusNormal"/>
        <w:spacing w:before="240"/>
        <w:ind w:firstLine="540"/>
        <w:jc w:val="both"/>
        <w:rPr>
          <w:sz w:val="28"/>
          <w:szCs w:val="28"/>
        </w:rPr>
      </w:pPr>
      <w:del w:id="547" w:author="Антон Хабиров" w:date="2021-01-20T01:41:00Z">
        <w:r w:rsidRPr="001144EF">
          <w:rPr>
            <w:sz w:val="28"/>
            <w:szCs w:val="28"/>
          </w:rPr>
          <w:delText>е)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w:delText>
        </w:r>
      </w:del>
      <w:ins w:id="548" w:author="Антон Хабиров" w:date="2021-01-20T01:41:00Z">
        <w:r w:rsidRPr="001144EF">
          <w:rPr>
            <w:sz w:val="28"/>
            <w:szCs w:val="28"/>
          </w:rPr>
          <w:t>перегрузки</w:t>
        </w:r>
      </w:ins>
      <w:r w:rsidRPr="001144EF">
        <w:rPr>
          <w:sz w:val="28"/>
          <w:szCs w:val="28"/>
        </w:rPr>
        <w:t xml:space="preserve"> и </w:t>
      </w:r>
      <w:del w:id="549" w:author="Антон Хабиров" w:date="2021-01-20T01:41:00Z">
        <w:r w:rsidRPr="001144EF">
          <w:rPr>
            <w:sz w:val="28"/>
            <w:szCs w:val="28"/>
          </w:rPr>
          <w:delText>(или) должны находиться в круглосуточном режиме работы в соответствии с инструкцией завода-изготовителя</w:delText>
        </w:r>
      </w:del>
      <w:ins w:id="550" w:author="Антон Хабиров" w:date="2021-01-20T01:41:00Z">
        <w:r w:rsidRPr="001144EF">
          <w:rPr>
            <w:sz w:val="28"/>
            <w:szCs w:val="28"/>
          </w:rPr>
          <w:t>короткого замыкания</w:t>
        </w:r>
      </w:ins>
      <w:r w:rsidRPr="001144EF">
        <w:rPr>
          <w:sz w:val="28"/>
          <w:szCs w:val="28"/>
        </w:rPr>
        <w:t>;</w:t>
      </w:r>
    </w:p>
    <w:p w:rsidR="00303495" w:rsidRPr="001144EF" w:rsidRDefault="00303495" w:rsidP="00303495">
      <w:pPr>
        <w:pStyle w:val="ConsPlusNormal"/>
        <w:spacing w:before="240"/>
        <w:ind w:firstLine="540"/>
        <w:jc w:val="both"/>
        <w:rPr>
          <w:sz w:val="28"/>
          <w:szCs w:val="28"/>
        </w:rPr>
      </w:pPr>
      <w:del w:id="551" w:author="Антон Хабиров" w:date="2021-01-20T01:41:00Z">
        <w:r w:rsidRPr="001144EF">
          <w:rPr>
            <w:sz w:val="28"/>
            <w:szCs w:val="28"/>
          </w:rPr>
          <w:lastRenderedPageBreak/>
          <w:delText>ж</w:delText>
        </w:r>
      </w:del>
      <w:ins w:id="552" w:author="Антон Хабиров" w:date="2021-01-20T01:41:00Z">
        <w:r w:rsidRPr="001144EF">
          <w:rPr>
            <w:sz w:val="28"/>
            <w:szCs w:val="28"/>
          </w:rPr>
          <w:t>е</w:t>
        </w:r>
      </w:ins>
      <w:r w:rsidRPr="001144EF">
        <w:rPr>
          <w:sz w:val="28"/>
          <w:szCs w:val="28"/>
        </w:rPr>
        <w:t xml:space="preserve">) размещать (складировать) в </w:t>
      </w:r>
      <w:proofErr w:type="spellStart"/>
      <w:r w:rsidRPr="001144EF">
        <w:rPr>
          <w:sz w:val="28"/>
          <w:szCs w:val="28"/>
        </w:rPr>
        <w:t>электрощитовых</w:t>
      </w:r>
      <w:proofErr w:type="spellEnd"/>
      <w:del w:id="553" w:author="Антон Хабиров" w:date="2021-01-20T01:41:00Z">
        <w:r w:rsidRPr="001144EF">
          <w:rPr>
            <w:sz w:val="28"/>
            <w:szCs w:val="28"/>
          </w:rPr>
          <w:delText xml:space="preserve"> (у</w:delText>
        </w:r>
      </w:del>
      <w:ins w:id="554" w:author="Антон Хабиров" w:date="2021-01-20T01:41:00Z">
        <w:r w:rsidRPr="001144EF">
          <w:rPr>
            <w:sz w:val="28"/>
            <w:szCs w:val="28"/>
          </w:rPr>
          <w:t>, а также ближе 1 метра от</w:t>
        </w:r>
      </w:ins>
      <w:r w:rsidRPr="001144EF">
        <w:rPr>
          <w:sz w:val="28"/>
          <w:szCs w:val="28"/>
        </w:rPr>
        <w:t xml:space="preserve"> электрощитов</w:t>
      </w:r>
      <w:del w:id="555" w:author="Антон Хабиров" w:date="2021-01-20T01:41:00Z">
        <w:r w:rsidRPr="001144EF">
          <w:rPr>
            <w:sz w:val="28"/>
            <w:szCs w:val="28"/>
          </w:rPr>
          <w:delText>), у</w:delText>
        </w:r>
      </w:del>
      <w:ins w:id="556" w:author="Антон Хабиров" w:date="2021-01-20T01:41:00Z">
        <w:r w:rsidRPr="001144EF">
          <w:rPr>
            <w:sz w:val="28"/>
            <w:szCs w:val="28"/>
          </w:rPr>
          <w:t>,</w:t>
        </w:r>
      </w:ins>
      <w:r w:rsidRPr="001144EF">
        <w:rPr>
          <w:sz w:val="28"/>
          <w:szCs w:val="28"/>
        </w:rPr>
        <w:t xml:space="preserve"> электродвигателей и пусковой аппаратуры горючие</w:t>
      </w:r>
      <w:del w:id="557" w:author="Антон Хабиров" w:date="2021-01-20T01:41:00Z">
        <w:r w:rsidRPr="001144EF">
          <w:rPr>
            <w:sz w:val="28"/>
            <w:szCs w:val="28"/>
          </w:rPr>
          <w:delText xml:space="preserve"> (в том числе</w:delText>
        </w:r>
      </w:del>
      <w:ins w:id="558" w:author="Антон Хабиров" w:date="2021-01-20T01:41:00Z">
        <w:r w:rsidRPr="001144EF">
          <w:rPr>
            <w:sz w:val="28"/>
            <w:szCs w:val="28"/>
          </w:rPr>
          <w:t>,</w:t>
        </w:r>
      </w:ins>
      <w:r w:rsidRPr="001144EF">
        <w:rPr>
          <w:sz w:val="28"/>
          <w:szCs w:val="28"/>
        </w:rPr>
        <w:t xml:space="preserve"> легковоспламеняющиеся</w:t>
      </w:r>
      <w:del w:id="559" w:author="Антон Хабиров" w:date="2021-01-20T01:41:00Z">
        <w:r w:rsidRPr="001144EF">
          <w:rPr>
            <w:sz w:val="28"/>
            <w:szCs w:val="28"/>
          </w:rPr>
          <w:delText>)</w:delText>
        </w:r>
      </w:del>
      <w:r w:rsidRPr="001144EF">
        <w:rPr>
          <w:sz w:val="28"/>
          <w:szCs w:val="28"/>
        </w:rPr>
        <w:t xml:space="preserve"> вещества и материалы;</w:t>
      </w:r>
    </w:p>
    <w:p w:rsidR="00303495" w:rsidRPr="001144EF" w:rsidRDefault="00303495" w:rsidP="00303495">
      <w:pPr>
        <w:pStyle w:val="ConsPlusNormal"/>
        <w:spacing w:before="240"/>
        <w:ind w:firstLine="540"/>
        <w:jc w:val="both"/>
        <w:rPr>
          <w:sz w:val="28"/>
          <w:szCs w:val="28"/>
        </w:rPr>
      </w:pPr>
      <w:del w:id="560" w:author="Антон Хабиров" w:date="2021-01-20T01:41:00Z">
        <w:r w:rsidRPr="001144EF">
          <w:rPr>
            <w:sz w:val="28"/>
            <w:szCs w:val="28"/>
          </w:rPr>
          <w:delText>з</w:delText>
        </w:r>
      </w:del>
      <w:ins w:id="561" w:author="Антон Хабиров" w:date="2021-01-20T01:41:00Z">
        <w:r w:rsidRPr="001144EF">
          <w:rPr>
            <w:sz w:val="28"/>
            <w:szCs w:val="28"/>
          </w:rPr>
          <w:t>ж</w:t>
        </w:r>
      </w:ins>
      <w:r w:rsidRPr="001144EF">
        <w:rPr>
          <w:sz w:val="28"/>
          <w:szCs w:val="28"/>
        </w:rPr>
        <w:t xml:space="preserve">) при проведении аварийных и других строительно-монтажных и реставрационных работ, а также при включении </w:t>
      </w:r>
      <w:proofErr w:type="spellStart"/>
      <w:r w:rsidRPr="001144EF">
        <w:rPr>
          <w:sz w:val="28"/>
          <w:szCs w:val="28"/>
        </w:rPr>
        <w:t>электроподогрева</w:t>
      </w:r>
      <w:proofErr w:type="spellEnd"/>
      <w:r w:rsidRPr="001144EF">
        <w:rPr>
          <w:sz w:val="28"/>
          <w:szCs w:val="28"/>
        </w:rPr>
        <w:t xml:space="preserve">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del w:id="562" w:author="Антон Хабиров" w:date="2021-01-20T01:41:00Z">
        <w:r w:rsidRPr="001144EF">
          <w:rPr>
            <w:sz w:val="28"/>
            <w:szCs w:val="28"/>
          </w:rPr>
          <w:delText>.</w:delText>
        </w:r>
      </w:del>
      <w:ins w:id="563" w:author="Антон Хабиров" w:date="2021-01-20T01:41:00Z">
        <w:r w:rsidRPr="001144EF">
          <w:rPr>
            <w:sz w:val="28"/>
            <w:szCs w:val="28"/>
          </w:rPr>
          <w:t>;</w:t>
        </w:r>
      </w:ins>
    </w:p>
    <w:p w:rsidR="00303495" w:rsidRPr="001144EF" w:rsidRDefault="00303495" w:rsidP="00303495">
      <w:pPr>
        <w:pStyle w:val="ConsPlusNormal"/>
        <w:jc w:val="both"/>
        <w:rPr>
          <w:del w:id="564" w:author="Антон Хабиров" w:date="2021-01-20T01:41:00Z"/>
          <w:sz w:val="28"/>
          <w:szCs w:val="28"/>
        </w:rPr>
      </w:pPr>
      <w:del w:id="565" w:author="Антон Хабиров" w:date="2021-01-20T01:41:00Z">
        <w:r w:rsidRPr="001144EF">
          <w:rPr>
            <w:sz w:val="28"/>
            <w:szCs w:val="28"/>
          </w:rPr>
          <w:delText>(в ред. Постановлений Правительства РФ от 17.02.2014 № 113, от 20.09.2016 № 947)</w:delText>
        </w:r>
      </w:del>
    </w:p>
    <w:p w:rsidR="00303495" w:rsidRPr="001144EF" w:rsidRDefault="00303495" w:rsidP="00303495">
      <w:pPr>
        <w:pStyle w:val="ConsPlusNormal"/>
        <w:spacing w:before="240"/>
        <w:ind w:firstLine="540"/>
        <w:jc w:val="both"/>
        <w:rPr>
          <w:ins w:id="566" w:author="Антон Хабиров" w:date="2021-01-20T01:41:00Z"/>
          <w:sz w:val="28"/>
          <w:szCs w:val="28"/>
        </w:rPr>
      </w:pPr>
      <w:del w:id="567" w:author="Антон Хабиров" w:date="2021-01-20T01:41:00Z">
        <w:r w:rsidRPr="001144EF">
          <w:rPr>
            <w:sz w:val="28"/>
            <w:szCs w:val="28"/>
          </w:rPr>
          <w:delText>43</w:delText>
        </w:r>
      </w:del>
      <w:ins w:id="568" w:author="Антон Хабиров" w:date="2021-01-20T01:41:00Z">
        <w:r w:rsidRPr="001144EF">
          <w:rPr>
            <w:sz w:val="28"/>
            <w:szCs w:val="28"/>
          </w:rPr>
          <w:t>з) прокладывать электрическую проводку по горючему основанию либо наносить (наклеивать) горючие материалы на электрическую проводку;</w:t>
        </w:r>
      </w:ins>
    </w:p>
    <w:p w:rsidR="00303495" w:rsidRPr="001144EF" w:rsidRDefault="00303495" w:rsidP="00303495">
      <w:pPr>
        <w:pStyle w:val="ConsPlusNormal"/>
        <w:spacing w:before="240"/>
        <w:ind w:firstLine="540"/>
        <w:jc w:val="both"/>
        <w:rPr>
          <w:ins w:id="569" w:author="Антон Хабиров" w:date="2021-01-20T01:41:00Z"/>
          <w:sz w:val="28"/>
          <w:szCs w:val="28"/>
        </w:rPr>
      </w:pPr>
      <w:ins w:id="570" w:author="Антон Хабиров" w:date="2021-01-20T01:41:00Z">
        <w:r w:rsidRPr="001144EF">
          <w:rPr>
            <w:sz w:val="28"/>
            <w:szCs w:val="28"/>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ins>
    </w:p>
    <w:p w:rsidR="00303495" w:rsidRPr="001144EF" w:rsidRDefault="00303495" w:rsidP="00303495">
      <w:pPr>
        <w:pStyle w:val="ConsPlusNormal"/>
        <w:spacing w:before="240"/>
        <w:ind w:firstLine="540"/>
        <w:jc w:val="both"/>
        <w:rPr>
          <w:ins w:id="571" w:author="Антон Хабиров" w:date="2021-01-20T01:41:00Z"/>
          <w:sz w:val="28"/>
          <w:szCs w:val="28"/>
        </w:rPr>
      </w:pPr>
      <w:ins w:id="572" w:author="Антон Хабиров" w:date="2021-01-20T01:41:00Z">
        <w:r w:rsidRPr="001144EF">
          <w:rPr>
            <w:sz w:val="28"/>
            <w:szCs w:val="28"/>
          </w:rPr>
          <w:t>36</w:t>
        </w:r>
      </w:ins>
      <w:r w:rsidRPr="001144EF">
        <w:rPr>
          <w:sz w:val="28"/>
          <w:szCs w:val="28"/>
        </w:rPr>
        <w:t xml:space="preserve">. Руководитель организации обеспечивает </w:t>
      </w:r>
      <w:del w:id="573" w:author="Антон Хабиров" w:date="2021-01-20T01:41:00Z">
        <w:r w:rsidRPr="001144EF">
          <w:rPr>
            <w:sz w:val="28"/>
            <w:szCs w:val="28"/>
          </w:rPr>
          <w:delText>исправное состояние</w:delText>
        </w:r>
      </w:del>
      <w:ins w:id="574" w:author="Антон Хабиров" w:date="2021-01-20T01:41:00Z">
        <w:r w:rsidRPr="001144EF">
          <w:rPr>
            <w:sz w:val="28"/>
            <w:szCs w:val="28"/>
          </w:rPr>
          <w:t>наличие</w:t>
        </w:r>
      </w:ins>
      <w:r w:rsidRPr="001144EF">
        <w:rPr>
          <w:sz w:val="28"/>
          <w:szCs w:val="28"/>
        </w:rPr>
        <w:t xml:space="preserve"> знаков пожарной безопасности, </w:t>
      </w:r>
      <w:del w:id="575" w:author="Антон Хабиров" w:date="2021-01-20T01:41:00Z">
        <w:r w:rsidRPr="001144EF">
          <w:rPr>
            <w:sz w:val="28"/>
            <w:szCs w:val="28"/>
          </w:rPr>
          <w:delText xml:space="preserve">в том числе </w:delText>
        </w:r>
      </w:del>
      <w:proofErr w:type="gramStart"/>
      <w:r w:rsidRPr="001144EF">
        <w:rPr>
          <w:sz w:val="28"/>
          <w:szCs w:val="28"/>
        </w:rPr>
        <w:t>обозначающих</w:t>
      </w:r>
      <w:proofErr w:type="gramEnd"/>
      <w:r w:rsidRPr="001144EF">
        <w:rPr>
          <w:sz w:val="28"/>
          <w:szCs w:val="28"/>
        </w:rPr>
        <w:t xml:space="preserve"> </w:t>
      </w:r>
      <w:ins w:id="576" w:author="Антон Хабиров" w:date="2021-01-20T01:41:00Z">
        <w:r w:rsidRPr="001144EF">
          <w:rPr>
            <w:sz w:val="28"/>
            <w:szCs w:val="28"/>
          </w:rPr>
          <w:t xml:space="preserve">в том числе </w:t>
        </w:r>
      </w:ins>
      <w:r w:rsidRPr="001144EF">
        <w:rPr>
          <w:sz w:val="28"/>
          <w:szCs w:val="28"/>
        </w:rPr>
        <w:t>пути эвакуации и эвакуационные выходы</w:t>
      </w:r>
      <w:ins w:id="577" w:author="Антон Хабиров" w:date="2021-01-20T01:41:00Z">
        <w:r w:rsidRPr="001144EF">
          <w:rPr>
            <w:sz w:val="28"/>
            <w:szCs w:val="28"/>
          </w:rPr>
          <w:t>, места размещения аварийно-спасательных устройств и снаряжения, стоянки мобильных средств пожаротушения.</w:t>
        </w:r>
      </w:ins>
    </w:p>
    <w:p w:rsidR="00303495" w:rsidRPr="001144EF" w:rsidRDefault="00303495" w:rsidP="00303495">
      <w:pPr>
        <w:pStyle w:val="ConsPlusNormal"/>
        <w:spacing w:before="240"/>
        <w:ind w:firstLine="540"/>
        <w:jc w:val="both"/>
        <w:rPr>
          <w:sz w:val="28"/>
          <w:szCs w:val="28"/>
        </w:rPr>
      </w:pPr>
      <w:ins w:id="578" w:author="Антон Хабиров" w:date="2021-01-20T01:41:00Z">
        <w:r w:rsidRPr="001144EF">
          <w:rPr>
            <w:sz w:val="28"/>
            <w:szCs w:val="28"/>
          </w:rPr>
          <w:t xml:space="preserve">37. Запрещается закрывать и ухудшать видимость световых </w:t>
        </w:r>
        <w:proofErr w:type="spellStart"/>
        <w:r w:rsidRPr="001144EF">
          <w:rPr>
            <w:sz w:val="28"/>
            <w:szCs w:val="28"/>
          </w:rPr>
          <w:t>оповещателей</w:t>
        </w:r>
        <w:proofErr w:type="spellEnd"/>
        <w:r w:rsidRPr="001144EF">
          <w:rPr>
            <w:sz w:val="28"/>
            <w:szCs w:val="28"/>
          </w:rPr>
          <w:t>, обозначающих эвакуационные выходы, и эвакуационных знаков пожарной безопасности</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Эвакуационное освещение должно находиться в круглосуточном режиме работы или включаться автоматически при прекращении электропитания рабочего освещения.</w:t>
      </w:r>
    </w:p>
    <w:p w:rsidR="00303495" w:rsidRPr="001144EF" w:rsidRDefault="00303495" w:rsidP="00303495">
      <w:pPr>
        <w:pStyle w:val="ConsPlusNormal"/>
        <w:jc w:val="both"/>
        <w:rPr>
          <w:del w:id="579" w:author="Антон Хабиров" w:date="2021-01-20T01:41:00Z"/>
          <w:sz w:val="28"/>
          <w:szCs w:val="28"/>
        </w:rPr>
      </w:pPr>
      <w:del w:id="580"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ins w:id="581" w:author="Антон Хабиров" w:date="2021-01-20T01:41:00Z"/>
          <w:sz w:val="28"/>
          <w:szCs w:val="28"/>
        </w:rPr>
      </w:pPr>
      <w:ins w:id="582" w:author="Антон Хабиров" w:date="2021-01-20T01:41:00Z">
        <w:r w:rsidRPr="001144EF">
          <w:rPr>
            <w:sz w:val="28"/>
            <w:szCs w:val="28"/>
          </w:rPr>
          <w:t>Светильники аварийного освещения должны отличаться от светильников рабочего освещения знаками или окраской.</w:t>
        </w:r>
      </w:ins>
    </w:p>
    <w:p w:rsidR="00303495" w:rsidRPr="001144EF" w:rsidRDefault="00303495" w:rsidP="00303495">
      <w:pPr>
        <w:pStyle w:val="ConsPlusNormal"/>
        <w:spacing w:before="240"/>
        <w:ind w:firstLine="540"/>
        <w:jc w:val="both"/>
        <w:rPr>
          <w:sz w:val="28"/>
          <w:szCs w:val="28"/>
        </w:rPr>
      </w:pPr>
      <w:r w:rsidRPr="001144EF">
        <w:rPr>
          <w:sz w:val="28"/>
          <w:szCs w:val="28"/>
        </w:rPr>
        <w:t>В зрительных, демонстрационных и выставочных залах знаки пожарной безопасности с автономным питанием и от электросети могут включаться только на время проведения мероприятий с пребыванием людей.</w:t>
      </w:r>
    </w:p>
    <w:p w:rsidR="00303495" w:rsidRPr="001144EF" w:rsidRDefault="00303495" w:rsidP="00303495">
      <w:pPr>
        <w:pStyle w:val="ConsPlusNormal"/>
        <w:spacing w:before="240"/>
        <w:ind w:firstLine="540"/>
        <w:jc w:val="both"/>
        <w:rPr>
          <w:sz w:val="28"/>
          <w:szCs w:val="28"/>
        </w:rPr>
      </w:pPr>
      <w:del w:id="583" w:author="Антон Хабиров" w:date="2021-01-20T01:41:00Z">
        <w:r w:rsidRPr="001144EF">
          <w:rPr>
            <w:sz w:val="28"/>
            <w:szCs w:val="28"/>
          </w:rPr>
          <w:delText>44</w:delText>
        </w:r>
      </w:del>
      <w:ins w:id="584" w:author="Антон Хабиров" w:date="2021-01-20T01:41:00Z">
        <w:r w:rsidRPr="001144EF">
          <w:rPr>
            <w:sz w:val="28"/>
            <w:szCs w:val="28"/>
          </w:rPr>
          <w:t>38</w:t>
        </w:r>
      </w:ins>
      <w:r w:rsidRPr="001144EF">
        <w:rPr>
          <w:sz w:val="28"/>
          <w:szCs w:val="28"/>
        </w:rPr>
        <w:t xml:space="preserve">. Линзовые прожекторы, прожекторы и софиты размещаются на безопасном от горючих конструкций и материалов расстоянии, указанном в </w:t>
      </w:r>
      <w:del w:id="585" w:author="Антон Хабиров" w:date="2021-01-20T01:41:00Z">
        <w:r w:rsidRPr="001144EF">
          <w:rPr>
            <w:sz w:val="28"/>
            <w:szCs w:val="28"/>
          </w:rPr>
          <w:delText>технических условиях эксплуатации изделия. Светофильтры для прожекторов и софитов должны быть из негорючих материалов</w:delText>
        </w:r>
      </w:del>
      <w:ins w:id="586" w:author="Антон Хабиров" w:date="2021-01-20T01:41:00Z">
        <w:r w:rsidRPr="001144EF">
          <w:rPr>
            <w:sz w:val="28"/>
            <w:szCs w:val="28"/>
          </w:rPr>
          <w:t>технической документации на эксплуатацию изделия</w:t>
        </w:r>
      </w:ins>
      <w:r w:rsidRPr="001144EF">
        <w:rPr>
          <w:sz w:val="28"/>
          <w:szCs w:val="28"/>
        </w:rPr>
        <w:t>.</w:t>
      </w:r>
    </w:p>
    <w:p w:rsidR="00303495" w:rsidRPr="001144EF" w:rsidRDefault="00303495" w:rsidP="00303495">
      <w:pPr>
        <w:pStyle w:val="ConsPlusNormal"/>
        <w:spacing w:before="240"/>
        <w:ind w:firstLine="540"/>
        <w:jc w:val="both"/>
        <w:rPr>
          <w:sz w:val="28"/>
          <w:szCs w:val="28"/>
        </w:rPr>
      </w:pPr>
      <w:del w:id="587" w:author="Антон Хабиров" w:date="2021-01-20T01:41:00Z">
        <w:r w:rsidRPr="001144EF">
          <w:rPr>
            <w:sz w:val="28"/>
            <w:szCs w:val="28"/>
          </w:rPr>
          <w:lastRenderedPageBreak/>
          <w:delText>45</w:delText>
        </w:r>
      </w:del>
      <w:ins w:id="588" w:author="Антон Хабиров" w:date="2021-01-20T01:41:00Z">
        <w:r w:rsidRPr="001144EF">
          <w:rPr>
            <w:sz w:val="28"/>
            <w:szCs w:val="28"/>
          </w:rPr>
          <w:t>39</w:t>
        </w:r>
      </w:ins>
      <w:r w:rsidRPr="001144EF">
        <w:rPr>
          <w:sz w:val="28"/>
          <w:szCs w:val="28"/>
        </w:rPr>
        <w:t xml:space="preserve">. Встроенные в здания </w:t>
      </w:r>
      <w:del w:id="589" w:author="Антон Хабиров" w:date="2021-01-20T01:41:00Z">
        <w:r w:rsidRPr="001144EF">
          <w:rPr>
            <w:sz w:val="28"/>
            <w:szCs w:val="28"/>
          </w:rPr>
          <w:delText>организаций торговли</w:delText>
        </w:r>
      </w:del>
      <w:ins w:id="590" w:author="Антон Хабиров" w:date="2021-01-20T01:41:00Z">
        <w:r w:rsidRPr="001144EF">
          <w:rPr>
            <w:sz w:val="28"/>
            <w:szCs w:val="28"/>
          </w:rPr>
          <w:t>объектов с массовым пребыванием людей</w:t>
        </w:r>
      </w:ins>
      <w:r w:rsidRPr="001144EF">
        <w:rPr>
          <w:sz w:val="28"/>
          <w:szCs w:val="28"/>
        </w:rPr>
        <w:t xml:space="preserve"> и пристроенные к таким зданиям котельные не допускается переводить с твердого топлива на </w:t>
      </w:r>
      <w:proofErr w:type="gramStart"/>
      <w:r w:rsidRPr="001144EF">
        <w:rPr>
          <w:sz w:val="28"/>
          <w:szCs w:val="28"/>
        </w:rPr>
        <w:t>жидкое</w:t>
      </w:r>
      <w:proofErr w:type="gramEnd"/>
      <w:ins w:id="591" w:author="Антон Хабиров" w:date="2021-01-20T01:41:00Z">
        <w:r w:rsidRPr="001144EF">
          <w:rPr>
            <w:sz w:val="28"/>
            <w:szCs w:val="28"/>
          </w:rPr>
          <w:t xml:space="preserve"> и газообразное</w:t>
        </w:r>
      </w:ins>
      <w:r w:rsidRPr="001144EF">
        <w:rPr>
          <w:sz w:val="28"/>
          <w:szCs w:val="28"/>
        </w:rPr>
        <w:t>.</w:t>
      </w:r>
    </w:p>
    <w:p w:rsidR="00303495" w:rsidRPr="001144EF" w:rsidRDefault="00303495" w:rsidP="00303495">
      <w:pPr>
        <w:pStyle w:val="ConsPlusNormal"/>
        <w:jc w:val="both"/>
        <w:rPr>
          <w:del w:id="592" w:author="Антон Хабиров" w:date="2021-01-20T01:41:00Z"/>
          <w:sz w:val="28"/>
          <w:szCs w:val="28"/>
        </w:rPr>
      </w:pPr>
      <w:del w:id="593"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594" w:author="Антон Хабиров" w:date="2021-01-20T01:41:00Z">
        <w:r w:rsidRPr="001144EF">
          <w:rPr>
            <w:sz w:val="28"/>
            <w:szCs w:val="28"/>
          </w:rPr>
          <w:delText>46</w:delText>
        </w:r>
      </w:del>
      <w:ins w:id="595" w:author="Антон Хабиров" w:date="2021-01-20T01:41:00Z">
        <w:r w:rsidRPr="001144EF">
          <w:rPr>
            <w:sz w:val="28"/>
            <w:szCs w:val="28"/>
          </w:rPr>
          <w:t>40</w:t>
        </w:r>
      </w:ins>
      <w:r w:rsidRPr="001144EF">
        <w:rPr>
          <w:sz w:val="28"/>
          <w:szCs w:val="28"/>
        </w:rPr>
        <w:t>. При эксплуатации газовых приборов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пользоваться неисправными газовыми приборами</w:t>
      </w:r>
      <w:ins w:id="596" w:author="Антон Хабиров" w:date="2021-01-20T01:41:00Z">
        <w:r w:rsidRPr="001144EF">
          <w:rPr>
            <w:sz w:val="28"/>
            <w:szCs w:val="28"/>
          </w:rPr>
          <w:t>, а также газовым оборудованием, не прошедшим технического обслуживания в установленном порядке</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оставлять </w:t>
      </w:r>
      <w:del w:id="597" w:author="Антон Хабиров" w:date="2021-01-20T01:41:00Z">
        <w:r w:rsidRPr="001144EF">
          <w:rPr>
            <w:sz w:val="28"/>
            <w:szCs w:val="28"/>
          </w:rPr>
          <w:delText>их</w:delText>
        </w:r>
      </w:del>
      <w:ins w:id="598" w:author="Антон Хабиров" w:date="2021-01-20T01:41:00Z">
        <w:r w:rsidRPr="001144EF">
          <w:rPr>
            <w:sz w:val="28"/>
            <w:szCs w:val="28"/>
          </w:rPr>
          <w:t>газовые приборы</w:t>
        </w:r>
      </w:ins>
      <w:r w:rsidRPr="001144EF">
        <w:rPr>
          <w:sz w:val="28"/>
          <w:szCs w:val="28"/>
        </w:rPr>
        <w:t xml:space="preserve"> включенными без присмотра, за исключением газовых приборов, которые могут и (или) должны находиться в круглосуточном режиме работы в соответствии с </w:t>
      </w:r>
      <w:del w:id="599" w:author="Антон Хабиров" w:date="2021-01-20T01:41:00Z">
        <w:r w:rsidRPr="001144EF">
          <w:rPr>
            <w:sz w:val="28"/>
            <w:szCs w:val="28"/>
          </w:rPr>
          <w:delText>инструкцией завода-</w:delText>
        </w:r>
      </w:del>
      <w:ins w:id="600" w:author="Антон Хабиров" w:date="2021-01-20T01:41:00Z">
        <w:r w:rsidRPr="001144EF">
          <w:rPr>
            <w:sz w:val="28"/>
            <w:szCs w:val="28"/>
          </w:rPr>
          <w:t xml:space="preserve">технической документацией </w:t>
        </w:r>
      </w:ins>
      <w:r w:rsidRPr="001144EF">
        <w:rPr>
          <w:sz w:val="28"/>
          <w:szCs w:val="28"/>
        </w:rPr>
        <w:t>изготовителя;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устанавливать (размещать) мебель и другие горючие </w:t>
      </w:r>
      <w:proofErr w:type="gramStart"/>
      <w:r w:rsidRPr="001144EF">
        <w:rPr>
          <w:sz w:val="28"/>
          <w:szCs w:val="28"/>
        </w:rPr>
        <w:t>предметы</w:t>
      </w:r>
      <w:proofErr w:type="gramEnd"/>
      <w:r w:rsidRPr="001144EF">
        <w:rPr>
          <w:sz w:val="28"/>
          <w:szCs w:val="28"/>
        </w:rPr>
        <w:t xml:space="preserve"> и материалы на расстоянии менее 0,2 метра от бытовых газовых приборов по горизонтали </w:t>
      </w:r>
      <w:ins w:id="601" w:author="Антон Хабиров" w:date="2021-01-20T01:41:00Z">
        <w:r w:rsidRPr="001144EF">
          <w:rPr>
            <w:sz w:val="28"/>
            <w:szCs w:val="28"/>
          </w:rPr>
          <w:t xml:space="preserve">(за исключением бытовых газовых плит, встраиваемых бытовых газовых приборов, устанавливаемых в соответствии с технической документацией изготовителя) </w:t>
        </w:r>
      </w:ins>
      <w:r w:rsidRPr="001144EF">
        <w:rPr>
          <w:sz w:val="28"/>
          <w:szCs w:val="28"/>
        </w:rPr>
        <w:t>и менее 0,7 метра по вертикали (при нависании указанных предметов и материалов над бытовыми газовыми приборами).</w:t>
      </w:r>
    </w:p>
    <w:p w:rsidR="00303495" w:rsidRPr="001144EF" w:rsidRDefault="00303495" w:rsidP="00303495">
      <w:pPr>
        <w:pStyle w:val="ConsPlusNormal"/>
        <w:jc w:val="both"/>
        <w:rPr>
          <w:del w:id="602" w:author="Антон Хабиров" w:date="2021-01-20T01:41:00Z"/>
          <w:sz w:val="28"/>
          <w:szCs w:val="28"/>
        </w:rPr>
      </w:pPr>
      <w:del w:id="603" w:author="Антон Хабиров" w:date="2021-01-20T01:41:00Z">
        <w:r w:rsidRPr="001144EF">
          <w:rPr>
            <w:sz w:val="28"/>
            <w:szCs w:val="28"/>
          </w:rPr>
          <w:delText>(п. 46 в ред. Постановления Правительства РФ от 20.09.2016 № 947)</w:delText>
        </w:r>
      </w:del>
    </w:p>
    <w:p w:rsidR="00303495" w:rsidRPr="001144EF" w:rsidRDefault="00303495" w:rsidP="00303495">
      <w:pPr>
        <w:pStyle w:val="ConsPlusNormal"/>
        <w:spacing w:before="240"/>
        <w:ind w:firstLine="540"/>
        <w:jc w:val="both"/>
        <w:rPr>
          <w:del w:id="604" w:author="Антон Хабиров" w:date="2021-01-20T01:41:00Z"/>
          <w:sz w:val="28"/>
          <w:szCs w:val="28"/>
        </w:rPr>
      </w:pPr>
      <w:del w:id="605" w:author="Антон Хабиров" w:date="2021-01-20T01:41:00Z">
        <w:r w:rsidRPr="001144EF">
          <w:rPr>
            <w:sz w:val="28"/>
            <w:szCs w:val="28"/>
          </w:rPr>
          <w:delText>47. Запрещается эксплуатировать керосиновые фонари и настольные керосиновые лампы для освещения помещений в условиях, связанных с их опрокидыванием.</w:delText>
        </w:r>
      </w:del>
    </w:p>
    <w:p w:rsidR="00303495" w:rsidRPr="001144EF" w:rsidRDefault="00303495" w:rsidP="00303495">
      <w:pPr>
        <w:pStyle w:val="ConsPlusNormal"/>
        <w:spacing w:before="240"/>
        <w:ind w:firstLine="540"/>
        <w:jc w:val="both"/>
        <w:rPr>
          <w:del w:id="606" w:author="Антон Хабиров" w:date="2021-01-20T01:41:00Z"/>
          <w:sz w:val="28"/>
          <w:szCs w:val="28"/>
        </w:rPr>
      </w:pPr>
      <w:del w:id="607" w:author="Антон Хабиров" w:date="2021-01-20T01:41:00Z">
        <w:r w:rsidRPr="001144EF">
          <w:rPr>
            <w:sz w:val="28"/>
            <w:szCs w:val="28"/>
          </w:rPr>
          <w:delText>Расстояние от колпака над лампой или крышки фонаря до горючих и трудногорючих конструкций перекрытия (потолка) должно быть не менее 70 сантиметров, а до стен из горючих и трудногорючих материалов - не менее 20 сантиметров.</w:delText>
        </w:r>
      </w:del>
    </w:p>
    <w:p w:rsidR="00303495" w:rsidRPr="001144EF" w:rsidRDefault="00303495" w:rsidP="00303495">
      <w:pPr>
        <w:pStyle w:val="ConsPlusNormal"/>
        <w:spacing w:before="240"/>
        <w:ind w:firstLine="540"/>
        <w:jc w:val="both"/>
        <w:rPr>
          <w:del w:id="608" w:author="Антон Хабиров" w:date="2021-01-20T01:41:00Z"/>
          <w:sz w:val="28"/>
          <w:szCs w:val="28"/>
        </w:rPr>
      </w:pPr>
      <w:del w:id="609" w:author="Антон Хабиров" w:date="2021-01-20T01:41:00Z">
        <w:r w:rsidRPr="001144EF">
          <w:rPr>
            <w:sz w:val="28"/>
            <w:szCs w:val="28"/>
          </w:rPr>
          <w:delText>Настенные керосиновые лампы (фонари) должны иметь предусмотренные конструкцией отражатели и надежное крепление к стене.</w:delText>
        </w:r>
      </w:del>
    </w:p>
    <w:p w:rsidR="00303495" w:rsidRPr="001144EF" w:rsidRDefault="00303495" w:rsidP="00303495">
      <w:pPr>
        <w:pStyle w:val="ConsPlusNormal"/>
        <w:spacing w:before="240"/>
        <w:ind w:firstLine="540"/>
        <w:jc w:val="both"/>
        <w:rPr>
          <w:sz w:val="28"/>
          <w:szCs w:val="28"/>
        </w:rPr>
      </w:pPr>
      <w:del w:id="610" w:author="Антон Хабиров" w:date="2021-01-20T01:41:00Z">
        <w:r w:rsidRPr="001144EF">
          <w:rPr>
            <w:sz w:val="28"/>
            <w:szCs w:val="28"/>
          </w:rPr>
          <w:delText>48</w:delText>
        </w:r>
      </w:del>
      <w:ins w:id="611" w:author="Антон Хабиров" w:date="2021-01-20T01:41:00Z">
        <w:r w:rsidRPr="001144EF">
          <w:rPr>
            <w:sz w:val="28"/>
            <w:szCs w:val="28"/>
          </w:rPr>
          <w:t>41</w:t>
        </w:r>
      </w:ins>
      <w:r w:rsidRPr="001144EF">
        <w:rPr>
          <w:sz w:val="28"/>
          <w:szCs w:val="28"/>
        </w:rPr>
        <w:t>. При эксплуатации систем вентиляции и кондиционирования воздуха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оставлять двери вентиляционных камер открытыми;</w:t>
      </w:r>
    </w:p>
    <w:p w:rsidR="00303495" w:rsidRPr="001144EF" w:rsidRDefault="00303495" w:rsidP="00303495">
      <w:pPr>
        <w:pStyle w:val="ConsPlusNormal"/>
        <w:spacing w:before="240"/>
        <w:ind w:firstLine="540"/>
        <w:jc w:val="both"/>
        <w:rPr>
          <w:sz w:val="28"/>
          <w:szCs w:val="28"/>
        </w:rPr>
      </w:pPr>
      <w:r w:rsidRPr="001144EF">
        <w:rPr>
          <w:sz w:val="28"/>
          <w:szCs w:val="28"/>
        </w:rPr>
        <w:t>б) закрывать вытяжные каналы, отверстия и решетки;</w:t>
      </w:r>
    </w:p>
    <w:p w:rsidR="00303495" w:rsidRPr="001144EF" w:rsidRDefault="00303495" w:rsidP="00303495">
      <w:pPr>
        <w:pStyle w:val="ConsPlusNormal"/>
        <w:spacing w:before="240"/>
        <w:ind w:firstLine="540"/>
        <w:jc w:val="both"/>
        <w:rPr>
          <w:sz w:val="28"/>
          <w:szCs w:val="28"/>
        </w:rPr>
      </w:pPr>
      <w:r w:rsidRPr="001144EF">
        <w:rPr>
          <w:sz w:val="28"/>
          <w:szCs w:val="28"/>
        </w:rPr>
        <w:t>в) подключать к воздуховодам газовые отопительные приборы</w:t>
      </w:r>
      <w:ins w:id="612" w:author="Антон Хабиров" w:date="2021-01-20T01:41:00Z">
        <w:r w:rsidRPr="001144EF">
          <w:rPr>
            <w:sz w:val="28"/>
            <w:szCs w:val="28"/>
          </w:rPr>
          <w:t>, отопительные печи, камины, а также использовать их для удаления продуктов горения</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г) выжигать скопившиеся в воздуховодах жировые отложения, пыль и другие горючие вещества</w:t>
      </w:r>
      <w:del w:id="613" w:author="Антон Хабиров" w:date="2021-01-20T01:41:00Z">
        <w:r w:rsidRPr="001144EF">
          <w:rPr>
            <w:sz w:val="28"/>
            <w:szCs w:val="28"/>
          </w:rPr>
          <w:delText>.</w:delText>
        </w:r>
      </w:del>
      <w:ins w:id="614" w:author="Антон Хабиров" w:date="2021-01-20T01:41:00Z">
        <w:r w:rsidRPr="001144EF">
          <w:rPr>
            <w:sz w:val="28"/>
            <w:szCs w:val="28"/>
          </w:rPr>
          <w:t>;</w:t>
        </w:r>
      </w:ins>
    </w:p>
    <w:p w:rsidR="00303495" w:rsidRPr="001144EF" w:rsidRDefault="00303495" w:rsidP="00303495">
      <w:pPr>
        <w:pStyle w:val="ConsPlusNormal"/>
        <w:spacing w:before="240"/>
        <w:ind w:firstLine="540"/>
        <w:jc w:val="both"/>
        <w:rPr>
          <w:ins w:id="615" w:author="Антон Хабиров" w:date="2021-01-20T01:41:00Z"/>
          <w:sz w:val="28"/>
          <w:szCs w:val="28"/>
        </w:rPr>
      </w:pPr>
      <w:del w:id="616" w:author="Антон Хабиров" w:date="2021-01-20T01:41:00Z">
        <w:r w:rsidRPr="001144EF">
          <w:rPr>
            <w:sz w:val="28"/>
            <w:szCs w:val="28"/>
          </w:rPr>
          <w:lastRenderedPageBreak/>
          <w:delText>49</w:delText>
        </w:r>
      </w:del>
      <w:ins w:id="617" w:author="Антон Хабиров" w:date="2021-01-20T01:41:00Z">
        <w:r w:rsidRPr="001144EF">
          <w:rPr>
            <w:sz w:val="28"/>
            <w:szCs w:val="28"/>
          </w:rPr>
          <w:t>д) хранить в вентиляционных камерах материалы и оборудование.</w:t>
        </w:r>
      </w:ins>
    </w:p>
    <w:p w:rsidR="00303495" w:rsidRPr="001144EF" w:rsidRDefault="00303495" w:rsidP="00303495">
      <w:pPr>
        <w:pStyle w:val="ConsPlusNormal"/>
        <w:spacing w:before="240"/>
        <w:ind w:firstLine="540"/>
        <w:jc w:val="both"/>
        <w:rPr>
          <w:sz w:val="28"/>
          <w:szCs w:val="28"/>
        </w:rPr>
      </w:pPr>
      <w:ins w:id="618" w:author="Антон Хабиров" w:date="2021-01-20T01:41:00Z">
        <w:r w:rsidRPr="001144EF">
          <w:rPr>
            <w:sz w:val="28"/>
            <w:szCs w:val="28"/>
          </w:rPr>
          <w:t>42</w:t>
        </w:r>
      </w:ins>
      <w:r w:rsidRPr="001144EF">
        <w:rPr>
          <w:sz w:val="28"/>
          <w:szCs w:val="28"/>
        </w:rPr>
        <w:t xml:space="preserve">. В соответствии с </w:t>
      </w:r>
      <w:del w:id="619" w:author="Антон Хабиров" w:date="2021-01-20T01:41:00Z">
        <w:r w:rsidRPr="001144EF">
          <w:rPr>
            <w:sz w:val="28"/>
            <w:szCs w:val="28"/>
          </w:rPr>
          <w:delText>инструкцией завода-</w:delText>
        </w:r>
      </w:del>
      <w:ins w:id="620" w:author="Антон Хабиров" w:date="2021-01-20T01:41:00Z">
        <w:r w:rsidRPr="001144EF">
          <w:rPr>
            <w:sz w:val="28"/>
            <w:szCs w:val="28"/>
          </w:rPr>
          <w:t xml:space="preserve">технической документацией </w:t>
        </w:r>
      </w:ins>
      <w:r w:rsidRPr="001144EF">
        <w:rPr>
          <w:sz w:val="28"/>
          <w:szCs w:val="28"/>
        </w:rPr>
        <w:t xml:space="preserve">изготовителя руководитель организации обеспечивает проверку </w:t>
      </w:r>
      <w:proofErr w:type="spellStart"/>
      <w:r w:rsidRPr="001144EF">
        <w:rPr>
          <w:sz w:val="28"/>
          <w:szCs w:val="28"/>
        </w:rPr>
        <w:t>огнезадерживающих</w:t>
      </w:r>
      <w:proofErr w:type="spellEnd"/>
      <w:r w:rsidRPr="001144EF">
        <w:rPr>
          <w:sz w:val="28"/>
          <w:szCs w:val="28"/>
        </w:rPr>
        <w:t xml:space="preserve"> устройств (заслонок, шиберов, клапанов и др.) в воздуховодах, устрой</w:t>
      </w:r>
      <w:proofErr w:type="gramStart"/>
      <w:r w:rsidRPr="001144EF">
        <w:rPr>
          <w:sz w:val="28"/>
          <w:szCs w:val="28"/>
        </w:rPr>
        <w:t>ств бл</w:t>
      </w:r>
      <w:proofErr w:type="gramEnd"/>
      <w:r w:rsidRPr="001144EF">
        <w:rPr>
          <w:sz w:val="28"/>
          <w:szCs w:val="28"/>
        </w:rPr>
        <w:t xml:space="preserve">окировки вентиляционных систем с автоматическими установками пожарной сигнализации или пожаротушения, автоматических устройств отключения </w:t>
      </w:r>
      <w:proofErr w:type="spellStart"/>
      <w:ins w:id="621" w:author="Антон Хабиров" w:date="2021-01-20T01:41:00Z">
        <w:r w:rsidRPr="001144EF">
          <w:rPr>
            <w:sz w:val="28"/>
            <w:szCs w:val="28"/>
          </w:rPr>
          <w:t>общеобменной</w:t>
        </w:r>
        <w:proofErr w:type="spellEnd"/>
        <w:r w:rsidRPr="001144EF">
          <w:rPr>
            <w:sz w:val="28"/>
            <w:szCs w:val="28"/>
          </w:rPr>
          <w:t xml:space="preserve"> </w:t>
        </w:r>
      </w:ins>
      <w:r w:rsidRPr="001144EF">
        <w:rPr>
          <w:sz w:val="28"/>
          <w:szCs w:val="28"/>
        </w:rPr>
        <w:t xml:space="preserve">вентиляции </w:t>
      </w:r>
      <w:ins w:id="622" w:author="Антон Хабиров" w:date="2021-01-20T01:41:00Z">
        <w:r w:rsidRPr="001144EF">
          <w:rPr>
            <w:sz w:val="28"/>
            <w:szCs w:val="28"/>
          </w:rPr>
          <w:t xml:space="preserve">и кондиционирования </w:t>
        </w:r>
      </w:ins>
      <w:r w:rsidRPr="001144EF">
        <w:rPr>
          <w:sz w:val="28"/>
          <w:szCs w:val="28"/>
        </w:rPr>
        <w:t>при пожаре</w:t>
      </w:r>
      <w:ins w:id="623" w:author="Антон Хабиров" w:date="2021-01-20T01:41:00Z">
        <w:r w:rsidRPr="001144EF">
          <w:rPr>
            <w:sz w:val="28"/>
            <w:szCs w:val="28"/>
          </w:rPr>
          <w:t xml:space="preserve"> с внесением информации в журнал эксплуатации систем противопожарной защиты</w:t>
        </w:r>
      </w:ins>
      <w:r w:rsidRPr="001144EF">
        <w:rPr>
          <w:sz w:val="28"/>
          <w:szCs w:val="28"/>
        </w:rPr>
        <w:t>.</w:t>
      </w:r>
    </w:p>
    <w:p w:rsidR="00303495" w:rsidRPr="001144EF" w:rsidRDefault="00303495" w:rsidP="00303495">
      <w:pPr>
        <w:pStyle w:val="ConsPlusNormal"/>
        <w:spacing w:before="240"/>
        <w:ind w:firstLine="540"/>
        <w:jc w:val="both"/>
        <w:rPr>
          <w:sz w:val="28"/>
          <w:szCs w:val="28"/>
        </w:rPr>
      </w:pPr>
      <w:del w:id="624" w:author="Антон Хабиров" w:date="2021-01-20T01:41:00Z">
        <w:r w:rsidRPr="001144EF">
          <w:rPr>
            <w:sz w:val="28"/>
            <w:szCs w:val="28"/>
          </w:rPr>
          <w:delText>50</w:delText>
        </w:r>
      </w:del>
      <w:ins w:id="625" w:author="Антон Хабиров" w:date="2021-01-20T01:41:00Z">
        <w:r w:rsidRPr="001144EF">
          <w:rPr>
            <w:sz w:val="28"/>
            <w:szCs w:val="28"/>
          </w:rPr>
          <w:t>43</w:t>
        </w:r>
      </w:ins>
      <w:r w:rsidRPr="001144EF">
        <w:rPr>
          <w:sz w:val="28"/>
          <w:szCs w:val="28"/>
        </w:rPr>
        <w:t xml:space="preserve">. </w:t>
      </w:r>
      <w:proofErr w:type="gramStart"/>
      <w:r w:rsidRPr="001144EF">
        <w:rPr>
          <w:sz w:val="28"/>
          <w:szCs w:val="28"/>
        </w:rPr>
        <w:t>Руководитель организации</w:t>
      </w:r>
      <w:ins w:id="626" w:author="Антон Хабиров" w:date="2021-01-20T01:41:00Z">
        <w:r w:rsidRPr="001144EF">
          <w:rPr>
            <w:sz w:val="28"/>
            <w:szCs w:val="28"/>
          </w:rPr>
          <w:t xml:space="preserve"> или иное должностное лицо, уполномоченное руководителем организации,</w:t>
        </w:r>
      </w:ins>
      <w:r w:rsidRPr="001144EF">
        <w:rPr>
          <w:sz w:val="28"/>
          <w:szCs w:val="28"/>
        </w:rPr>
        <w:t xml:space="preserve"> определяет порядок и сроки проведения работ по очистке вентиляционных камер, циклонов, фильтров и воздуховодов от горючих отходов </w:t>
      </w:r>
      <w:ins w:id="627" w:author="Антон Хабиров" w:date="2021-01-20T01:41:00Z">
        <w:r w:rsidRPr="001144EF">
          <w:rPr>
            <w:sz w:val="28"/>
            <w:szCs w:val="28"/>
          </w:rPr>
          <w:t xml:space="preserve">и отложений </w:t>
        </w:r>
      </w:ins>
      <w:r w:rsidRPr="001144EF">
        <w:rPr>
          <w:sz w:val="28"/>
          <w:szCs w:val="28"/>
        </w:rPr>
        <w:t>с составлением соответствующего акта, при этом такие работы проводятся не реже 1 раза в год</w:t>
      </w:r>
      <w:ins w:id="628" w:author="Антон Хабиров" w:date="2021-01-20T01:41:00Z">
        <w:r w:rsidRPr="001144EF">
          <w:rPr>
            <w:sz w:val="28"/>
            <w:szCs w:val="28"/>
          </w:rPr>
          <w:t xml:space="preserve"> с внесением информации в журнал эксплуатации систем противопожарной защиты</w:t>
        </w:r>
      </w:ins>
      <w:r w:rsidRPr="001144EF">
        <w:rPr>
          <w:sz w:val="28"/>
          <w:szCs w:val="28"/>
        </w:rPr>
        <w:t>.</w:t>
      </w:r>
      <w:proofErr w:type="gramEnd"/>
    </w:p>
    <w:p w:rsidR="00303495" w:rsidRPr="001144EF" w:rsidRDefault="00303495" w:rsidP="00303495">
      <w:pPr>
        <w:pStyle w:val="ConsPlusNormal"/>
        <w:spacing w:before="240"/>
        <w:ind w:firstLine="540"/>
        <w:jc w:val="both"/>
        <w:rPr>
          <w:sz w:val="28"/>
          <w:szCs w:val="28"/>
        </w:rPr>
      </w:pPr>
      <w:del w:id="629" w:author="Антон Хабиров" w:date="2021-01-20T01:41:00Z">
        <w:r w:rsidRPr="001144EF">
          <w:rPr>
            <w:sz w:val="28"/>
            <w:szCs w:val="28"/>
          </w:rPr>
          <w:delText>Очистку</w:delText>
        </w:r>
      </w:del>
      <w:ins w:id="630" w:author="Антон Хабиров" w:date="2021-01-20T01:41:00Z">
        <w:r w:rsidRPr="001144EF">
          <w:rPr>
            <w:sz w:val="28"/>
            <w:szCs w:val="28"/>
          </w:rPr>
          <w:t>Очистка</w:t>
        </w:r>
      </w:ins>
      <w:r w:rsidRPr="001144EF">
        <w:rPr>
          <w:sz w:val="28"/>
          <w:szCs w:val="28"/>
        </w:rPr>
        <w:t xml:space="preserve"> вентиляционных систем </w:t>
      </w:r>
      <w:del w:id="631" w:author="Антон Хабиров" w:date="2021-01-20T01:41:00Z">
        <w:r w:rsidRPr="001144EF">
          <w:rPr>
            <w:sz w:val="28"/>
            <w:szCs w:val="28"/>
          </w:rPr>
          <w:delText>пожаровзрывоопасных</w:delText>
        </w:r>
      </w:del>
      <w:ins w:id="632" w:author="Антон Хабиров" w:date="2021-01-20T01:41:00Z">
        <w:r w:rsidRPr="001144EF">
          <w:rPr>
            <w:sz w:val="28"/>
            <w:szCs w:val="28"/>
          </w:rPr>
          <w:t>взрывопожароопасных</w:t>
        </w:r>
      </w:ins>
      <w:r w:rsidRPr="001144EF">
        <w:rPr>
          <w:sz w:val="28"/>
          <w:szCs w:val="28"/>
        </w:rPr>
        <w:t xml:space="preserve"> и пожароопасных помещений </w:t>
      </w:r>
      <w:del w:id="633" w:author="Антон Хабиров" w:date="2021-01-20T01:41:00Z">
        <w:r w:rsidRPr="001144EF">
          <w:rPr>
            <w:sz w:val="28"/>
            <w:szCs w:val="28"/>
          </w:rPr>
          <w:delText>необходимо осуществлять пожаровзрывобезопасными</w:delText>
        </w:r>
      </w:del>
      <w:ins w:id="634" w:author="Антон Хабиров" w:date="2021-01-20T01:41:00Z">
        <w:r w:rsidRPr="001144EF">
          <w:rPr>
            <w:sz w:val="28"/>
            <w:szCs w:val="28"/>
          </w:rPr>
          <w:t xml:space="preserve">осуществляется </w:t>
        </w:r>
        <w:proofErr w:type="spellStart"/>
        <w:r w:rsidRPr="001144EF">
          <w:rPr>
            <w:sz w:val="28"/>
            <w:szCs w:val="28"/>
          </w:rPr>
          <w:t>взрывопожаробезопасными</w:t>
        </w:r>
      </w:ins>
      <w:proofErr w:type="spellEnd"/>
      <w:r w:rsidRPr="001144EF">
        <w:rPr>
          <w:sz w:val="28"/>
          <w:szCs w:val="28"/>
        </w:rPr>
        <w:t xml:space="preserve"> способами.</w:t>
      </w:r>
    </w:p>
    <w:p w:rsidR="00303495" w:rsidRPr="001144EF" w:rsidRDefault="00303495" w:rsidP="00303495">
      <w:pPr>
        <w:pStyle w:val="ConsPlusNormal"/>
        <w:spacing w:before="240"/>
        <w:ind w:firstLine="540"/>
        <w:jc w:val="both"/>
        <w:rPr>
          <w:sz w:val="28"/>
          <w:szCs w:val="28"/>
        </w:rPr>
      </w:pPr>
      <w:del w:id="635" w:author="Антон Хабиров" w:date="2021-01-20T01:41:00Z">
        <w:r w:rsidRPr="001144EF">
          <w:rPr>
            <w:sz w:val="28"/>
            <w:szCs w:val="28"/>
          </w:rPr>
          <w:delText>51. Запрещается</w:delText>
        </w:r>
      </w:del>
      <w:ins w:id="636" w:author="Антон Хабиров" w:date="2021-01-20T01:41:00Z">
        <w:r w:rsidRPr="001144EF">
          <w:rPr>
            <w:sz w:val="28"/>
            <w:szCs w:val="28"/>
          </w:rPr>
          <w:t xml:space="preserve">44. Запрещается эксплуатировать технологическое оборудование </w:t>
        </w:r>
        <w:proofErr w:type="gramStart"/>
        <w:r w:rsidRPr="001144EF">
          <w:rPr>
            <w:sz w:val="28"/>
            <w:szCs w:val="28"/>
          </w:rPr>
          <w:t>в</w:t>
        </w:r>
        <w:proofErr w:type="gramEnd"/>
        <w:r w:rsidRPr="001144EF">
          <w:rPr>
            <w:sz w:val="28"/>
            <w:szCs w:val="28"/>
          </w:rPr>
          <w:t xml:space="preserve"> взрывопожароопасных помещениях (установках)</w:t>
        </w:r>
      </w:ins>
      <w:r w:rsidRPr="001144EF">
        <w:rPr>
          <w:sz w:val="28"/>
          <w:szCs w:val="28"/>
        </w:rPr>
        <w:t xml:space="preserve"> при неисправных и отключенных </w:t>
      </w:r>
      <w:proofErr w:type="spellStart"/>
      <w:r w:rsidRPr="001144EF">
        <w:rPr>
          <w:sz w:val="28"/>
          <w:szCs w:val="28"/>
        </w:rPr>
        <w:t>гидрофильтрах</w:t>
      </w:r>
      <w:proofErr w:type="spellEnd"/>
      <w:r w:rsidRPr="001144EF">
        <w:rPr>
          <w:sz w:val="28"/>
          <w:szCs w:val="28"/>
        </w:rPr>
        <w:t>, сухих фильтрах, пылеулавливающих и других устройствах систем вентиляции (аспирации</w:t>
      </w:r>
      <w:del w:id="637" w:author="Антон Хабиров" w:date="2021-01-20T01:41:00Z">
        <w:r w:rsidRPr="001144EF">
          <w:rPr>
            <w:sz w:val="28"/>
            <w:szCs w:val="28"/>
          </w:rPr>
          <w:delText>) эксплуатировать технологическое оборудование в пожаровзрывоопасных помещениях (установках</w:delText>
        </w:r>
      </w:del>
      <w:r w:rsidRPr="001144EF">
        <w:rPr>
          <w:sz w:val="28"/>
          <w:szCs w:val="28"/>
        </w:rPr>
        <w:t>).</w:t>
      </w:r>
    </w:p>
    <w:p w:rsidR="00303495" w:rsidRPr="001144EF" w:rsidRDefault="00303495" w:rsidP="00303495">
      <w:pPr>
        <w:pStyle w:val="ConsPlusNormal"/>
        <w:spacing w:before="240"/>
        <w:ind w:firstLine="540"/>
        <w:jc w:val="both"/>
        <w:rPr>
          <w:sz w:val="28"/>
          <w:szCs w:val="28"/>
        </w:rPr>
      </w:pPr>
      <w:del w:id="638" w:author="Антон Хабиров" w:date="2021-01-20T01:41:00Z">
        <w:r w:rsidRPr="001144EF">
          <w:rPr>
            <w:sz w:val="28"/>
            <w:szCs w:val="28"/>
          </w:rPr>
          <w:delText>52</w:delText>
        </w:r>
      </w:del>
      <w:ins w:id="639" w:author="Антон Хабиров" w:date="2021-01-20T01:41:00Z">
        <w:r w:rsidRPr="001144EF">
          <w:rPr>
            <w:sz w:val="28"/>
            <w:szCs w:val="28"/>
          </w:rPr>
          <w:t>45</w:t>
        </w:r>
      </w:ins>
      <w:r w:rsidRPr="001144EF">
        <w:rPr>
          <w:sz w:val="28"/>
          <w:szCs w:val="28"/>
        </w:rPr>
        <w:t xml:space="preserve">. Руководитель организации обеспечивает исправность гидравлических затворов (сифонов), исключающих распространение пламени по </w:t>
      </w:r>
      <w:del w:id="640" w:author="Антон Хабиров" w:date="2021-01-20T01:41:00Z">
        <w:r w:rsidRPr="001144EF">
          <w:rPr>
            <w:sz w:val="28"/>
            <w:szCs w:val="28"/>
          </w:rPr>
          <w:delText>трубопроводам</w:delText>
        </w:r>
      </w:del>
      <w:ins w:id="641" w:author="Антон Хабиров" w:date="2021-01-20T01:41:00Z">
        <w:r w:rsidRPr="001144EF">
          <w:rPr>
            <w:sz w:val="28"/>
            <w:szCs w:val="28"/>
          </w:rPr>
          <w:t>коммуникациям</w:t>
        </w:r>
      </w:ins>
      <w:r w:rsidRPr="001144EF">
        <w:rPr>
          <w:sz w:val="28"/>
          <w:szCs w:val="28"/>
        </w:rPr>
        <w:t xml:space="preserve"> ливневой или производственной канализации зданий и сооружений, в которых применяются легковоспламеняющиеся и горючие жидкости.</w:t>
      </w:r>
    </w:p>
    <w:p w:rsidR="00303495" w:rsidRPr="001144EF" w:rsidRDefault="00303495" w:rsidP="00303495">
      <w:pPr>
        <w:pStyle w:val="ConsPlusNormal"/>
        <w:spacing w:before="240"/>
        <w:ind w:firstLine="540"/>
        <w:jc w:val="both"/>
        <w:rPr>
          <w:sz w:val="28"/>
          <w:szCs w:val="28"/>
        </w:rPr>
      </w:pPr>
      <w:r w:rsidRPr="001144EF">
        <w:rPr>
          <w:sz w:val="28"/>
          <w:szCs w:val="28"/>
        </w:rPr>
        <w:t>Слив легковоспламеняющихся и горючих жидкостей в канализационные сети (в том числе при авариях) запрещается.</w:t>
      </w:r>
    </w:p>
    <w:p w:rsidR="00303495" w:rsidRPr="001144EF" w:rsidRDefault="00303495" w:rsidP="00303495">
      <w:pPr>
        <w:pStyle w:val="ConsPlusNormal"/>
        <w:spacing w:before="240"/>
        <w:ind w:firstLine="540"/>
        <w:jc w:val="both"/>
        <w:rPr>
          <w:sz w:val="28"/>
          <w:szCs w:val="28"/>
        </w:rPr>
      </w:pPr>
      <w:del w:id="642" w:author="Антон Хабиров" w:date="2021-01-20T01:41:00Z">
        <w:r w:rsidRPr="001144EF">
          <w:rPr>
            <w:sz w:val="28"/>
            <w:szCs w:val="28"/>
          </w:rPr>
          <w:delText>53</w:delText>
        </w:r>
      </w:del>
      <w:ins w:id="643" w:author="Антон Хабиров" w:date="2021-01-20T01:41:00Z">
        <w:r w:rsidRPr="001144EF">
          <w:rPr>
            <w:sz w:val="28"/>
            <w:szCs w:val="28"/>
          </w:rPr>
          <w:t>46</w:t>
        </w:r>
      </w:ins>
      <w:r w:rsidRPr="001144EF">
        <w:rPr>
          <w:sz w:val="28"/>
          <w:szCs w:val="28"/>
        </w:rPr>
        <w:t xml:space="preserve">. Руководитель организации обеспечивает исправность клапанов мусоропроводов и </w:t>
      </w:r>
      <w:proofErr w:type="spellStart"/>
      <w:r w:rsidRPr="001144EF">
        <w:rPr>
          <w:sz w:val="28"/>
          <w:szCs w:val="28"/>
        </w:rPr>
        <w:t>бельепроводов</w:t>
      </w:r>
      <w:proofErr w:type="spellEnd"/>
      <w:r w:rsidRPr="001144EF">
        <w:rPr>
          <w:sz w:val="28"/>
          <w:szCs w:val="28"/>
        </w:rPr>
        <w:t>, которые должны находиться в закрытом положении и иметь уплотнение в притворе.</w:t>
      </w:r>
    </w:p>
    <w:p w:rsidR="00303495" w:rsidRPr="001144EF" w:rsidRDefault="00303495" w:rsidP="00303495">
      <w:pPr>
        <w:pStyle w:val="ConsPlusNormal"/>
        <w:spacing w:before="240"/>
        <w:ind w:firstLine="540"/>
        <w:jc w:val="both"/>
        <w:rPr>
          <w:sz w:val="28"/>
          <w:szCs w:val="28"/>
        </w:rPr>
      </w:pPr>
      <w:del w:id="644" w:author="Антон Хабиров" w:date="2021-01-20T01:41:00Z">
        <w:r w:rsidRPr="001144EF">
          <w:rPr>
            <w:sz w:val="28"/>
            <w:szCs w:val="28"/>
          </w:rPr>
          <w:delText>54</w:delText>
        </w:r>
      </w:del>
      <w:ins w:id="645" w:author="Антон Хабиров" w:date="2021-01-20T01:41:00Z">
        <w:r w:rsidRPr="001144EF">
          <w:rPr>
            <w:sz w:val="28"/>
            <w:szCs w:val="28"/>
          </w:rPr>
          <w:t>47</w:t>
        </w:r>
      </w:ins>
      <w:r w:rsidRPr="001144EF">
        <w:rPr>
          <w:sz w:val="28"/>
          <w:szCs w:val="28"/>
        </w:rPr>
        <w:t xml:space="preserve">. Порядок использования организациями лифтов, имеющих режим работы "транспортирование пожарных подразделений", регламентируется инструкцией, утверждаемой руководителем организации. </w:t>
      </w:r>
      <w:del w:id="646" w:author="Антон Хабиров" w:date="2021-01-20T01:41:00Z">
        <w:r w:rsidRPr="001144EF">
          <w:rPr>
            <w:sz w:val="28"/>
            <w:szCs w:val="28"/>
          </w:rPr>
          <w:delText>Указанные инструкции должны</w:delText>
        </w:r>
      </w:del>
      <w:ins w:id="647" w:author="Антон Хабиров" w:date="2021-01-20T01:41:00Z">
        <w:r w:rsidRPr="001144EF">
          <w:rPr>
            <w:sz w:val="28"/>
            <w:szCs w:val="28"/>
          </w:rPr>
          <w:t>Указанная инструкция должна</w:t>
        </w:r>
      </w:ins>
      <w:r w:rsidRPr="001144EF">
        <w:rPr>
          <w:sz w:val="28"/>
          <w:szCs w:val="28"/>
        </w:rPr>
        <w:t xml:space="preserve"> быть </w:t>
      </w:r>
      <w:del w:id="648" w:author="Антон Хабиров" w:date="2021-01-20T01:41:00Z">
        <w:r w:rsidRPr="001144EF">
          <w:rPr>
            <w:sz w:val="28"/>
            <w:szCs w:val="28"/>
          </w:rPr>
          <w:delText>вывешены</w:delText>
        </w:r>
      </w:del>
      <w:ins w:id="649" w:author="Антон Хабиров" w:date="2021-01-20T01:41:00Z">
        <w:r w:rsidRPr="001144EF">
          <w:rPr>
            <w:sz w:val="28"/>
            <w:szCs w:val="28"/>
          </w:rPr>
          <w:t>вывешена</w:t>
        </w:r>
      </w:ins>
      <w:r w:rsidRPr="001144EF">
        <w:rPr>
          <w:sz w:val="28"/>
          <w:szCs w:val="28"/>
        </w:rPr>
        <w:t xml:space="preserve"> непосредственно у органов управления кабиной лифта.</w:t>
      </w:r>
    </w:p>
    <w:p w:rsidR="00303495" w:rsidRPr="001144EF" w:rsidRDefault="00303495" w:rsidP="00303495">
      <w:pPr>
        <w:pStyle w:val="ConsPlusNormal"/>
        <w:spacing w:before="240"/>
        <w:ind w:firstLine="540"/>
        <w:jc w:val="both"/>
        <w:rPr>
          <w:sz w:val="28"/>
          <w:szCs w:val="28"/>
        </w:rPr>
      </w:pPr>
      <w:proofErr w:type="gramStart"/>
      <w:r w:rsidRPr="001144EF">
        <w:rPr>
          <w:sz w:val="28"/>
          <w:szCs w:val="28"/>
        </w:rPr>
        <w:lastRenderedPageBreak/>
        <w:t xml:space="preserve">Руководитель организации обеспечивает </w:t>
      </w:r>
      <w:del w:id="650" w:author="Антон Хабиров" w:date="2021-01-20T01:41:00Z">
        <w:r w:rsidRPr="001144EF">
          <w:rPr>
            <w:sz w:val="28"/>
            <w:szCs w:val="28"/>
          </w:rPr>
          <w:delText>незадымляемость</w:delText>
        </w:r>
      </w:del>
      <w:ins w:id="651" w:author="Антон Хабиров" w:date="2021-01-20T01:41:00Z">
        <w:r w:rsidRPr="001144EF">
          <w:rPr>
            <w:sz w:val="28"/>
            <w:szCs w:val="28"/>
          </w:rPr>
          <w:t xml:space="preserve">функционирование систем </w:t>
        </w:r>
        <w:proofErr w:type="spellStart"/>
        <w:r w:rsidRPr="001144EF">
          <w:rPr>
            <w:sz w:val="28"/>
            <w:szCs w:val="28"/>
          </w:rPr>
          <w:t>противодымной</w:t>
        </w:r>
        <w:proofErr w:type="spellEnd"/>
        <w:r w:rsidRPr="001144EF">
          <w:rPr>
            <w:sz w:val="28"/>
            <w:szCs w:val="28"/>
          </w:rPr>
          <w:t xml:space="preserve"> защиты</w:t>
        </w:r>
      </w:ins>
      <w:r w:rsidRPr="001144EF">
        <w:rPr>
          <w:sz w:val="28"/>
          <w:szCs w:val="28"/>
        </w:rPr>
        <w:t xml:space="preserve"> лифтовых холлов лифтов, используемых в качестве безопасных зон для маломобильных групп населения и других </w:t>
      </w:r>
      <w:del w:id="652" w:author="Антон Хабиров" w:date="2021-01-20T01:41:00Z">
        <w:r w:rsidRPr="001144EF">
          <w:rPr>
            <w:sz w:val="28"/>
            <w:szCs w:val="28"/>
          </w:rPr>
          <w:delText>граждан, путем поддержания</w:delText>
        </w:r>
      </w:del>
      <w:ins w:id="653" w:author="Антон Хабиров" w:date="2021-01-20T01:41:00Z">
        <w:r w:rsidRPr="001144EF">
          <w:rPr>
            <w:sz w:val="28"/>
            <w:szCs w:val="28"/>
          </w:rPr>
          <w:t>физических лиц, поддержание</w:t>
        </w:r>
      </w:ins>
      <w:r w:rsidRPr="001144EF">
        <w:rPr>
          <w:sz w:val="28"/>
          <w:szCs w:val="28"/>
        </w:rPr>
        <w:t xml:space="preserve"> в исправном состоянии противопожарных преград (перегородок) и заполнений проемов в них</w:t>
      </w:r>
      <w:del w:id="654" w:author="Антон Хабиров" w:date="2021-01-20T01:41:00Z">
        <w:r w:rsidRPr="001144EF">
          <w:rPr>
            <w:sz w:val="28"/>
            <w:szCs w:val="28"/>
          </w:rPr>
          <w:delText>, соответствующих средств</w:delText>
        </w:r>
      </w:del>
      <w:ins w:id="655" w:author="Антон Хабиров" w:date="2021-01-20T01:41:00Z">
        <w:r w:rsidRPr="001144EF">
          <w:rPr>
            <w:sz w:val="28"/>
            <w:szCs w:val="28"/>
          </w:rPr>
          <w:t>. Указанные зоны обеспечиваются соответствующими средствами</w:t>
        </w:r>
      </w:ins>
      <w:r w:rsidRPr="001144EF">
        <w:rPr>
          <w:sz w:val="28"/>
          <w:szCs w:val="28"/>
        </w:rPr>
        <w:t xml:space="preserve"> индивидуальной защиты и связи с помещением пожарного поста</w:t>
      </w:r>
      <w:del w:id="656" w:author="Антон Хабиров" w:date="2021-01-20T01:41:00Z">
        <w:r w:rsidRPr="001144EF">
          <w:rPr>
            <w:sz w:val="28"/>
            <w:szCs w:val="28"/>
          </w:rPr>
          <w:delText>, а также знаков</w:delText>
        </w:r>
      </w:del>
      <w:ins w:id="657" w:author="Антон Хабиров" w:date="2021-01-20T01:41:00Z">
        <w:r w:rsidRPr="001144EF">
          <w:rPr>
            <w:sz w:val="28"/>
            <w:szCs w:val="28"/>
          </w:rPr>
          <w:t>. На объекте защиты размещаются знаки</w:t>
        </w:r>
      </w:ins>
      <w:r w:rsidRPr="001144EF">
        <w:rPr>
          <w:sz w:val="28"/>
          <w:szCs w:val="28"/>
        </w:rPr>
        <w:t xml:space="preserve"> пожарной безопасности, </w:t>
      </w:r>
      <w:del w:id="658" w:author="Антон Хабиров" w:date="2021-01-20T01:41:00Z">
        <w:r w:rsidRPr="001144EF">
          <w:rPr>
            <w:sz w:val="28"/>
            <w:szCs w:val="28"/>
          </w:rPr>
          <w:delText>указывающих</w:delText>
        </w:r>
      </w:del>
      <w:ins w:id="659" w:author="Антон Хабиров" w:date="2021-01-20T01:41:00Z">
        <w:r w:rsidRPr="001144EF">
          <w:rPr>
            <w:sz w:val="28"/>
            <w:szCs w:val="28"/>
          </w:rPr>
          <w:t>обозначающие</w:t>
        </w:r>
      </w:ins>
      <w:r w:rsidRPr="001144EF">
        <w:rPr>
          <w:sz w:val="28"/>
          <w:szCs w:val="28"/>
        </w:rPr>
        <w:t xml:space="preserve"> направление к такой зоне.</w:t>
      </w:r>
      <w:proofErr w:type="gramEnd"/>
    </w:p>
    <w:p w:rsidR="00303495" w:rsidRPr="001144EF" w:rsidRDefault="00303495" w:rsidP="00303495">
      <w:pPr>
        <w:pStyle w:val="ConsPlusNormal"/>
        <w:jc w:val="both"/>
        <w:rPr>
          <w:del w:id="660" w:author="Антон Хабиров" w:date="2021-01-20T01:41:00Z"/>
          <w:sz w:val="28"/>
          <w:szCs w:val="28"/>
        </w:rPr>
      </w:pPr>
      <w:del w:id="661" w:author="Антон Хабиров" w:date="2021-01-20T01:41:00Z">
        <w:r w:rsidRPr="001144EF">
          <w:rPr>
            <w:sz w:val="28"/>
            <w:szCs w:val="28"/>
          </w:rPr>
          <w:delText>(абзац введен Постановлением Правительства РФ от 17.02.2014 № 113)</w:delText>
        </w:r>
      </w:del>
    </w:p>
    <w:p w:rsidR="00303495" w:rsidRPr="001144EF" w:rsidRDefault="00303495" w:rsidP="00303495">
      <w:pPr>
        <w:pStyle w:val="ConsPlusNormal"/>
        <w:spacing w:before="240"/>
        <w:ind w:firstLine="540"/>
        <w:jc w:val="both"/>
        <w:rPr>
          <w:ins w:id="662" w:author="Антон Хабиров" w:date="2021-01-20T01:41:00Z"/>
          <w:sz w:val="28"/>
          <w:szCs w:val="28"/>
        </w:rPr>
      </w:pPr>
      <w:del w:id="663" w:author="Антон Хабиров" w:date="2021-01-20T01:41:00Z">
        <w:r w:rsidRPr="001144EF">
          <w:rPr>
            <w:sz w:val="28"/>
            <w:szCs w:val="28"/>
          </w:rPr>
          <w:delText>55</w:delText>
        </w:r>
      </w:del>
      <w:ins w:id="664" w:author="Антон Хабиров" w:date="2021-01-20T01:41:00Z">
        <w:r w:rsidRPr="001144EF">
          <w:rPr>
            <w:sz w:val="28"/>
            <w:szCs w:val="28"/>
          </w:rPr>
          <w:t>48</w:t>
        </w:r>
      </w:ins>
      <w:r w:rsidRPr="001144EF">
        <w:rPr>
          <w:sz w:val="28"/>
          <w:szCs w:val="28"/>
        </w:rPr>
        <w:t xml:space="preserve">. Руководитель организации </w:t>
      </w:r>
      <w:ins w:id="665" w:author="Антон Хабиров" w:date="2021-01-20T01:41:00Z">
        <w:r w:rsidRPr="001144EF">
          <w:rPr>
            <w:sz w:val="28"/>
            <w:szCs w:val="28"/>
          </w:rPr>
          <w:t>извещает подразделение пожарной охраны при отключении участков водопроводной сети и (или) пожарных гидрантов, находящихся на территории организации, а также в случае уменьшения давления в водопроводной сети ниже требуемого.</w:t>
        </w:r>
      </w:ins>
    </w:p>
    <w:p w:rsidR="00303495" w:rsidRPr="001144EF" w:rsidRDefault="00303495" w:rsidP="00303495">
      <w:pPr>
        <w:pStyle w:val="ConsPlusNormal"/>
        <w:spacing w:before="240"/>
        <w:ind w:firstLine="540"/>
        <w:jc w:val="both"/>
        <w:rPr>
          <w:sz w:val="28"/>
          <w:szCs w:val="28"/>
        </w:rPr>
      </w:pPr>
      <w:ins w:id="666" w:author="Антон Хабиров" w:date="2021-01-20T01:41:00Z">
        <w:r w:rsidRPr="001144EF">
          <w:rPr>
            <w:sz w:val="28"/>
            <w:szCs w:val="28"/>
          </w:rPr>
          <w:t xml:space="preserve">Руководитель организации </w:t>
        </w:r>
      </w:ins>
      <w:r w:rsidRPr="001144EF">
        <w:rPr>
          <w:sz w:val="28"/>
          <w:szCs w:val="28"/>
        </w:rPr>
        <w:t xml:space="preserve">обеспечивает исправность, своевременное обслуживание и ремонт </w:t>
      </w:r>
      <w:del w:id="667" w:author="Антон Хабиров" w:date="2021-01-20T01:41:00Z">
        <w:r w:rsidRPr="001144EF">
          <w:rPr>
            <w:sz w:val="28"/>
            <w:szCs w:val="28"/>
          </w:rPr>
          <w:delText>источников наружного</w:delText>
        </w:r>
      </w:del>
      <w:ins w:id="668" w:author="Антон Хабиров" w:date="2021-01-20T01:41:00Z">
        <w:r w:rsidRPr="001144EF">
          <w:rPr>
            <w:sz w:val="28"/>
            <w:szCs w:val="28"/>
          </w:rPr>
          <w:t>наружных водопроводов</w:t>
        </w:r>
      </w:ins>
      <w:r w:rsidRPr="001144EF">
        <w:rPr>
          <w:sz w:val="28"/>
          <w:szCs w:val="28"/>
        </w:rPr>
        <w:t xml:space="preserve"> противопожарного водоснабжения</w:t>
      </w:r>
      <w:ins w:id="669" w:author="Антон Хабиров" w:date="2021-01-20T01:41:00Z">
        <w:r w:rsidRPr="001144EF">
          <w:rPr>
            <w:sz w:val="28"/>
            <w:szCs w:val="28"/>
          </w:rPr>
          <w:t>, находящихся на территории организации,</w:t>
        </w:r>
      </w:ins>
      <w:r w:rsidRPr="001144EF">
        <w:rPr>
          <w:sz w:val="28"/>
          <w:szCs w:val="28"/>
        </w:rPr>
        <w:t xml:space="preserve"> и </w:t>
      </w:r>
      <w:del w:id="670" w:author="Антон Хабиров" w:date="2021-01-20T01:41:00Z">
        <w:r w:rsidRPr="001144EF">
          <w:rPr>
            <w:sz w:val="28"/>
            <w:szCs w:val="28"/>
          </w:rPr>
          <w:delText>внутреннего</w:delText>
        </w:r>
      </w:del>
      <w:ins w:id="671" w:author="Антон Хабиров" w:date="2021-01-20T01:41:00Z">
        <w:r w:rsidRPr="001144EF">
          <w:rPr>
            <w:sz w:val="28"/>
            <w:szCs w:val="28"/>
          </w:rPr>
          <w:t>внутренних водопроводов</w:t>
        </w:r>
      </w:ins>
      <w:r w:rsidRPr="001144EF">
        <w:rPr>
          <w:sz w:val="28"/>
          <w:szCs w:val="28"/>
        </w:rPr>
        <w:t xml:space="preserve"> противопожарного </w:t>
      </w:r>
      <w:del w:id="672" w:author="Антон Хабиров" w:date="2021-01-20T01:41:00Z">
        <w:r w:rsidRPr="001144EF">
          <w:rPr>
            <w:sz w:val="28"/>
            <w:szCs w:val="28"/>
          </w:rPr>
          <w:delText>водопровода</w:delText>
        </w:r>
      </w:del>
      <w:ins w:id="673" w:author="Антон Хабиров" w:date="2021-01-20T01:41:00Z">
        <w:r w:rsidRPr="001144EF">
          <w:rPr>
            <w:sz w:val="28"/>
            <w:szCs w:val="28"/>
          </w:rPr>
          <w:t>водоснабжения</w:t>
        </w:r>
      </w:ins>
      <w:r w:rsidRPr="001144EF">
        <w:rPr>
          <w:sz w:val="28"/>
          <w:szCs w:val="28"/>
        </w:rPr>
        <w:t xml:space="preserve"> и организует проведение </w:t>
      </w:r>
      <w:ins w:id="674" w:author="Антон Хабиров" w:date="2021-01-20T01:41:00Z">
        <w:r w:rsidRPr="001144EF">
          <w:rPr>
            <w:sz w:val="28"/>
            <w:szCs w:val="28"/>
          </w:rPr>
          <w:t xml:space="preserve">их </w:t>
        </w:r>
      </w:ins>
      <w:r w:rsidRPr="001144EF">
        <w:rPr>
          <w:sz w:val="28"/>
          <w:szCs w:val="28"/>
        </w:rPr>
        <w:t xml:space="preserve">проверок </w:t>
      </w:r>
      <w:del w:id="675" w:author="Антон Хабиров" w:date="2021-01-20T01:41:00Z">
        <w:r w:rsidRPr="001144EF">
          <w:rPr>
            <w:sz w:val="28"/>
            <w:szCs w:val="28"/>
          </w:rPr>
          <w:delText>их работоспособности</w:delText>
        </w:r>
      </w:del>
      <w:ins w:id="676" w:author="Антон Хабиров" w:date="2021-01-20T01:41:00Z">
        <w:r w:rsidRPr="001144EF">
          <w:rPr>
            <w:sz w:val="28"/>
            <w:szCs w:val="28"/>
          </w:rPr>
          <w:t>в части водоотдачи</w:t>
        </w:r>
      </w:ins>
      <w:r w:rsidRPr="001144EF">
        <w:rPr>
          <w:sz w:val="28"/>
          <w:szCs w:val="28"/>
        </w:rPr>
        <w:t xml:space="preserve"> не реже 2 раз в год (весной и осенью) с </w:t>
      </w:r>
      <w:del w:id="677" w:author="Антон Хабиров" w:date="2021-01-20T01:41:00Z">
        <w:r w:rsidRPr="001144EF">
          <w:rPr>
            <w:sz w:val="28"/>
            <w:szCs w:val="28"/>
          </w:rPr>
          <w:delText>составлением соответствующих актов</w:delText>
        </w:r>
      </w:del>
      <w:ins w:id="678" w:author="Антон Хабиров" w:date="2021-01-20T01:41:00Z">
        <w:r w:rsidRPr="001144EF">
          <w:rPr>
            <w:sz w:val="28"/>
            <w:szCs w:val="28"/>
          </w:rPr>
          <w:t>внесением информации в журнал эксплуатации систем противопожарной защиты</w:t>
        </w:r>
      </w:ins>
      <w:r w:rsidRPr="001144EF">
        <w:rPr>
          <w:sz w:val="28"/>
          <w:szCs w:val="28"/>
        </w:rPr>
        <w:t>.</w:t>
      </w:r>
    </w:p>
    <w:p w:rsidR="00303495" w:rsidRPr="001144EF" w:rsidRDefault="00303495" w:rsidP="00303495">
      <w:pPr>
        <w:pStyle w:val="ConsPlusNormal"/>
        <w:jc w:val="both"/>
        <w:rPr>
          <w:del w:id="679" w:author="Антон Хабиров" w:date="2021-01-20T01:41:00Z"/>
          <w:sz w:val="28"/>
          <w:szCs w:val="28"/>
        </w:rPr>
      </w:pPr>
      <w:del w:id="680" w:author="Антон Хабиров" w:date="2021-01-20T01:41:00Z">
        <w:r w:rsidRPr="001144EF">
          <w:rPr>
            <w:sz w:val="28"/>
            <w:szCs w:val="28"/>
          </w:rPr>
          <w:delText>(в ред. Постановлений Правительства РФ от 17.02.2014 № 113, от 20.09.2016 № 947)</w:delText>
        </w:r>
      </w:del>
    </w:p>
    <w:p w:rsidR="00303495" w:rsidRPr="001144EF" w:rsidRDefault="00303495" w:rsidP="00303495">
      <w:pPr>
        <w:pStyle w:val="ConsPlusNormal"/>
        <w:spacing w:before="240"/>
        <w:ind w:firstLine="540"/>
        <w:jc w:val="both"/>
        <w:rPr>
          <w:del w:id="681" w:author="Антон Хабиров" w:date="2021-01-20T01:41:00Z"/>
          <w:sz w:val="28"/>
          <w:szCs w:val="28"/>
        </w:rPr>
      </w:pPr>
      <w:del w:id="682" w:author="Антон Хабиров" w:date="2021-01-20T01:41:00Z">
        <w:r w:rsidRPr="001144EF">
          <w:rPr>
            <w:sz w:val="28"/>
            <w:szCs w:val="28"/>
          </w:rPr>
          <w:delText>Руководитель организации при отключении участков водопроводной сети и (или) пожарных гидрантов, а также при уменьшении давления в водопроводной сети ниже требуемого извещает об этом подразделение пожарной охраны.</w:delText>
        </w:r>
      </w:del>
    </w:p>
    <w:p w:rsidR="00303495" w:rsidRPr="001144EF" w:rsidRDefault="00303495" w:rsidP="00303495">
      <w:pPr>
        <w:pStyle w:val="ConsPlusNormal"/>
        <w:spacing w:before="240"/>
        <w:ind w:firstLine="540"/>
        <w:jc w:val="both"/>
        <w:rPr>
          <w:del w:id="683" w:author="Антон Хабиров" w:date="2021-01-20T01:41:00Z"/>
          <w:sz w:val="28"/>
          <w:szCs w:val="28"/>
        </w:rPr>
      </w:pPr>
      <w:del w:id="684" w:author="Антон Хабиров" w:date="2021-01-20T01:41:00Z">
        <w:r w:rsidRPr="001144EF">
          <w:rPr>
            <w:sz w:val="28"/>
            <w:szCs w:val="28"/>
          </w:rPr>
          <w:delText>Руководитель организации обеспечивает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delText>
        </w:r>
      </w:del>
    </w:p>
    <w:p w:rsidR="00303495" w:rsidRPr="001144EF" w:rsidRDefault="00303495" w:rsidP="00303495">
      <w:pPr>
        <w:pStyle w:val="ConsPlusNormal"/>
        <w:jc w:val="both"/>
        <w:rPr>
          <w:del w:id="685" w:author="Антон Хабиров" w:date="2021-01-20T01:41:00Z"/>
          <w:sz w:val="28"/>
          <w:szCs w:val="28"/>
        </w:rPr>
      </w:pPr>
      <w:del w:id="686"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Направление движения к </w:t>
      </w:r>
      <w:del w:id="687" w:author="Антон Хабиров" w:date="2021-01-20T01:41:00Z">
        <w:r w:rsidRPr="001144EF">
          <w:rPr>
            <w:sz w:val="28"/>
            <w:szCs w:val="28"/>
          </w:rPr>
          <w:delText>пожарным гидрантам и резервуарам, являющимся источником</w:delText>
        </w:r>
      </w:del>
      <w:ins w:id="688" w:author="Антон Хабиров" w:date="2021-01-20T01:41:00Z">
        <w:r w:rsidRPr="001144EF">
          <w:rPr>
            <w:sz w:val="28"/>
            <w:szCs w:val="28"/>
          </w:rPr>
          <w:t>источникам</w:t>
        </w:r>
      </w:ins>
      <w:r w:rsidRPr="001144EF">
        <w:rPr>
          <w:sz w:val="28"/>
          <w:szCs w:val="28"/>
        </w:rPr>
        <w:t xml:space="preserve"> противопожарного водоснабжения</w:t>
      </w:r>
      <w:del w:id="689" w:author="Антон Хабиров" w:date="2021-01-20T01:41:00Z">
        <w:r w:rsidRPr="001144EF">
          <w:rPr>
            <w:sz w:val="28"/>
            <w:szCs w:val="28"/>
          </w:rPr>
          <w:delText>, должно обозначаться</w:delText>
        </w:r>
      </w:del>
      <w:ins w:id="690" w:author="Антон Хабиров" w:date="2021-01-20T01:41:00Z">
        <w:r w:rsidRPr="001144EF">
          <w:rPr>
            <w:sz w:val="28"/>
            <w:szCs w:val="28"/>
          </w:rPr>
          <w:t xml:space="preserve"> обозначается</w:t>
        </w:r>
      </w:ins>
      <w:r w:rsidRPr="001144EF">
        <w:rPr>
          <w:sz w:val="28"/>
          <w:szCs w:val="28"/>
        </w:rPr>
        <w:t xml:space="preserve"> указателями </w:t>
      </w:r>
      <w:ins w:id="691" w:author="Антон Хабиров" w:date="2021-01-20T01:41:00Z">
        <w:r w:rsidRPr="001144EF">
          <w:rPr>
            <w:sz w:val="28"/>
            <w:szCs w:val="28"/>
          </w:rPr>
          <w:t xml:space="preserve">со светоотражающей поверхностью либо световыми указателями, подключенными к сети электроснабжения и включенными в ночное время или постоянно, </w:t>
        </w:r>
      </w:ins>
      <w:r w:rsidRPr="001144EF">
        <w:rPr>
          <w:sz w:val="28"/>
          <w:szCs w:val="28"/>
        </w:rPr>
        <w:t>с четко нанесенными цифрами расстояния до их месторасположения.</w:t>
      </w:r>
    </w:p>
    <w:p w:rsidR="00303495" w:rsidRPr="001144EF" w:rsidRDefault="00303495" w:rsidP="00303495">
      <w:pPr>
        <w:pStyle w:val="ConsPlusNormal"/>
        <w:jc w:val="both"/>
        <w:rPr>
          <w:del w:id="692" w:author="Антон Хабиров" w:date="2021-01-20T01:41:00Z"/>
          <w:sz w:val="28"/>
          <w:szCs w:val="28"/>
        </w:rPr>
      </w:pPr>
      <w:del w:id="693" w:author="Антон Хабиров" w:date="2021-01-20T01:41:00Z">
        <w:r w:rsidRPr="001144EF">
          <w:rPr>
            <w:sz w:val="28"/>
            <w:szCs w:val="28"/>
          </w:rPr>
          <w:delText>(абзац введен Постановлением Правительства РФ от 17.02.2014 № 113; 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694" w:author="Антон Хабиров" w:date="2021-01-20T01:41:00Z">
        <w:r w:rsidRPr="001144EF">
          <w:rPr>
            <w:sz w:val="28"/>
            <w:szCs w:val="28"/>
          </w:rPr>
          <w:delText>56</w:delText>
        </w:r>
      </w:del>
      <w:ins w:id="695" w:author="Антон Хабиров" w:date="2021-01-20T01:41:00Z">
        <w:r w:rsidRPr="001144EF">
          <w:rPr>
            <w:sz w:val="28"/>
            <w:szCs w:val="28"/>
          </w:rPr>
          <w:t>49</w:t>
        </w:r>
      </w:ins>
      <w:r w:rsidRPr="001144EF">
        <w:rPr>
          <w:sz w:val="28"/>
          <w:szCs w:val="28"/>
        </w:rPr>
        <w:t xml:space="preserve">. Запрещается стоянка автотранспорта на крышках колодцев пожарных </w:t>
      </w:r>
      <w:r w:rsidRPr="001144EF">
        <w:rPr>
          <w:sz w:val="28"/>
          <w:szCs w:val="28"/>
        </w:rPr>
        <w:lastRenderedPageBreak/>
        <w:t>гидрантов</w:t>
      </w:r>
      <w:ins w:id="696" w:author="Антон Хабиров" w:date="2021-01-20T01:41:00Z">
        <w:r w:rsidRPr="001144EF">
          <w:rPr>
            <w:sz w:val="28"/>
            <w:szCs w:val="28"/>
          </w:rPr>
          <w:t>, в местах вывода на фасады зданий, сооружений патрубков для подключения мобильной пожарной техники, а также в пределах разворотных площадок и на разметке площадок для установки пожарной, специальной и аварийно-спасательной техники, на пожарных пирсах</w:t>
        </w:r>
      </w:ins>
      <w:r w:rsidRPr="001144EF">
        <w:rPr>
          <w:sz w:val="28"/>
          <w:szCs w:val="28"/>
        </w:rPr>
        <w:t>.</w:t>
      </w:r>
    </w:p>
    <w:p w:rsidR="00303495" w:rsidRPr="001144EF" w:rsidRDefault="00303495" w:rsidP="00303495">
      <w:pPr>
        <w:pStyle w:val="ConsPlusNormal"/>
        <w:spacing w:before="240"/>
        <w:ind w:firstLine="540"/>
        <w:jc w:val="both"/>
        <w:rPr>
          <w:sz w:val="28"/>
          <w:szCs w:val="28"/>
        </w:rPr>
      </w:pPr>
      <w:del w:id="697" w:author="Антон Хабиров" w:date="2021-01-20T01:41:00Z">
        <w:r w:rsidRPr="001144EF">
          <w:rPr>
            <w:sz w:val="28"/>
            <w:szCs w:val="28"/>
          </w:rPr>
          <w:delText>57</w:delText>
        </w:r>
      </w:del>
      <w:ins w:id="698" w:author="Антон Хабиров" w:date="2021-01-20T01:41:00Z">
        <w:r w:rsidRPr="001144EF">
          <w:rPr>
            <w:sz w:val="28"/>
            <w:szCs w:val="28"/>
          </w:rPr>
          <w:t>50</w:t>
        </w:r>
      </w:ins>
      <w:r w:rsidRPr="001144EF">
        <w:rPr>
          <w:sz w:val="28"/>
          <w:szCs w:val="28"/>
        </w:rPr>
        <w:t xml:space="preserve">. Руководитель организации обеспечивает укомплектованность пожарных кранов внутреннего противопожарного водопровода </w:t>
      </w:r>
      <w:ins w:id="699" w:author="Антон Хабиров" w:date="2021-01-20T01:41:00Z">
        <w:r w:rsidRPr="001144EF">
          <w:rPr>
            <w:sz w:val="28"/>
            <w:szCs w:val="28"/>
          </w:rPr>
          <w:t xml:space="preserve">исправными </w:t>
        </w:r>
      </w:ins>
      <w:r w:rsidRPr="001144EF">
        <w:rPr>
          <w:sz w:val="28"/>
          <w:szCs w:val="28"/>
        </w:rPr>
        <w:t>пожарными рукавами, ручными пожарными стволами и пожарными запорными клапанами, организует перекатку пожарных рукавов (не реже 1 раза в год</w:t>
      </w:r>
      <w:del w:id="700" w:author="Антон Хабиров" w:date="2021-01-20T01:41:00Z">
        <w:r w:rsidRPr="001144EF">
          <w:rPr>
            <w:sz w:val="28"/>
            <w:szCs w:val="28"/>
          </w:rPr>
          <w:delText>).</w:delText>
        </w:r>
      </w:del>
      <w:ins w:id="701" w:author="Антон Хабиров" w:date="2021-01-20T01:41:00Z">
        <w:r w:rsidRPr="001144EF">
          <w:rPr>
            <w:sz w:val="28"/>
            <w:szCs w:val="28"/>
          </w:rPr>
          <w:t>), а также надлежащее состояние водокольцевых катушек с внесением информации в журнал эксплуатации систем противопожарной защиты.</w:t>
        </w:r>
      </w:ins>
    </w:p>
    <w:p w:rsidR="00303495" w:rsidRPr="001144EF" w:rsidRDefault="00303495" w:rsidP="00303495">
      <w:pPr>
        <w:pStyle w:val="ConsPlusNormal"/>
        <w:jc w:val="both"/>
        <w:rPr>
          <w:del w:id="702" w:author="Антон Хабиров" w:date="2021-01-20T01:41:00Z"/>
          <w:sz w:val="28"/>
          <w:szCs w:val="28"/>
        </w:rPr>
      </w:pPr>
      <w:del w:id="703"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Пожарный рукав должен быть присоединен к пожарному крану и пожарному стволу и размещаться в навесных, встроенных или приставных пожарных шкафах, имеющих элементы </w:t>
      </w:r>
      <w:del w:id="704" w:author="Антон Хабиров" w:date="2021-01-20T01:41:00Z">
        <w:r w:rsidRPr="001144EF">
          <w:rPr>
            <w:sz w:val="28"/>
            <w:szCs w:val="28"/>
          </w:rPr>
          <w:delText>для обеспечения их опломбирования и</w:delText>
        </w:r>
      </w:del>
      <w:ins w:id="705" w:author="Антон Хабиров" w:date="2021-01-20T01:41:00Z">
        <w:r w:rsidRPr="001144EF">
          <w:rPr>
            <w:sz w:val="28"/>
            <w:szCs w:val="28"/>
          </w:rPr>
          <w:t>их</w:t>
        </w:r>
      </w:ins>
      <w:r w:rsidRPr="001144EF">
        <w:rPr>
          <w:sz w:val="28"/>
          <w:szCs w:val="28"/>
        </w:rPr>
        <w:t xml:space="preserve"> фиксации в закрытом положении.</w:t>
      </w:r>
    </w:p>
    <w:p w:rsidR="00303495" w:rsidRPr="001144EF" w:rsidRDefault="00303495" w:rsidP="00303495">
      <w:pPr>
        <w:pStyle w:val="ConsPlusNormal"/>
        <w:jc w:val="both"/>
        <w:rPr>
          <w:del w:id="706" w:author="Антон Хабиров" w:date="2021-01-20T01:41:00Z"/>
          <w:sz w:val="28"/>
          <w:szCs w:val="28"/>
        </w:rPr>
      </w:pPr>
      <w:del w:id="707" w:author="Антон Хабиров" w:date="2021-01-20T01:41:00Z">
        <w:r w:rsidRPr="001144EF">
          <w:rPr>
            <w:sz w:val="28"/>
            <w:szCs w:val="28"/>
          </w:rPr>
          <w:delText>(в ред. Постановлений Правительства РФ от 17.02.2014 № 113,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Пожарные шкафы (за исключением встроенных пожарных шкафов) крепятся к несущим или ограждающим строительным конструкциям, при этом обеспечивается открывание дверей шкафов не менее чем на 90 градусов.</w:t>
      </w:r>
    </w:p>
    <w:p w:rsidR="00303495" w:rsidRPr="001144EF" w:rsidRDefault="00303495" w:rsidP="00303495">
      <w:pPr>
        <w:pStyle w:val="ConsPlusNormal"/>
        <w:jc w:val="both"/>
        <w:rPr>
          <w:del w:id="708" w:author="Антон Хабиров" w:date="2021-01-20T01:41:00Z"/>
          <w:sz w:val="28"/>
          <w:szCs w:val="28"/>
        </w:rPr>
      </w:pPr>
      <w:del w:id="709"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710" w:author="Антон Хабиров" w:date="2021-01-20T01:41:00Z">
        <w:r w:rsidRPr="001144EF">
          <w:rPr>
            <w:sz w:val="28"/>
            <w:szCs w:val="28"/>
          </w:rPr>
          <w:delText>58</w:delText>
        </w:r>
      </w:del>
      <w:ins w:id="711" w:author="Антон Хабиров" w:date="2021-01-20T01:41:00Z">
        <w:r w:rsidRPr="001144EF">
          <w:rPr>
            <w:sz w:val="28"/>
            <w:szCs w:val="28"/>
          </w:rPr>
          <w:t>51</w:t>
        </w:r>
      </w:ins>
      <w:r w:rsidRPr="001144EF">
        <w:rPr>
          <w:sz w:val="28"/>
          <w:szCs w:val="28"/>
        </w:rPr>
        <w:t>. Руководитель организации обеспечивает помещения насосных станций схемами противопожарного водоснабжения и схемами обвязки насосов</w:t>
      </w:r>
      <w:del w:id="712" w:author="Антон Хабиров" w:date="2021-01-20T01:41:00Z">
        <w:r w:rsidRPr="001144EF">
          <w:rPr>
            <w:sz w:val="28"/>
            <w:szCs w:val="28"/>
          </w:rPr>
          <w:delText>.</w:delText>
        </w:r>
      </w:del>
      <w:ins w:id="713" w:author="Антон Хабиров" w:date="2021-01-20T01:41:00Z">
        <w:r w:rsidRPr="001144EF">
          <w:rPr>
            <w:sz w:val="28"/>
            <w:szCs w:val="28"/>
          </w:rPr>
          <w:t xml:space="preserve"> с информацией о защищаемых помещениях, типе и количестве оросителей.</w:t>
        </w:r>
      </w:ins>
      <w:r w:rsidRPr="001144EF">
        <w:rPr>
          <w:sz w:val="28"/>
          <w:szCs w:val="28"/>
        </w:rPr>
        <w:t xml:space="preserve"> На каждой задвижке и насосном пожарном агрегате должна быть табличка с информацией о защищаемых помещениях, типе и количестве пожарных оросителей.</w:t>
      </w:r>
    </w:p>
    <w:p w:rsidR="00303495" w:rsidRPr="001144EF" w:rsidRDefault="00303495" w:rsidP="00303495">
      <w:pPr>
        <w:pStyle w:val="ConsPlusNormal"/>
        <w:jc w:val="both"/>
        <w:rPr>
          <w:del w:id="714" w:author="Антон Хабиров" w:date="2021-01-20T01:41:00Z"/>
          <w:sz w:val="28"/>
          <w:szCs w:val="28"/>
        </w:rPr>
      </w:pPr>
      <w:del w:id="715"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716" w:author="Антон Хабиров" w:date="2021-01-20T01:41:00Z">
        <w:r w:rsidRPr="001144EF">
          <w:rPr>
            <w:sz w:val="28"/>
            <w:szCs w:val="28"/>
          </w:rPr>
          <w:delText>59</w:delText>
        </w:r>
      </w:del>
      <w:ins w:id="717" w:author="Антон Хабиров" w:date="2021-01-20T01:41:00Z">
        <w:r w:rsidRPr="001144EF">
          <w:rPr>
            <w:sz w:val="28"/>
            <w:szCs w:val="28"/>
          </w:rPr>
          <w:t>52</w:t>
        </w:r>
      </w:ins>
      <w:r w:rsidRPr="001144EF">
        <w:rPr>
          <w:sz w:val="28"/>
          <w:szCs w:val="28"/>
        </w:rPr>
        <w:t>. Руководитель организации обеспечивает исправное состояние и проведение проверок работоспособности задвижек с электроприводом (не реже 2 раз в год), установленных на обводных линиях водомерных устройств</w:t>
      </w:r>
      <w:del w:id="718" w:author="Антон Хабиров" w:date="2021-01-20T01:41:00Z">
        <w:r w:rsidRPr="001144EF">
          <w:rPr>
            <w:sz w:val="28"/>
            <w:szCs w:val="28"/>
          </w:rPr>
          <w:delText xml:space="preserve"> и</w:delText>
        </w:r>
      </w:del>
      <w:ins w:id="719" w:author="Антон Хабиров" w:date="2021-01-20T01:41:00Z">
        <w:r w:rsidRPr="001144EF">
          <w:rPr>
            <w:sz w:val="28"/>
            <w:szCs w:val="28"/>
          </w:rPr>
          <w:t>, а также</w:t>
        </w:r>
      </w:ins>
      <w:r w:rsidRPr="001144EF">
        <w:rPr>
          <w:sz w:val="28"/>
          <w:szCs w:val="28"/>
        </w:rPr>
        <w:t xml:space="preserve"> пожарных основных рабочих и резервных пожарных насосных агрегатов (ежемесячно</w:t>
      </w:r>
      <w:del w:id="720" w:author="Антон Хабиров" w:date="2021-01-20T01:41:00Z">
        <w:r w:rsidRPr="001144EF">
          <w:rPr>
            <w:sz w:val="28"/>
            <w:szCs w:val="28"/>
          </w:rPr>
          <w:delText>),</w:delText>
        </w:r>
      </w:del>
      <w:ins w:id="721" w:author="Антон Хабиров" w:date="2021-01-20T01:41:00Z">
        <w:r w:rsidRPr="001144EF">
          <w:rPr>
            <w:sz w:val="28"/>
            <w:szCs w:val="28"/>
          </w:rPr>
          <w:t>)</w:t>
        </w:r>
      </w:ins>
      <w:r w:rsidRPr="001144EF">
        <w:rPr>
          <w:sz w:val="28"/>
          <w:szCs w:val="28"/>
        </w:rPr>
        <w:t xml:space="preserve"> с </w:t>
      </w:r>
      <w:del w:id="722" w:author="Антон Хабиров" w:date="2021-01-20T01:41:00Z">
        <w:r w:rsidRPr="001144EF">
          <w:rPr>
            <w:sz w:val="28"/>
            <w:szCs w:val="28"/>
          </w:rPr>
          <w:delText>занесением</w:delText>
        </w:r>
      </w:del>
      <w:ins w:id="723" w:author="Антон Хабиров" w:date="2021-01-20T01:41:00Z">
        <w:r w:rsidRPr="001144EF">
          <w:rPr>
            <w:sz w:val="28"/>
            <w:szCs w:val="28"/>
          </w:rPr>
          <w:t>внесением информации</w:t>
        </w:r>
      </w:ins>
      <w:r w:rsidRPr="001144EF">
        <w:rPr>
          <w:sz w:val="28"/>
          <w:szCs w:val="28"/>
        </w:rPr>
        <w:t xml:space="preserve"> в журнал </w:t>
      </w:r>
      <w:del w:id="724" w:author="Антон Хабиров" w:date="2021-01-20T01:41:00Z">
        <w:r w:rsidRPr="001144EF">
          <w:rPr>
            <w:sz w:val="28"/>
            <w:szCs w:val="28"/>
          </w:rPr>
          <w:delText>даты проверки и характеристики технического состояния указанного оборудования</w:delText>
        </w:r>
      </w:del>
      <w:ins w:id="725" w:author="Антон Хабиров" w:date="2021-01-20T01:41:00Z">
        <w:r w:rsidRPr="001144EF">
          <w:rPr>
            <w:sz w:val="28"/>
            <w:szCs w:val="28"/>
          </w:rPr>
          <w:t>эксплуатации систем противопожарной защиты</w:t>
        </w:r>
      </w:ins>
      <w:r w:rsidRPr="001144EF">
        <w:rPr>
          <w:sz w:val="28"/>
          <w:szCs w:val="28"/>
        </w:rPr>
        <w:t>.</w:t>
      </w:r>
    </w:p>
    <w:p w:rsidR="00303495" w:rsidRPr="001144EF" w:rsidRDefault="00303495" w:rsidP="00303495">
      <w:pPr>
        <w:pStyle w:val="ConsPlusNormal"/>
        <w:jc w:val="both"/>
        <w:rPr>
          <w:del w:id="726" w:author="Антон Хабиров" w:date="2021-01-20T01:41:00Z"/>
          <w:sz w:val="28"/>
          <w:szCs w:val="28"/>
        </w:rPr>
      </w:pPr>
      <w:del w:id="727"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del w:id="728" w:author="Антон Хабиров" w:date="2021-01-20T01:41:00Z"/>
          <w:sz w:val="28"/>
          <w:szCs w:val="28"/>
        </w:rPr>
      </w:pPr>
      <w:del w:id="729" w:author="Антон Хабиров" w:date="2021-01-20T01:41:00Z">
        <w:r w:rsidRPr="001144EF">
          <w:rPr>
            <w:sz w:val="28"/>
            <w:szCs w:val="28"/>
          </w:rPr>
          <w:delText>60. Запрещается использовать для хозяйственных и (или) производственных целей запас воды, предназначенный для нужд пожаротушения.</w:delText>
        </w:r>
      </w:del>
    </w:p>
    <w:p w:rsidR="00303495" w:rsidRPr="001144EF" w:rsidRDefault="00303495" w:rsidP="00303495">
      <w:pPr>
        <w:pStyle w:val="ConsPlusNormal"/>
        <w:spacing w:before="240"/>
        <w:ind w:firstLine="540"/>
        <w:jc w:val="both"/>
        <w:rPr>
          <w:sz w:val="28"/>
          <w:szCs w:val="28"/>
        </w:rPr>
      </w:pPr>
      <w:del w:id="730" w:author="Антон Хабиров" w:date="2021-01-20T01:41:00Z">
        <w:r w:rsidRPr="001144EF">
          <w:rPr>
            <w:sz w:val="28"/>
            <w:szCs w:val="28"/>
          </w:rPr>
          <w:delText>60(1).</w:delText>
        </w:r>
      </w:del>
      <w:ins w:id="731" w:author="Антон Хабиров" w:date="2021-01-20T01:41:00Z">
        <w:r w:rsidRPr="001144EF">
          <w:rPr>
            <w:sz w:val="28"/>
            <w:szCs w:val="28"/>
          </w:rPr>
          <w:t>53.</w:t>
        </w:r>
      </w:ins>
      <w:r w:rsidRPr="001144EF">
        <w:rPr>
          <w:sz w:val="28"/>
          <w:szCs w:val="28"/>
        </w:rPr>
        <w:t xml:space="preserve"> Водонапорные башни должны быть приспособлены для забора воды пожарной техникой в любое время года.</w:t>
      </w:r>
    </w:p>
    <w:p w:rsidR="00303495" w:rsidRPr="001144EF" w:rsidRDefault="00303495" w:rsidP="00303495">
      <w:pPr>
        <w:pStyle w:val="ConsPlusNormal"/>
        <w:spacing w:before="240"/>
        <w:ind w:firstLine="540"/>
        <w:jc w:val="both"/>
        <w:rPr>
          <w:sz w:val="28"/>
          <w:szCs w:val="28"/>
        </w:rPr>
      </w:pPr>
      <w:r w:rsidRPr="001144EF">
        <w:rPr>
          <w:sz w:val="28"/>
          <w:szCs w:val="28"/>
        </w:rPr>
        <w:t>Использование для хозяйственных и производственных целей запаса воды</w:t>
      </w:r>
      <w:del w:id="732" w:author="Антон Хабиров" w:date="2021-01-20T01:41:00Z">
        <w:r w:rsidRPr="001144EF">
          <w:rPr>
            <w:sz w:val="28"/>
            <w:szCs w:val="28"/>
          </w:rPr>
          <w:delText xml:space="preserve"> в </w:delText>
        </w:r>
        <w:r w:rsidRPr="001144EF">
          <w:rPr>
            <w:sz w:val="28"/>
            <w:szCs w:val="28"/>
          </w:rPr>
          <w:lastRenderedPageBreak/>
          <w:delText>водонапорной башне</w:delText>
        </w:r>
      </w:del>
      <w:r w:rsidRPr="001144EF">
        <w:rPr>
          <w:sz w:val="28"/>
          <w:szCs w:val="28"/>
        </w:rPr>
        <w:t xml:space="preserve">, предназначенной для нужд пожаротушения, не </w:t>
      </w:r>
      <w:del w:id="733" w:author="Антон Хабиров" w:date="2021-01-20T01:41:00Z">
        <w:r w:rsidRPr="001144EF">
          <w:rPr>
            <w:sz w:val="28"/>
            <w:szCs w:val="28"/>
          </w:rPr>
          <w:delText>разрешается</w:delText>
        </w:r>
      </w:del>
      <w:ins w:id="734" w:author="Антон Хабиров" w:date="2021-01-20T01:41:00Z">
        <w:r w:rsidRPr="001144EF">
          <w:rPr>
            <w:sz w:val="28"/>
            <w:szCs w:val="28"/>
          </w:rPr>
          <w:t>допускается</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Для обеспечения бесперебойного энергоснабжения водонапорной башни</w:t>
      </w:r>
      <w:ins w:id="735" w:author="Антон Хабиров" w:date="2021-01-20T01:41:00Z">
        <w:r w:rsidRPr="001144EF">
          <w:rPr>
            <w:sz w:val="28"/>
            <w:szCs w:val="28"/>
          </w:rPr>
          <w:t xml:space="preserve">, предназначенной для нужд пожаротушения, </w:t>
        </w:r>
      </w:ins>
      <w:r w:rsidRPr="001144EF">
        <w:rPr>
          <w:sz w:val="28"/>
          <w:szCs w:val="28"/>
        </w:rPr>
        <w:t>предусматриваются автономные резервные источники электроснабжения.</w:t>
      </w:r>
    </w:p>
    <w:p w:rsidR="00303495" w:rsidRPr="001144EF" w:rsidRDefault="00303495" w:rsidP="00303495">
      <w:pPr>
        <w:pStyle w:val="ConsPlusNormal"/>
        <w:jc w:val="both"/>
        <w:rPr>
          <w:del w:id="736" w:author="Антон Хабиров" w:date="2021-01-20T01:41:00Z"/>
          <w:sz w:val="28"/>
          <w:szCs w:val="28"/>
        </w:rPr>
      </w:pPr>
      <w:del w:id="737" w:author="Антон Хабиров" w:date="2021-01-20T01:41:00Z">
        <w:r w:rsidRPr="001144EF">
          <w:rPr>
            <w:sz w:val="28"/>
            <w:szCs w:val="28"/>
          </w:rPr>
          <w:delText>(п. 60(1) введен Постановлением Правительства РФ от 20.09.2016 № 947)</w:delText>
        </w:r>
      </w:del>
    </w:p>
    <w:p w:rsidR="00303495" w:rsidRPr="001144EF" w:rsidRDefault="00303495" w:rsidP="00303495">
      <w:pPr>
        <w:pStyle w:val="ConsPlusNormal"/>
        <w:spacing w:before="240"/>
        <w:ind w:firstLine="540"/>
        <w:jc w:val="both"/>
        <w:rPr>
          <w:del w:id="738" w:author="Антон Хабиров" w:date="2021-01-20T01:41:00Z"/>
          <w:sz w:val="28"/>
          <w:szCs w:val="28"/>
        </w:rPr>
      </w:pPr>
      <w:del w:id="739" w:author="Антон Хабиров" w:date="2021-01-20T01:41:00Z">
        <w:r w:rsidRPr="001144EF">
          <w:rPr>
            <w:sz w:val="28"/>
            <w:szCs w:val="28"/>
          </w:rPr>
          <w:delText>61</w:delText>
        </w:r>
      </w:del>
      <w:ins w:id="740" w:author="Антон Хабиров" w:date="2021-01-20T01:41:00Z">
        <w:r w:rsidRPr="001144EF">
          <w:rPr>
            <w:sz w:val="28"/>
            <w:szCs w:val="28"/>
          </w:rPr>
          <w:t>54</w:t>
        </w:r>
      </w:ins>
      <w:r w:rsidRPr="001144EF">
        <w:rPr>
          <w:sz w:val="28"/>
          <w:szCs w:val="28"/>
        </w:rPr>
        <w:t xml:space="preserve">. Руководитель организации </w:t>
      </w:r>
      <w:del w:id="741" w:author="Антон Хабиров" w:date="2021-01-20T01:41:00Z">
        <w:r w:rsidRPr="001144EF">
          <w:rPr>
            <w:sz w:val="28"/>
            <w:szCs w:val="28"/>
          </w:rPr>
          <w:delText xml:space="preserve">обеспечивает исправное состояние систем и установок противопожарной защиты и </w:delText>
        </w:r>
      </w:del>
      <w:r w:rsidRPr="001144EF">
        <w:rPr>
          <w:sz w:val="28"/>
          <w:szCs w:val="28"/>
        </w:rPr>
        <w:t xml:space="preserve">организует </w:t>
      </w:r>
      <w:del w:id="742" w:author="Антон Хабиров" w:date="2021-01-20T01:41:00Z">
        <w:r w:rsidRPr="001144EF">
          <w:rPr>
            <w:sz w:val="28"/>
            <w:szCs w:val="28"/>
          </w:rPr>
          <w:delText>проведение проверки их работоспособности в соответствии с инструкцией на технические средства завода-изготовителя, национальными и (или) международными стандартами и оформляет акт проверки.</w:delText>
        </w:r>
      </w:del>
    </w:p>
    <w:p w:rsidR="00303495" w:rsidRPr="001144EF" w:rsidRDefault="00303495" w:rsidP="00303495">
      <w:pPr>
        <w:pStyle w:val="ConsPlusNormal"/>
        <w:jc w:val="both"/>
        <w:rPr>
          <w:del w:id="743" w:author="Антон Хабиров" w:date="2021-01-20T01:41:00Z"/>
          <w:sz w:val="28"/>
          <w:szCs w:val="28"/>
        </w:rPr>
      </w:pPr>
      <w:del w:id="74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745" w:author="Антон Хабиров" w:date="2021-01-20T01:41:00Z">
        <w:r w:rsidRPr="001144EF">
          <w:rPr>
            <w:sz w:val="28"/>
            <w:szCs w:val="28"/>
          </w:rPr>
          <w:delText xml:space="preserve">При монтаже, ремонте и обслуживании </w:delText>
        </w:r>
      </w:del>
      <w:ins w:id="746" w:author="Антон Хабиров" w:date="2021-01-20T01:41:00Z">
        <w:r w:rsidRPr="001144EF">
          <w:rPr>
            <w:sz w:val="28"/>
            <w:szCs w:val="28"/>
          </w:rPr>
          <w:t xml:space="preserve">работы по ремонту, техническому обслуживанию и эксплуатации </w:t>
        </w:r>
      </w:ins>
      <w:r w:rsidRPr="001144EF">
        <w:rPr>
          <w:sz w:val="28"/>
          <w:szCs w:val="28"/>
        </w:rPr>
        <w:t xml:space="preserve">средств обеспечения пожарной безопасности </w:t>
      </w:r>
      <w:del w:id="747" w:author="Антон Хабиров" w:date="2021-01-20T01:41:00Z">
        <w:r w:rsidRPr="001144EF">
          <w:rPr>
            <w:sz w:val="28"/>
            <w:szCs w:val="28"/>
          </w:rPr>
          <w:delText>объектов защиты должны соблюдаться проектные решения, требования нормативных документов по пожарной безопасности и (или) специальных технических условий</w:delText>
        </w:r>
      </w:del>
      <w:ins w:id="748" w:author="Антон Хабиров" w:date="2021-01-20T01:41:00Z">
        <w:r w:rsidRPr="001144EF">
          <w:rPr>
            <w:sz w:val="28"/>
            <w:szCs w:val="28"/>
          </w:rPr>
          <w:t>и пожаротушения, обеспечивающие исправное состояние указанных средств. Работы осуществляются с учетом инструкции изготовителя на технические средства, функционирующие в составе систем противопожарной защиты</w:t>
        </w:r>
      </w:ins>
      <w:r w:rsidRPr="001144EF">
        <w:rPr>
          <w:sz w:val="28"/>
          <w:szCs w:val="28"/>
        </w:rPr>
        <w:t>.</w:t>
      </w:r>
    </w:p>
    <w:p w:rsidR="00303495" w:rsidRPr="001144EF" w:rsidRDefault="00303495" w:rsidP="00303495">
      <w:pPr>
        <w:pStyle w:val="ConsPlusNormal"/>
        <w:jc w:val="both"/>
        <w:rPr>
          <w:del w:id="749" w:author="Антон Хабиров" w:date="2021-01-20T01:41:00Z"/>
          <w:sz w:val="28"/>
          <w:szCs w:val="28"/>
        </w:rPr>
      </w:pPr>
      <w:del w:id="750" w:author="Антон Хабиров" w:date="2021-01-20T01:41:00Z">
        <w:r w:rsidRPr="001144EF">
          <w:rPr>
            <w:sz w:val="28"/>
            <w:szCs w:val="28"/>
          </w:rPr>
          <w:delText>(в ред. Постановления Правительства РФ от 07.03.2019 № 248)</w:delText>
        </w:r>
      </w:del>
    </w:p>
    <w:p w:rsidR="00303495" w:rsidRPr="001144EF" w:rsidRDefault="00303495" w:rsidP="00303495">
      <w:pPr>
        <w:pStyle w:val="ConsPlusNormal"/>
        <w:spacing w:before="240"/>
        <w:ind w:firstLine="540"/>
        <w:jc w:val="both"/>
        <w:rPr>
          <w:del w:id="751" w:author="Антон Хабиров" w:date="2021-01-20T01:41:00Z"/>
          <w:sz w:val="28"/>
          <w:szCs w:val="28"/>
        </w:rPr>
      </w:pPr>
      <w:del w:id="752" w:author="Антон Хабиров" w:date="2021-01-20T01:41:00Z">
        <w:r w:rsidRPr="001144EF">
          <w:rPr>
            <w:sz w:val="28"/>
            <w:szCs w:val="28"/>
          </w:rPr>
          <w:delText>В зданиях и сооружениях должна храниться исполнительная документация на установки и системы противопожарной защиты объекта.</w:delText>
        </w:r>
      </w:del>
    </w:p>
    <w:p w:rsidR="00303495" w:rsidRPr="001144EF" w:rsidRDefault="00303495" w:rsidP="00303495">
      <w:pPr>
        <w:pStyle w:val="ConsPlusNormal"/>
        <w:jc w:val="both"/>
        <w:rPr>
          <w:del w:id="753" w:author="Антон Хабиров" w:date="2021-01-20T01:41:00Z"/>
          <w:sz w:val="28"/>
          <w:szCs w:val="28"/>
        </w:rPr>
      </w:pPr>
      <w:del w:id="754" w:author="Антон Хабиров" w:date="2021-01-20T01:41:00Z">
        <w:r w:rsidRPr="001144EF">
          <w:rPr>
            <w:sz w:val="28"/>
            <w:szCs w:val="28"/>
          </w:rPr>
          <w:delText>(в ред. Постановлений Правительства РФ от 20.09.2016 № 947, от 07.03.2019 № 248)</w:delText>
        </w:r>
      </w:del>
    </w:p>
    <w:p w:rsidR="00303495" w:rsidRPr="001144EF" w:rsidRDefault="00303495" w:rsidP="00303495">
      <w:pPr>
        <w:pStyle w:val="ConsPlusNormal"/>
        <w:spacing w:before="240"/>
        <w:ind w:firstLine="540"/>
        <w:jc w:val="both"/>
        <w:rPr>
          <w:ins w:id="755" w:author="Антон Хабиров" w:date="2021-01-20T01:41:00Z"/>
          <w:sz w:val="28"/>
          <w:szCs w:val="28"/>
        </w:rPr>
      </w:pPr>
      <w:del w:id="756" w:author="Антон Хабиров" w:date="2021-01-20T01:41:00Z">
        <w:r w:rsidRPr="001144EF">
          <w:rPr>
            <w:sz w:val="28"/>
            <w:szCs w:val="28"/>
          </w:rPr>
          <w:delText>62</w:delText>
        </w:r>
      </w:del>
      <w:ins w:id="757" w:author="Антон Хабиров" w:date="2021-01-20T01:41:00Z">
        <w:r w:rsidRPr="001144EF">
          <w:rPr>
            <w:sz w:val="28"/>
            <w:szCs w:val="28"/>
          </w:rPr>
          <w:t xml:space="preserve">При монтаже, ремонте, техническом обслуживании и эксплуатации средств обеспечения пожарной безопасности и пожаротушения должны соблюдаться проектные решения и (или) специальные технические условия, а также регламент технического обслуживания указанных систем, утверждаемый руководителем организации. Регламент технического обслуживания систем противопожарной защиты </w:t>
        </w:r>
        <w:proofErr w:type="gramStart"/>
        <w:r w:rsidRPr="001144EF">
          <w:rPr>
            <w:sz w:val="28"/>
            <w:szCs w:val="28"/>
          </w:rPr>
          <w:t>составляется</w:t>
        </w:r>
        <w:proofErr w:type="gramEnd"/>
        <w:r w:rsidRPr="001144EF">
          <w:rPr>
            <w:sz w:val="28"/>
            <w:szCs w:val="28"/>
          </w:rPr>
          <w:t xml:space="preserve"> в том числе с учетом требований технической документации изготовителя технических средств, функционирующих в составе систем.</w:t>
        </w:r>
      </w:ins>
    </w:p>
    <w:p w:rsidR="00303495" w:rsidRPr="001144EF" w:rsidRDefault="00303495" w:rsidP="00303495">
      <w:pPr>
        <w:pStyle w:val="ConsPlusNormal"/>
        <w:spacing w:before="240"/>
        <w:ind w:firstLine="540"/>
        <w:jc w:val="both"/>
        <w:rPr>
          <w:ins w:id="758" w:author="Антон Хабиров" w:date="2021-01-20T01:41:00Z"/>
          <w:sz w:val="28"/>
          <w:szCs w:val="28"/>
        </w:rPr>
      </w:pPr>
      <w:ins w:id="759" w:author="Антон Хабиров" w:date="2021-01-20T01:41:00Z">
        <w:r w:rsidRPr="001144EF">
          <w:rPr>
            <w:sz w:val="28"/>
            <w:szCs w:val="28"/>
          </w:rPr>
          <w:t>На объекте защиты хранятся техническая документация на системы противопожарной защиты, в том числе технические средства, функционирующие в составе указанных систем, и результаты пусконаладочных испытаний указанных систем.</w:t>
        </w:r>
      </w:ins>
    </w:p>
    <w:p w:rsidR="00303495" w:rsidRPr="001144EF" w:rsidRDefault="00303495" w:rsidP="00303495">
      <w:pPr>
        <w:pStyle w:val="ConsPlusNormal"/>
        <w:spacing w:before="240"/>
        <w:ind w:firstLine="540"/>
        <w:jc w:val="both"/>
        <w:rPr>
          <w:ins w:id="760" w:author="Антон Хабиров" w:date="2021-01-20T01:41:00Z"/>
          <w:sz w:val="28"/>
          <w:szCs w:val="28"/>
        </w:rPr>
      </w:pPr>
      <w:ins w:id="761" w:author="Антон Хабиров" w:date="2021-01-20T01:41:00Z">
        <w:r w:rsidRPr="001144EF">
          <w:rPr>
            <w:sz w:val="28"/>
            <w:szCs w:val="28"/>
          </w:rPr>
          <w:t xml:space="preserve">При эксплуатации средств обеспечения пожарной безопасности и пожаротушения сверх срока службы, установленного изготовителем (поставщиком), и при отсутствии информации изготовителя (поставщика) о возможности дальнейшей эксплуатации правообладатель объекта защиты обеспечивает </w:t>
        </w:r>
        <w:r w:rsidRPr="001144EF">
          <w:rPr>
            <w:sz w:val="28"/>
            <w:szCs w:val="28"/>
          </w:rPr>
          <w:lastRenderedPageBreak/>
          <w:t>ежегодное проведение испытаний средств обеспечения пожарной безопасности и пожаротушения до их замены в установленном порядке.</w:t>
        </w:r>
      </w:ins>
    </w:p>
    <w:p w:rsidR="00303495" w:rsidRPr="001144EF" w:rsidRDefault="00303495" w:rsidP="00303495">
      <w:pPr>
        <w:pStyle w:val="ConsPlusNormal"/>
        <w:spacing w:before="240"/>
        <w:ind w:firstLine="540"/>
        <w:jc w:val="both"/>
        <w:rPr>
          <w:ins w:id="762" w:author="Антон Хабиров" w:date="2021-01-20T01:41:00Z"/>
          <w:sz w:val="28"/>
          <w:szCs w:val="28"/>
        </w:rPr>
      </w:pPr>
      <w:ins w:id="763" w:author="Антон Хабиров" w:date="2021-01-20T01:41:00Z">
        <w:r w:rsidRPr="001144EF">
          <w:rPr>
            <w:sz w:val="28"/>
            <w:szCs w:val="28"/>
          </w:rPr>
          <w:t>Информация о работах, проводимых со средствами обеспечения пожарной безопасности и пожаротушения, вносится в журнал эксплуатации систем противопожарной защиты.</w:t>
        </w:r>
      </w:ins>
    </w:p>
    <w:p w:rsidR="00303495" w:rsidRPr="001144EF" w:rsidRDefault="00303495" w:rsidP="00303495">
      <w:pPr>
        <w:pStyle w:val="ConsPlusNormal"/>
        <w:spacing w:before="240"/>
        <w:ind w:firstLine="540"/>
        <w:jc w:val="both"/>
        <w:rPr>
          <w:ins w:id="764" w:author="Антон Хабиров" w:date="2021-01-20T01:41:00Z"/>
          <w:sz w:val="28"/>
          <w:szCs w:val="28"/>
        </w:rPr>
      </w:pPr>
      <w:ins w:id="765" w:author="Антон Хабиров" w:date="2021-01-20T01:41:00Z">
        <w:r w:rsidRPr="001144EF">
          <w:rPr>
            <w:sz w:val="28"/>
            <w:szCs w:val="28"/>
          </w:rPr>
          <w:t>К выполнению работ по монтажу, техническому обслуживанию и ремонту средств обеспечения пожарной безопасности и пожаротушения привлекаются организации или индивидуальные предприниматели, имеющие специальное разрешение, если его наличие предусмотрено законодательством Российской Федерации.</w:t>
        </w:r>
      </w:ins>
    </w:p>
    <w:p w:rsidR="00303495" w:rsidRPr="001144EF" w:rsidRDefault="00303495" w:rsidP="00303495">
      <w:pPr>
        <w:pStyle w:val="ConsPlusNormal"/>
        <w:spacing w:before="240"/>
        <w:ind w:firstLine="540"/>
        <w:jc w:val="both"/>
        <w:rPr>
          <w:del w:id="766" w:author="Антон Хабиров" w:date="2021-01-20T01:41:00Z"/>
          <w:sz w:val="28"/>
          <w:szCs w:val="28"/>
        </w:rPr>
      </w:pPr>
      <w:ins w:id="767" w:author="Антон Хабиров" w:date="2021-01-20T01:41:00Z">
        <w:r w:rsidRPr="001144EF">
          <w:rPr>
            <w:sz w:val="28"/>
            <w:szCs w:val="28"/>
          </w:rPr>
          <w:t>55</w:t>
        </w:r>
      </w:ins>
      <w:r w:rsidRPr="001144EF">
        <w:rPr>
          <w:sz w:val="28"/>
          <w:szCs w:val="28"/>
        </w:rPr>
        <w:t xml:space="preserve">. </w:t>
      </w:r>
      <w:proofErr w:type="gramStart"/>
      <w:r w:rsidRPr="001144EF">
        <w:rPr>
          <w:sz w:val="28"/>
          <w:szCs w:val="28"/>
        </w:rPr>
        <w:t xml:space="preserve">Перевод </w:t>
      </w:r>
      <w:del w:id="768" w:author="Антон Хабиров" w:date="2021-01-20T01:41:00Z">
        <w:r w:rsidRPr="001144EF">
          <w:rPr>
            <w:sz w:val="28"/>
            <w:szCs w:val="28"/>
          </w:rPr>
          <w:delText>установок</w:delText>
        </w:r>
      </w:del>
      <w:ins w:id="769" w:author="Антон Хабиров" w:date="2021-01-20T01:41:00Z">
        <w:r w:rsidRPr="001144EF">
          <w:rPr>
            <w:sz w:val="28"/>
            <w:szCs w:val="28"/>
          </w:rPr>
          <w:t>средств обеспечения пожарной безопасности и пожаротушения</w:t>
        </w:r>
      </w:ins>
      <w:r w:rsidRPr="001144EF">
        <w:rPr>
          <w:sz w:val="28"/>
          <w:szCs w:val="28"/>
        </w:rPr>
        <w:t xml:space="preserve"> с автоматического пуска на ручной</w:t>
      </w:r>
      <w:ins w:id="770" w:author="Антон Хабиров" w:date="2021-01-20T01:41:00Z">
        <w:r w:rsidRPr="001144EF">
          <w:rPr>
            <w:sz w:val="28"/>
            <w:szCs w:val="28"/>
          </w:rPr>
          <w:t>, а также отключение отдельных линий (зон) защиты</w:t>
        </w:r>
      </w:ins>
      <w:r w:rsidRPr="001144EF">
        <w:rPr>
          <w:sz w:val="28"/>
          <w:szCs w:val="28"/>
        </w:rPr>
        <w:t xml:space="preserve"> запрещается, за исключением случаев, </w:t>
      </w:r>
      <w:del w:id="771" w:author="Антон Хабиров" w:date="2021-01-20T01:41:00Z">
        <w:r w:rsidRPr="001144EF">
          <w:rPr>
            <w:sz w:val="28"/>
            <w:szCs w:val="28"/>
          </w:rPr>
          <w:delText>предусмотренных нормативными документами по пожарной безопасности.</w:delText>
        </w:r>
        <w:proofErr w:type="gramEnd"/>
      </w:del>
    </w:p>
    <w:p w:rsidR="00303495" w:rsidRPr="001144EF" w:rsidRDefault="00303495" w:rsidP="00303495">
      <w:pPr>
        <w:pStyle w:val="ConsPlusNormal"/>
        <w:spacing w:before="240"/>
        <w:ind w:firstLine="540"/>
        <w:jc w:val="both"/>
        <w:rPr>
          <w:sz w:val="28"/>
          <w:szCs w:val="28"/>
        </w:rPr>
      </w:pPr>
      <w:moveFromRangeStart w:id="772" w:author="Антон Хабиров" w:date="2021-01-20T01:41:00Z" w:name="move61999309"/>
      <w:moveFrom w:id="773" w:author="Антон Хабиров" w:date="2021-01-20T01:41:00Z">
        <w:r w:rsidRPr="001144EF">
          <w:rPr>
            <w:sz w:val="28"/>
            <w:szCs w:val="28"/>
          </w:rPr>
          <w:t>Устройства для самозакрывания дверей должны находиться в исправном состоянии.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moveFrom>
    </w:p>
    <w:moveFromRangeEnd w:id="772"/>
    <w:p w:rsidR="00303495" w:rsidRPr="001144EF" w:rsidRDefault="00303495" w:rsidP="00303495">
      <w:pPr>
        <w:pStyle w:val="ConsPlusNormal"/>
        <w:spacing w:before="240"/>
        <w:ind w:firstLine="540"/>
        <w:jc w:val="both"/>
        <w:rPr>
          <w:sz w:val="28"/>
          <w:szCs w:val="28"/>
        </w:rPr>
      </w:pPr>
      <w:del w:id="774" w:author="Антон Хабиров" w:date="2021-01-20T01:41:00Z">
        <w:r w:rsidRPr="001144EF">
          <w:rPr>
            <w:sz w:val="28"/>
            <w:szCs w:val="28"/>
          </w:rPr>
          <w:delText>63. Руководитель организации обеспечивает в соответствии с годовым планом-графиком, составляемым с учетом технической документации заводов-изготовителей, и сроками выполнения ремонтных работ проведение регламентных</w:delText>
        </w:r>
      </w:del>
      <w:ins w:id="775" w:author="Антон Хабиров" w:date="2021-01-20T01:41:00Z">
        <w:r w:rsidRPr="001144EF">
          <w:rPr>
            <w:sz w:val="28"/>
            <w:szCs w:val="28"/>
          </w:rPr>
          <w:t>установленных пунктом 458 настоящих Правил, а также</w:t>
        </w:r>
      </w:ins>
      <w:r w:rsidRPr="001144EF">
        <w:rPr>
          <w:sz w:val="28"/>
          <w:szCs w:val="28"/>
        </w:rPr>
        <w:t xml:space="preserve"> работ по техническому обслуживанию </w:t>
      </w:r>
      <w:del w:id="776" w:author="Антон Хабиров" w:date="2021-01-20T01:41:00Z">
        <w:r w:rsidRPr="001144EF">
          <w:rPr>
            <w:sz w:val="28"/>
            <w:szCs w:val="28"/>
          </w:rPr>
          <w:delText>и планово-предупредительному ремонту систем противопожарной защиты зданий и сооружений (автоматических установок пожарной сигнализации, автоматических (автономных) установок пожаротушения, систем противодымной защиты, систем оповещения людей о пожаре и управления эвакуацией).</w:delText>
        </w:r>
      </w:del>
      <w:ins w:id="777" w:author="Антон Хабиров" w:date="2021-01-20T01:41:00Z">
        <w:r w:rsidRPr="001144EF">
          <w:rPr>
            <w:sz w:val="28"/>
            <w:szCs w:val="28"/>
          </w:rPr>
          <w:t>или ремонту средств обеспечения пожарной безопасности и пожаротушения.</w:t>
        </w:r>
      </w:ins>
    </w:p>
    <w:p w:rsidR="00303495" w:rsidRPr="001144EF" w:rsidRDefault="00303495" w:rsidP="00303495">
      <w:pPr>
        <w:pStyle w:val="ConsPlusNormal"/>
        <w:jc w:val="both"/>
        <w:rPr>
          <w:del w:id="778" w:author="Антон Хабиров" w:date="2021-01-20T01:41:00Z"/>
          <w:sz w:val="28"/>
          <w:szCs w:val="28"/>
        </w:rPr>
      </w:pPr>
      <w:del w:id="779"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r w:rsidRPr="001144EF">
        <w:rPr>
          <w:sz w:val="28"/>
          <w:szCs w:val="28"/>
        </w:rPr>
        <w:t>В период выполнения работ по техническому обслуживанию или ремонту, связанных с отключением систем противопожарной защиты или их элементов</w:t>
      </w:r>
      <w:ins w:id="780" w:author="Антон Хабиров" w:date="2021-01-20T01:41:00Z">
        <w:r w:rsidRPr="001144EF">
          <w:rPr>
            <w:sz w:val="28"/>
            <w:szCs w:val="28"/>
          </w:rPr>
          <w:t>,</w:t>
        </w:r>
      </w:ins>
      <w:r w:rsidRPr="001144EF">
        <w:rPr>
          <w:sz w:val="28"/>
          <w:szCs w:val="28"/>
        </w:rPr>
        <w:t xml:space="preserve"> руководитель организации принимает необходимые меры по защите объектов защиты </w:t>
      </w:r>
      <w:del w:id="781" w:author="Антон Хабиров" w:date="2021-01-20T01:41:00Z">
        <w:r w:rsidRPr="001144EF">
          <w:rPr>
            <w:sz w:val="28"/>
            <w:szCs w:val="28"/>
          </w:rPr>
          <w:delText>от пожаров</w:delText>
        </w:r>
      </w:del>
      <w:ins w:id="782" w:author="Антон Хабиров" w:date="2021-01-20T01:41:00Z">
        <w:r w:rsidRPr="001144EF">
          <w:rPr>
            <w:sz w:val="28"/>
            <w:szCs w:val="28"/>
          </w:rPr>
          <w:t>и находящихся в них людей от пожара</w:t>
        </w:r>
      </w:ins>
      <w:r w:rsidRPr="001144EF">
        <w:rPr>
          <w:sz w:val="28"/>
          <w:szCs w:val="28"/>
        </w:rPr>
        <w:t>.</w:t>
      </w:r>
    </w:p>
    <w:p w:rsidR="00303495" w:rsidRPr="001144EF" w:rsidRDefault="00303495" w:rsidP="00303495">
      <w:pPr>
        <w:pStyle w:val="ConsPlusNormal"/>
        <w:jc w:val="both"/>
        <w:rPr>
          <w:del w:id="783" w:author="Антон Хабиров" w:date="2021-01-20T01:41:00Z"/>
          <w:sz w:val="28"/>
          <w:szCs w:val="28"/>
        </w:rPr>
      </w:pPr>
      <w:del w:id="78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ins w:id="785" w:author="Антон Хабиров" w:date="2021-01-20T01:41:00Z"/>
          <w:sz w:val="28"/>
          <w:szCs w:val="28"/>
        </w:rPr>
      </w:pPr>
      <w:del w:id="786" w:author="Антон Хабиров" w:date="2021-01-20T01:41:00Z">
        <w:r w:rsidRPr="001144EF">
          <w:rPr>
            <w:sz w:val="28"/>
            <w:szCs w:val="28"/>
          </w:rPr>
          <w:delText>64</w:delText>
        </w:r>
      </w:del>
      <w:ins w:id="787" w:author="Антон Хабиров" w:date="2021-01-20T01:41:00Z">
        <w:r w:rsidRPr="001144EF">
          <w:rPr>
            <w:sz w:val="28"/>
            <w:szCs w:val="28"/>
          </w:rPr>
          <w:t>Не допускается выполнение работ по техническому обслуживанию или ремонту, связанных с отключением систем противопожарной защиты или их элементов, в период проведения мероприятий с массовым пребыванием людей.</w:t>
        </w:r>
      </w:ins>
    </w:p>
    <w:p w:rsidR="00303495" w:rsidRPr="001144EF" w:rsidRDefault="00303495" w:rsidP="00303495">
      <w:pPr>
        <w:pStyle w:val="ConsPlusNormal"/>
        <w:spacing w:before="240"/>
        <w:ind w:firstLine="540"/>
        <w:jc w:val="both"/>
        <w:rPr>
          <w:sz w:val="28"/>
          <w:szCs w:val="28"/>
        </w:rPr>
      </w:pPr>
      <w:ins w:id="788" w:author="Антон Хабиров" w:date="2021-01-20T01:41:00Z">
        <w:r w:rsidRPr="001144EF">
          <w:rPr>
            <w:sz w:val="28"/>
            <w:szCs w:val="28"/>
          </w:rPr>
          <w:t>56</w:t>
        </w:r>
      </w:ins>
      <w:r w:rsidRPr="001144EF">
        <w:rPr>
          <w:sz w:val="28"/>
          <w:szCs w:val="28"/>
        </w:rPr>
        <w:t xml:space="preserve">. Руководитель организации обеспечивает наличие в помещении </w:t>
      </w:r>
      <w:del w:id="789" w:author="Антон Хабиров" w:date="2021-01-20T01:41:00Z">
        <w:r w:rsidRPr="001144EF">
          <w:rPr>
            <w:sz w:val="28"/>
            <w:szCs w:val="28"/>
          </w:rPr>
          <w:delText>диспетчерского пункта (</w:delText>
        </w:r>
      </w:del>
      <w:r w:rsidRPr="001144EF">
        <w:rPr>
          <w:sz w:val="28"/>
          <w:szCs w:val="28"/>
        </w:rPr>
        <w:t>пожарного поста</w:t>
      </w:r>
      <w:ins w:id="790" w:author="Антон Хабиров" w:date="2021-01-20T01:41:00Z">
        <w:r w:rsidRPr="001144EF">
          <w:rPr>
            <w:sz w:val="28"/>
            <w:szCs w:val="28"/>
          </w:rPr>
          <w:t xml:space="preserve"> (диспетчерской</w:t>
        </w:r>
      </w:ins>
      <w:r w:rsidRPr="001144EF">
        <w:rPr>
          <w:sz w:val="28"/>
          <w:szCs w:val="28"/>
        </w:rPr>
        <w:t xml:space="preserve">) инструкции о порядке </w:t>
      </w:r>
      <w:del w:id="791" w:author="Антон Хабиров" w:date="2021-01-20T01:41:00Z">
        <w:r w:rsidRPr="001144EF">
          <w:rPr>
            <w:sz w:val="28"/>
            <w:szCs w:val="28"/>
          </w:rPr>
          <w:lastRenderedPageBreak/>
          <w:delText>действий</w:delText>
        </w:r>
      </w:del>
      <w:ins w:id="792" w:author="Антон Хабиров" w:date="2021-01-20T01:41:00Z">
        <w:r w:rsidRPr="001144EF">
          <w:rPr>
            <w:sz w:val="28"/>
            <w:szCs w:val="28"/>
          </w:rPr>
          <w:t>действия</w:t>
        </w:r>
      </w:ins>
      <w:r w:rsidRPr="001144EF">
        <w:rPr>
          <w:sz w:val="28"/>
          <w:szCs w:val="28"/>
        </w:rPr>
        <w:t xml:space="preserve"> дежурного персонала при получении сигналов о пожаре и неисправности установок (</w:t>
      </w:r>
      <w:ins w:id="793" w:author="Антон Хабиров" w:date="2021-01-20T01:41:00Z">
        <w:r w:rsidRPr="001144EF">
          <w:rPr>
            <w:sz w:val="28"/>
            <w:szCs w:val="28"/>
          </w:rPr>
          <w:t xml:space="preserve">устройств, </w:t>
        </w:r>
      </w:ins>
      <w:r w:rsidRPr="001144EF">
        <w:rPr>
          <w:sz w:val="28"/>
          <w:szCs w:val="28"/>
        </w:rPr>
        <w:t>систем) противопожарной защиты объекта защиты.</w:t>
      </w:r>
    </w:p>
    <w:p w:rsidR="00303495" w:rsidRPr="001144EF" w:rsidRDefault="00303495" w:rsidP="00303495">
      <w:pPr>
        <w:pStyle w:val="ConsPlusNormal"/>
        <w:jc w:val="both"/>
        <w:rPr>
          <w:del w:id="794" w:author="Антон Хабиров" w:date="2021-01-20T01:41:00Z"/>
          <w:sz w:val="28"/>
          <w:szCs w:val="28"/>
        </w:rPr>
      </w:pPr>
      <w:del w:id="795"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796" w:author="Антон Хабиров" w:date="2021-01-20T01:41:00Z">
        <w:r w:rsidRPr="001144EF">
          <w:rPr>
            <w:sz w:val="28"/>
            <w:szCs w:val="28"/>
          </w:rPr>
          <w:delText>65. Диспетчерский пункт (</w:delText>
        </w:r>
      </w:del>
      <w:proofErr w:type="gramStart"/>
      <w:r w:rsidRPr="001144EF">
        <w:rPr>
          <w:sz w:val="28"/>
          <w:szCs w:val="28"/>
        </w:rPr>
        <w:t>Пожарный пост</w:t>
      </w:r>
      <w:ins w:id="797" w:author="Антон Хабиров" w:date="2021-01-20T01:41:00Z">
        <w:r w:rsidRPr="001144EF">
          <w:rPr>
            <w:sz w:val="28"/>
            <w:szCs w:val="28"/>
          </w:rPr>
          <w:t xml:space="preserve"> (диспетчерская</w:t>
        </w:r>
      </w:ins>
      <w:r w:rsidRPr="001144EF">
        <w:rPr>
          <w:sz w:val="28"/>
          <w:szCs w:val="28"/>
        </w:rPr>
        <w:t xml:space="preserve">) обеспечивается телефонной связью и </w:t>
      </w:r>
      <w:ins w:id="798" w:author="Антон Хабиров" w:date="2021-01-20T01:41:00Z">
        <w:r w:rsidRPr="001144EF">
          <w:rPr>
            <w:sz w:val="28"/>
            <w:szCs w:val="28"/>
          </w:rPr>
          <w:t xml:space="preserve">исправными </w:t>
        </w:r>
      </w:ins>
      <w:r w:rsidRPr="001144EF">
        <w:rPr>
          <w:sz w:val="28"/>
          <w:szCs w:val="28"/>
        </w:rPr>
        <w:t>ручными электрическими фонарями</w:t>
      </w:r>
      <w:ins w:id="799" w:author="Антон Хабиров" w:date="2021-01-20T01:41:00Z">
        <w:r w:rsidRPr="001144EF">
          <w:rPr>
            <w:sz w:val="28"/>
            <w:szCs w:val="28"/>
          </w:rPr>
          <w:t xml:space="preserve"> из расчета не менее 1 фонаря на каждого дежурного, средствами индивидуальной защиты органов дыхания и зрения человека от опасных факторов пожара из расчета не менее 1 средства индивидуальной защиты органов дыхания и зрения человека от опасных факторов пожара на каждого дежурного</w:t>
        </w:r>
      </w:ins>
      <w:r w:rsidRPr="001144EF">
        <w:rPr>
          <w:sz w:val="28"/>
          <w:szCs w:val="28"/>
        </w:rPr>
        <w:t>.</w:t>
      </w:r>
      <w:proofErr w:type="gramEnd"/>
    </w:p>
    <w:p w:rsidR="00303495" w:rsidRPr="001144EF" w:rsidRDefault="00303495" w:rsidP="00303495">
      <w:pPr>
        <w:pStyle w:val="ConsPlusNormal"/>
        <w:spacing w:before="240"/>
        <w:ind w:firstLine="540"/>
        <w:jc w:val="both"/>
        <w:rPr>
          <w:ins w:id="800" w:author="Антон Хабиров" w:date="2021-01-20T01:41:00Z"/>
          <w:sz w:val="28"/>
          <w:szCs w:val="28"/>
        </w:rPr>
      </w:pPr>
      <w:ins w:id="801" w:author="Антон Хабиров" w:date="2021-01-20T01:41:00Z">
        <w:r w:rsidRPr="001144EF">
          <w:rPr>
            <w:sz w:val="28"/>
            <w:szCs w:val="28"/>
          </w:rPr>
          <w:t xml:space="preserve">57. </w:t>
        </w:r>
        <w:proofErr w:type="gramStart"/>
        <w:r w:rsidRPr="001144EF">
          <w:rPr>
            <w:sz w:val="28"/>
            <w:szCs w:val="28"/>
          </w:rPr>
          <w:t>Газовые баллоны (в том числе для кухонных плит, водогрейных котлов, газовых колонок), за исключением 1 баллона объемом не более 5 литров, подключенного к газовой плите заводского изготовления, располагаются вне зданий (за исключением складских зданий для их хранения) в шкафах или под кожухами, закрывающими верхнюю часть баллонов и редуктор, из негорючих материалов на видных местах у глухого простенка стены на расстоянии</w:t>
        </w:r>
        <w:proofErr w:type="gramEnd"/>
        <w:r w:rsidRPr="001144EF">
          <w:rPr>
            <w:sz w:val="28"/>
            <w:szCs w:val="28"/>
          </w:rPr>
          <w:t xml:space="preserve"> не менее 5 метров от входа в здание, на цокольные и подвальные этажи.</w:t>
        </w:r>
      </w:ins>
    </w:p>
    <w:p w:rsidR="00303495" w:rsidRPr="001144EF" w:rsidRDefault="00303495" w:rsidP="00303495">
      <w:pPr>
        <w:pStyle w:val="ConsPlusNormal"/>
        <w:spacing w:before="240"/>
        <w:ind w:firstLine="540"/>
        <w:jc w:val="both"/>
        <w:rPr>
          <w:sz w:val="28"/>
          <w:szCs w:val="28"/>
        </w:rPr>
      </w:pPr>
      <w:moveToRangeStart w:id="802" w:author="Антон Хабиров" w:date="2021-01-20T01:41:00Z" w:name="move61999311"/>
      <w:moveTo w:id="803" w:author="Антон Хабиров" w:date="2021-01-20T01:41:00Z">
        <w:r w:rsidRPr="001144EF">
          <w:rPr>
            <w:sz w:val="28"/>
            <w:szCs w:val="28"/>
          </w:rPr>
          <w:t>Пристройки и шкафы для газовых баллонов должны запираться на замок и иметь жалюзи для проветривания, а также предупреждающие надписи "Огнеопасно. Газ".</w:t>
        </w:r>
      </w:moveTo>
    </w:p>
    <w:moveToRangeEnd w:id="802"/>
    <w:p w:rsidR="00303495" w:rsidRPr="001144EF" w:rsidRDefault="00303495" w:rsidP="00303495">
      <w:pPr>
        <w:pStyle w:val="ConsPlusNormal"/>
        <w:jc w:val="both"/>
        <w:rPr>
          <w:del w:id="804" w:author="Антон Хабиров" w:date="2021-01-20T01:41:00Z"/>
          <w:sz w:val="28"/>
          <w:szCs w:val="28"/>
        </w:rPr>
      </w:pPr>
      <w:del w:id="805"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del w:id="806" w:author="Антон Хабиров" w:date="2021-01-20T01:41:00Z"/>
          <w:sz w:val="28"/>
          <w:szCs w:val="28"/>
        </w:rPr>
      </w:pPr>
      <w:ins w:id="807" w:author="Антон Хабиров" w:date="2021-01-20T01:41:00Z">
        <w:r w:rsidRPr="001144EF">
          <w:rPr>
            <w:sz w:val="28"/>
            <w:szCs w:val="28"/>
          </w:rPr>
          <w:t>58</w:t>
        </w:r>
      </w:ins>
      <w:moveFromRangeStart w:id="808" w:author="Антон Хабиров" w:date="2021-01-20T01:41:00Z" w:name="move61999312"/>
      <w:moveFrom w:id="809" w:author="Антон Хабиров" w:date="2021-01-20T01:41:00Z">
        <w:r w:rsidRPr="001144EF">
          <w:rPr>
            <w:sz w:val="28"/>
            <w:szCs w:val="28"/>
          </w:rPr>
          <w:t xml:space="preserve">66. </w:t>
        </w:r>
      </w:moveFrom>
      <w:moveFromRangeEnd w:id="808"/>
      <w:del w:id="810" w:author="Антон Хабиров" w:date="2021-01-20T01:41:00Z">
        <w:r w:rsidRPr="001144EF">
          <w:rPr>
            <w:sz w:val="28"/>
            <w:szCs w:val="28"/>
          </w:rPr>
          <w:delText>Утратил силу. - Постановление Правительства РФ от 20.09.2016 № 947.</w:delText>
        </w:r>
      </w:del>
    </w:p>
    <w:p w:rsidR="00303495" w:rsidRPr="001144EF" w:rsidRDefault="00303495" w:rsidP="00303495">
      <w:pPr>
        <w:pStyle w:val="ConsPlusNormal"/>
        <w:spacing w:before="240"/>
        <w:ind w:firstLine="540"/>
        <w:jc w:val="both"/>
        <w:rPr>
          <w:sz w:val="28"/>
          <w:szCs w:val="28"/>
        </w:rPr>
      </w:pPr>
      <w:del w:id="811" w:author="Антон Хабиров" w:date="2021-01-20T01:41:00Z">
        <w:r w:rsidRPr="001144EF">
          <w:rPr>
            <w:sz w:val="28"/>
            <w:szCs w:val="28"/>
          </w:rPr>
          <w:delText>67</w:delText>
        </w:r>
      </w:del>
      <w:r w:rsidRPr="001144EF">
        <w:rPr>
          <w:sz w:val="28"/>
          <w:szCs w:val="28"/>
        </w:rPr>
        <w:t>. Руководитель организации</w:t>
      </w:r>
      <w:ins w:id="812" w:author="Антон Хабиров" w:date="2021-01-20T01:41:00Z">
        <w:r w:rsidRPr="001144EF">
          <w:rPr>
            <w:sz w:val="28"/>
            <w:szCs w:val="28"/>
          </w:rPr>
          <w:t>, если это предусмотрено нормами проектирования для конкретного объекта защиты или территории,</w:t>
        </w:r>
      </w:ins>
      <w:r w:rsidRPr="001144EF">
        <w:rPr>
          <w:sz w:val="28"/>
          <w:szCs w:val="28"/>
        </w:rPr>
        <w:t xml:space="preserve"> обеспечивает содержание пожарных автомобилей в пожарных депо или специально предназначенных для этих целей боксах, имеющих отопление, электроснабжение, телефонную связь, твердое покрытие полов, утепленные ворота</w:t>
      </w:r>
      <w:del w:id="813" w:author="Антон Хабиров" w:date="2021-01-20T01:41:00Z">
        <w:r w:rsidRPr="001144EF">
          <w:rPr>
            <w:sz w:val="28"/>
            <w:szCs w:val="28"/>
          </w:rPr>
          <w:delText>, другие устройства и оборудование, необходимые для обеспечения нормальных и безопасных условий работы личного состава пожарной охраны</w:delText>
        </w:r>
      </w:del>
      <w:r w:rsidRPr="001144EF">
        <w:rPr>
          <w:sz w:val="28"/>
          <w:szCs w:val="28"/>
        </w:rPr>
        <w:t>.</w:t>
      </w:r>
    </w:p>
    <w:p w:rsidR="00303495" w:rsidRPr="001144EF" w:rsidRDefault="00303495" w:rsidP="00303495">
      <w:pPr>
        <w:pStyle w:val="ConsPlusNormal"/>
        <w:spacing w:before="240"/>
        <w:ind w:firstLine="540"/>
        <w:jc w:val="both"/>
        <w:rPr>
          <w:sz w:val="28"/>
          <w:szCs w:val="28"/>
        </w:rPr>
      </w:pPr>
      <w:moveToRangeStart w:id="814" w:author="Антон Хабиров" w:date="2021-01-20T01:41:00Z" w:name="move61999313"/>
      <w:moveTo w:id="815" w:author="Антон Хабиров" w:date="2021-01-20T01:41:00Z">
        <w:r w:rsidRPr="001144EF">
          <w:rPr>
            <w:sz w:val="28"/>
            <w:szCs w:val="28"/>
          </w:rPr>
          <w:t>Руководитель организации обеспечивает исправное техническое состояние пожарных автомобилей и мотопомп, а также техники, приспособленной (переоборудованной) для тушения пожаров.</w:t>
        </w:r>
      </w:moveTo>
    </w:p>
    <w:moveToRangeEnd w:id="814"/>
    <w:p w:rsidR="00303495" w:rsidRPr="001144EF" w:rsidRDefault="00303495" w:rsidP="00303495">
      <w:pPr>
        <w:pStyle w:val="ConsPlusNormal"/>
        <w:spacing w:before="240"/>
        <w:ind w:firstLine="540"/>
        <w:jc w:val="both"/>
        <w:rPr>
          <w:del w:id="816" w:author="Антон Хабиров" w:date="2021-01-20T01:41:00Z"/>
          <w:sz w:val="28"/>
          <w:szCs w:val="28"/>
        </w:rPr>
      </w:pPr>
      <w:del w:id="817" w:author="Антон Хабиров" w:date="2021-01-20T01:41:00Z">
        <w:r w:rsidRPr="001144EF">
          <w:rPr>
            <w:sz w:val="28"/>
            <w:szCs w:val="28"/>
          </w:rPr>
          <w:delText>Запрещается использовать пожарную технику и пожарно-техническое вооружение, установленное на пожарных автомобилях, не по назначению.</w:delText>
        </w:r>
      </w:del>
    </w:p>
    <w:p w:rsidR="00303495" w:rsidRPr="001144EF" w:rsidRDefault="00303495" w:rsidP="00303495">
      <w:pPr>
        <w:pStyle w:val="ConsPlusNormal"/>
        <w:spacing w:before="240"/>
        <w:ind w:firstLine="540"/>
        <w:jc w:val="both"/>
        <w:rPr>
          <w:sz w:val="28"/>
          <w:szCs w:val="28"/>
        </w:rPr>
      </w:pPr>
      <w:del w:id="818" w:author="Антон Хабиров" w:date="2021-01-20T01:41:00Z">
        <w:r w:rsidRPr="001144EF">
          <w:rPr>
            <w:sz w:val="28"/>
            <w:szCs w:val="28"/>
          </w:rPr>
          <w:delText xml:space="preserve">68. </w:delText>
        </w:r>
      </w:del>
      <w:moveFromRangeStart w:id="819" w:author="Антон Хабиров" w:date="2021-01-20T01:41:00Z" w:name="move61999313"/>
      <w:moveFrom w:id="820" w:author="Антон Хабиров" w:date="2021-01-20T01:41:00Z">
        <w:r w:rsidRPr="001144EF">
          <w:rPr>
            <w:sz w:val="28"/>
            <w:szCs w:val="28"/>
          </w:rPr>
          <w:t>Руководитель организации обеспечивает исправное техническое состояние пожарных автомобилей и мотопомп, а также техники, приспособленной (переоборудованной) для тушения пожаров.</w:t>
        </w:r>
      </w:moveFrom>
    </w:p>
    <w:p w:rsidR="00303495" w:rsidRPr="001144EF" w:rsidRDefault="00303495" w:rsidP="00303495">
      <w:pPr>
        <w:pStyle w:val="ConsPlusNormal"/>
        <w:spacing w:before="240"/>
        <w:ind w:firstLine="540"/>
        <w:jc w:val="both"/>
        <w:rPr>
          <w:sz w:val="28"/>
          <w:szCs w:val="28"/>
        </w:rPr>
      </w:pPr>
      <w:moveFromRangeStart w:id="821" w:author="Антон Хабиров" w:date="2021-01-20T01:41:00Z" w:name="move61999314"/>
      <w:moveFromRangeEnd w:id="819"/>
      <w:moveFrom w:id="822" w:author="Антон Хабиров" w:date="2021-01-20T01:41:00Z">
        <w:r w:rsidRPr="001144EF">
          <w:rPr>
            <w:sz w:val="28"/>
            <w:szCs w:val="28"/>
          </w:rPr>
          <w:t xml:space="preserve">69. </w:t>
        </w:r>
      </w:moveFrom>
      <w:moveFromRangeEnd w:id="821"/>
      <w:r w:rsidRPr="001144EF">
        <w:rPr>
          <w:sz w:val="28"/>
          <w:szCs w:val="28"/>
        </w:rPr>
        <w:t xml:space="preserve">Руководитель организации за каждой </w:t>
      </w:r>
      <w:del w:id="823" w:author="Антон Хабиров" w:date="2021-01-20T01:41:00Z">
        <w:r w:rsidRPr="001144EF">
          <w:rPr>
            <w:sz w:val="28"/>
            <w:szCs w:val="28"/>
          </w:rPr>
          <w:delText xml:space="preserve">пожарной </w:delText>
        </w:r>
      </w:del>
      <w:r w:rsidRPr="001144EF">
        <w:rPr>
          <w:sz w:val="28"/>
          <w:szCs w:val="28"/>
        </w:rPr>
        <w:t xml:space="preserve">мотопомпой и техникой, </w:t>
      </w:r>
      <w:r w:rsidRPr="001144EF">
        <w:rPr>
          <w:sz w:val="28"/>
          <w:szCs w:val="28"/>
        </w:rPr>
        <w:lastRenderedPageBreak/>
        <w:t xml:space="preserve">приспособленной (переоборудованной) для тушения пожаров, организует закрепление моториста (водителя), прошедшего </w:t>
      </w:r>
      <w:del w:id="824" w:author="Антон Хабиров" w:date="2021-01-20T01:41:00Z">
        <w:r w:rsidRPr="001144EF">
          <w:rPr>
            <w:sz w:val="28"/>
            <w:szCs w:val="28"/>
          </w:rPr>
          <w:delText xml:space="preserve">специальную </w:delText>
        </w:r>
      </w:del>
      <w:r w:rsidRPr="001144EF">
        <w:rPr>
          <w:sz w:val="28"/>
          <w:szCs w:val="28"/>
        </w:rPr>
        <w:t>подготовку для работы на указанной технике.</w:t>
      </w:r>
    </w:p>
    <w:p w:rsidR="00303495" w:rsidRPr="001144EF" w:rsidRDefault="00303495" w:rsidP="00303495">
      <w:pPr>
        <w:pStyle w:val="ConsPlusNormal"/>
        <w:spacing w:before="240"/>
        <w:ind w:firstLine="540"/>
        <w:jc w:val="both"/>
        <w:rPr>
          <w:ins w:id="825" w:author="Антон Хабиров" w:date="2021-01-20T01:41:00Z"/>
          <w:sz w:val="28"/>
          <w:szCs w:val="28"/>
        </w:rPr>
      </w:pPr>
      <w:del w:id="826" w:author="Антон Хабиров" w:date="2021-01-20T01:41:00Z">
        <w:r w:rsidRPr="001144EF">
          <w:rPr>
            <w:sz w:val="28"/>
            <w:szCs w:val="28"/>
          </w:rPr>
          <w:delText>70</w:delText>
        </w:r>
      </w:del>
      <w:ins w:id="827" w:author="Антон Хабиров" w:date="2021-01-20T01:41:00Z">
        <w:r w:rsidRPr="001144EF">
          <w:rPr>
            <w:sz w:val="28"/>
            <w:szCs w:val="28"/>
          </w:rPr>
          <w:t>59. Запрещается использовать пожарную технику и пожарно-техническое оборудование, установленное на мобильных средствах пожаротушения, не по назначению.</w:t>
        </w:r>
      </w:ins>
    </w:p>
    <w:p w:rsidR="00303495" w:rsidRPr="001144EF" w:rsidRDefault="00303495" w:rsidP="00303495">
      <w:pPr>
        <w:pStyle w:val="ConsPlusNormal"/>
        <w:spacing w:before="240"/>
        <w:ind w:firstLine="540"/>
        <w:jc w:val="both"/>
        <w:rPr>
          <w:sz w:val="28"/>
          <w:szCs w:val="28"/>
        </w:rPr>
      </w:pPr>
      <w:ins w:id="828" w:author="Антон Хабиров" w:date="2021-01-20T01:41:00Z">
        <w:r w:rsidRPr="001144EF">
          <w:rPr>
            <w:sz w:val="28"/>
            <w:szCs w:val="28"/>
          </w:rPr>
          <w:t>60</w:t>
        </w:r>
      </w:ins>
      <w:r w:rsidRPr="001144EF">
        <w:rPr>
          <w:sz w:val="28"/>
          <w:szCs w:val="28"/>
        </w:rPr>
        <w:t xml:space="preserve">. Руководитель организации обеспечивает объект защиты </w:t>
      </w:r>
      <w:ins w:id="829" w:author="Антон Хабиров" w:date="2021-01-20T01:41:00Z">
        <w:r w:rsidRPr="001144EF">
          <w:rPr>
            <w:sz w:val="28"/>
            <w:szCs w:val="28"/>
          </w:rPr>
          <w:t>первичными средствами пожаротушения (</w:t>
        </w:r>
      </w:ins>
      <w:r w:rsidRPr="001144EF">
        <w:rPr>
          <w:sz w:val="28"/>
          <w:szCs w:val="28"/>
        </w:rPr>
        <w:t>огнетушителями</w:t>
      </w:r>
      <w:ins w:id="830" w:author="Антон Хабиров" w:date="2021-01-20T01:41:00Z">
        <w:r w:rsidRPr="001144EF">
          <w:rPr>
            <w:sz w:val="28"/>
            <w:szCs w:val="28"/>
          </w:rPr>
          <w:t>)</w:t>
        </w:r>
      </w:ins>
      <w:r w:rsidRPr="001144EF">
        <w:rPr>
          <w:sz w:val="28"/>
          <w:szCs w:val="28"/>
        </w:rPr>
        <w:t xml:space="preserve"> по нормам согласно </w:t>
      </w:r>
      <w:del w:id="831" w:author="Антон Хабиров" w:date="2021-01-20T01:41:00Z">
        <w:r w:rsidRPr="001144EF">
          <w:rPr>
            <w:sz w:val="28"/>
            <w:szCs w:val="28"/>
          </w:rPr>
          <w:delText>пунктам 468 и 474</w:delText>
        </w:r>
      </w:del>
      <w:ins w:id="832" w:author="Антон Хабиров" w:date="2021-01-20T01:41:00Z">
        <w:r w:rsidRPr="001144EF">
          <w:rPr>
            <w:sz w:val="28"/>
            <w:szCs w:val="28"/>
          </w:rPr>
          <w:t>разделу XIX</w:t>
        </w:r>
      </w:ins>
      <w:r w:rsidRPr="001144EF">
        <w:rPr>
          <w:sz w:val="28"/>
          <w:szCs w:val="28"/>
        </w:rPr>
        <w:t xml:space="preserve"> настоящих Правил и приложениям № 1 и 2, а также обеспечивает соблюдение сроков их перезарядки, освидетельствования и своевременной замены, указанных в паспорте огнетушителя.</w:t>
      </w:r>
    </w:p>
    <w:p w:rsidR="00303495" w:rsidRPr="001144EF" w:rsidRDefault="00303495" w:rsidP="00303495">
      <w:pPr>
        <w:pStyle w:val="ConsPlusNormal"/>
        <w:spacing w:before="240"/>
        <w:ind w:firstLine="540"/>
        <w:jc w:val="both"/>
        <w:rPr>
          <w:ins w:id="833" w:author="Антон Хабиров" w:date="2021-01-20T01:41:00Z"/>
          <w:sz w:val="28"/>
          <w:szCs w:val="28"/>
        </w:rPr>
      </w:pPr>
      <w:ins w:id="834" w:author="Антон Хабиров" w:date="2021-01-20T01:41:00Z">
        <w:r w:rsidRPr="001144EF">
          <w:rPr>
            <w:sz w:val="28"/>
            <w:szCs w:val="28"/>
          </w:rPr>
          <w:t>Учет наличия, периодичности осмотра и сроков перезарядки огнетушителей ведется в журнале эксплуатации систем противопожарной защиты.</w:t>
        </w:r>
      </w:ins>
    </w:p>
    <w:p w:rsidR="00303495" w:rsidRPr="001144EF" w:rsidRDefault="00303495" w:rsidP="00303495">
      <w:pPr>
        <w:pStyle w:val="ConsPlusNormal"/>
        <w:spacing w:before="240"/>
        <w:ind w:firstLine="540"/>
        <w:jc w:val="both"/>
        <w:rPr>
          <w:sz w:val="28"/>
          <w:szCs w:val="28"/>
        </w:rPr>
      </w:pPr>
      <w:ins w:id="835" w:author="Антон Хабиров" w:date="2021-01-20T01:41:00Z">
        <w:r w:rsidRPr="001144EF">
          <w:rPr>
            <w:sz w:val="28"/>
            <w:szCs w:val="28"/>
          </w:rPr>
          <w:t xml:space="preserve">61. </w:t>
        </w:r>
      </w:ins>
      <w:r w:rsidRPr="001144EF">
        <w:rPr>
          <w:sz w:val="28"/>
          <w:szCs w:val="28"/>
        </w:rPr>
        <w:t>Руководитель организации обеспечивает железнодорожный подвижной состав огнетушителями по нормам</w:t>
      </w:r>
      <w:ins w:id="836" w:author="Антон Хабиров" w:date="2021-01-20T01:41:00Z">
        <w:r w:rsidRPr="001144EF">
          <w:rPr>
            <w:sz w:val="28"/>
            <w:szCs w:val="28"/>
          </w:rPr>
          <w:t>, установленным</w:t>
        </w:r>
      </w:ins>
      <w:r w:rsidRPr="001144EF">
        <w:rPr>
          <w:sz w:val="28"/>
          <w:szCs w:val="28"/>
        </w:rPr>
        <w:t xml:space="preserve"> согласно приложению № </w:t>
      </w:r>
      <w:del w:id="837" w:author="Антон Хабиров" w:date="2021-01-20T01:41:00Z">
        <w:r w:rsidRPr="001144EF">
          <w:rPr>
            <w:sz w:val="28"/>
            <w:szCs w:val="28"/>
          </w:rPr>
          <w:delText>2(1),</w:delText>
        </w:r>
      </w:del>
      <w:ins w:id="838" w:author="Антон Хабиров" w:date="2021-01-20T01:41:00Z">
        <w:r w:rsidRPr="001144EF">
          <w:rPr>
            <w:sz w:val="28"/>
            <w:szCs w:val="28"/>
          </w:rPr>
          <w:t>3,</w:t>
        </w:r>
      </w:ins>
      <w:r w:rsidRPr="001144EF">
        <w:rPr>
          <w:sz w:val="28"/>
          <w:szCs w:val="28"/>
        </w:rPr>
        <w:t xml:space="preserve"> а также обеспечивает соблюдение сроков их перезарядки, освидетельствования и своевременной замены, указанных в паспорте огнетушителя.</w:t>
      </w:r>
    </w:p>
    <w:p w:rsidR="00303495" w:rsidRPr="001144EF" w:rsidRDefault="00303495" w:rsidP="00303495">
      <w:pPr>
        <w:pStyle w:val="ConsPlusNormal"/>
        <w:spacing w:before="240"/>
        <w:ind w:firstLine="540"/>
        <w:jc w:val="both"/>
        <w:rPr>
          <w:sz w:val="28"/>
          <w:szCs w:val="28"/>
        </w:rPr>
      </w:pPr>
      <w:ins w:id="839" w:author="Антон Хабиров" w:date="2021-01-20T01:41:00Z">
        <w:r w:rsidRPr="001144EF">
          <w:rPr>
            <w:sz w:val="28"/>
            <w:szCs w:val="28"/>
          </w:rPr>
          <w:t>62. При размещении в лесах</w:t>
        </w:r>
      </w:ins>
      <w:moveToRangeStart w:id="840" w:author="Антон Хабиров" w:date="2021-01-20T01:41:00Z" w:name="move61999315"/>
      <w:moveTo w:id="841" w:author="Антон Хабиров" w:date="2021-01-20T01:41:00Z">
        <w:r w:rsidRPr="001144EF">
          <w:rPr>
            <w:sz w:val="28"/>
            <w:szCs w:val="28"/>
          </w:rPr>
          <w:t xml:space="preserve"> объектов для переработки древесины и других лесных ресурсов (углежжение, смолокурение, </w:t>
        </w:r>
        <w:proofErr w:type="spellStart"/>
        <w:r w:rsidRPr="001144EF">
          <w:rPr>
            <w:sz w:val="28"/>
            <w:szCs w:val="28"/>
          </w:rPr>
          <w:t>дегтекурение</w:t>
        </w:r>
        <w:proofErr w:type="spellEnd"/>
        <w:r w:rsidRPr="001144EF">
          <w:rPr>
            <w:sz w:val="28"/>
            <w:szCs w:val="28"/>
          </w:rPr>
          <w:t>, заготовление живицы и др.) руководитель организации обязан:</w:t>
        </w:r>
      </w:moveTo>
    </w:p>
    <w:moveToRangeEnd w:id="840"/>
    <w:p w:rsidR="00303495" w:rsidRPr="001144EF" w:rsidRDefault="00303495" w:rsidP="00303495">
      <w:pPr>
        <w:pStyle w:val="ConsPlusNormal"/>
        <w:jc w:val="both"/>
        <w:rPr>
          <w:del w:id="842" w:author="Антон Хабиров" w:date="2021-01-20T01:41:00Z"/>
          <w:sz w:val="28"/>
          <w:szCs w:val="28"/>
        </w:rPr>
      </w:pPr>
      <w:del w:id="843" w:author="Антон Хабиров" w:date="2021-01-20T01:41:00Z">
        <w:r w:rsidRPr="001144EF">
          <w:rPr>
            <w:sz w:val="28"/>
            <w:szCs w:val="28"/>
          </w:rPr>
          <w:delText>(абзац введен Постановлением Правительства РФ от 07.03.2019 № 248)</w:delText>
        </w:r>
      </w:del>
    </w:p>
    <w:p w:rsidR="00303495" w:rsidRPr="001144EF" w:rsidRDefault="00303495" w:rsidP="00303495">
      <w:pPr>
        <w:pStyle w:val="ConsPlusNormal"/>
        <w:jc w:val="both"/>
        <w:rPr>
          <w:del w:id="844" w:author="Антон Хабиров" w:date="2021-01-20T01:41:00Z"/>
          <w:sz w:val="28"/>
          <w:szCs w:val="28"/>
        </w:rPr>
      </w:pPr>
      <w:del w:id="845" w:author="Антон Хабиров" w:date="2021-01-20T01:41:00Z">
        <w:r w:rsidRPr="001144EF">
          <w:rPr>
            <w:sz w:val="28"/>
            <w:szCs w:val="28"/>
          </w:rPr>
          <w:delText>(п. 70 в ред. Постановления Правительства РФ от 20.09.2016 № 947)</w:delText>
        </w:r>
      </w:del>
    </w:p>
    <w:p w:rsidR="00303495" w:rsidRPr="001144EF" w:rsidRDefault="00303495" w:rsidP="00303495">
      <w:pPr>
        <w:pStyle w:val="ConsPlusNormal"/>
        <w:spacing w:before="240"/>
        <w:ind w:firstLine="540"/>
        <w:jc w:val="both"/>
        <w:rPr>
          <w:del w:id="846" w:author="Антон Хабиров" w:date="2021-01-20T01:41:00Z"/>
          <w:sz w:val="28"/>
          <w:szCs w:val="28"/>
        </w:rPr>
      </w:pPr>
      <w:moveFromRangeStart w:id="847" w:author="Антон Хабиров" w:date="2021-01-20T01:41:00Z" w:name="move61999316"/>
      <w:moveFrom w:id="848" w:author="Антон Хабиров" w:date="2021-01-20T01:41:00Z">
        <w:r w:rsidRPr="001144EF">
          <w:rPr>
            <w:sz w:val="28"/>
            <w:szCs w:val="28"/>
          </w:rPr>
          <w:t xml:space="preserve">71. </w:t>
        </w:r>
        <w:moveFromRangeStart w:id="849" w:author="Антон Хабиров" w:date="2021-01-20T01:41:00Z" w:name="move61999305"/>
        <w:moveFromRangeEnd w:id="847"/>
        <w:r w:rsidRPr="001144EF">
          <w:rPr>
            <w:sz w:val="28"/>
            <w:szCs w:val="28"/>
          </w:rPr>
          <w:t xml:space="preserve">При обнаружении пожара или признаков горения в здании, помещении (задымление, запах гари, повышение температуры воздуха и др.) </w:t>
        </w:r>
      </w:moveFrom>
      <w:moveFromRangeEnd w:id="849"/>
      <w:del w:id="850" w:author="Антон Хабиров" w:date="2021-01-20T01:41:00Z">
        <w:r w:rsidRPr="001144EF">
          <w:rPr>
            <w:sz w:val="28"/>
            <w:szCs w:val="28"/>
          </w:rPr>
          <w:delText>необходимо:</w:delText>
        </w:r>
      </w:del>
    </w:p>
    <w:p w:rsidR="00303495" w:rsidRPr="001144EF" w:rsidRDefault="00303495" w:rsidP="00303495">
      <w:pPr>
        <w:pStyle w:val="ConsPlusNormal"/>
        <w:spacing w:before="240"/>
        <w:ind w:firstLine="540"/>
        <w:jc w:val="both"/>
        <w:rPr>
          <w:del w:id="851" w:author="Антон Хабиров" w:date="2021-01-20T01:41:00Z"/>
          <w:sz w:val="28"/>
          <w:szCs w:val="28"/>
        </w:rPr>
      </w:pPr>
      <w:del w:id="852" w:author="Антон Хабиров" w:date="2021-01-20T01:41:00Z">
        <w:r w:rsidRPr="001144EF">
          <w:rPr>
            <w:sz w:val="28"/>
            <w:szCs w:val="28"/>
          </w:rPr>
          <w:delText>а) немедленно сообщить об этом по телефону в пожарную охрану (при этом необходимо назвать адрес объекта защиты, место возникновения пожара, а также сообщить свою фамилию);</w:delText>
        </w:r>
      </w:del>
    </w:p>
    <w:p w:rsidR="00303495" w:rsidRPr="001144EF" w:rsidRDefault="00303495" w:rsidP="00303495">
      <w:pPr>
        <w:pStyle w:val="ConsPlusNormal"/>
        <w:jc w:val="both"/>
        <w:rPr>
          <w:del w:id="853" w:author="Антон Хабиров" w:date="2021-01-20T01:41:00Z"/>
          <w:sz w:val="28"/>
          <w:szCs w:val="28"/>
        </w:rPr>
      </w:pPr>
      <w:del w:id="85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del w:id="855" w:author="Антон Хабиров" w:date="2021-01-20T01:41:00Z"/>
          <w:sz w:val="28"/>
          <w:szCs w:val="28"/>
        </w:rPr>
      </w:pPr>
      <w:del w:id="856" w:author="Антон Хабиров" w:date="2021-01-20T01:41:00Z">
        <w:r w:rsidRPr="001144EF">
          <w:rPr>
            <w:sz w:val="28"/>
            <w:szCs w:val="28"/>
          </w:rPr>
          <w:delText>б) принять посильные меры по эвакуации людей и тушению пожара.</w:delText>
        </w:r>
      </w:del>
    </w:p>
    <w:p w:rsidR="00303495" w:rsidRPr="001144EF" w:rsidRDefault="00303495" w:rsidP="00303495">
      <w:pPr>
        <w:pStyle w:val="ConsPlusNormal"/>
        <w:spacing w:before="240"/>
        <w:ind w:firstLine="540"/>
        <w:jc w:val="both"/>
        <w:rPr>
          <w:sz w:val="28"/>
          <w:szCs w:val="28"/>
        </w:rPr>
      </w:pPr>
      <w:del w:id="857" w:author="Антон Хабиров" w:date="2021-01-20T01:41:00Z">
        <w:r w:rsidRPr="001144EF">
          <w:rPr>
            <w:sz w:val="28"/>
            <w:szCs w:val="28"/>
          </w:rPr>
          <w:delText>72. При размещении в лесничествах (лесопарках)</w:delText>
        </w:r>
      </w:del>
      <w:moveFromRangeStart w:id="858" w:author="Антон Хабиров" w:date="2021-01-20T01:41:00Z" w:name="move61999315"/>
      <w:moveFrom w:id="859" w:author="Антон Хабиров" w:date="2021-01-20T01:41:00Z">
        <w:r w:rsidRPr="001144EF">
          <w:rPr>
            <w:sz w:val="28"/>
            <w:szCs w:val="28"/>
          </w:rPr>
          <w:t xml:space="preserve"> объектов для переработки древесины и других лесных ресурсов (углежжение, смолокурение, дегтекурение, заготовление живицы и др.) руководитель организации обязан:</w:t>
        </w:r>
      </w:moveFrom>
    </w:p>
    <w:moveFromRangeEnd w:id="858"/>
    <w:p w:rsidR="00303495" w:rsidRPr="001144EF" w:rsidRDefault="00303495" w:rsidP="00303495">
      <w:pPr>
        <w:pStyle w:val="ConsPlusNormal"/>
        <w:spacing w:before="240"/>
        <w:ind w:firstLine="540"/>
        <w:jc w:val="both"/>
        <w:rPr>
          <w:sz w:val="28"/>
          <w:szCs w:val="28"/>
        </w:rPr>
      </w:pPr>
      <w:r w:rsidRPr="001144EF">
        <w:rPr>
          <w:sz w:val="28"/>
          <w:szCs w:val="28"/>
        </w:rPr>
        <w:t xml:space="preserve">а) предусматривать противопожарные расстояния от указанных объектов до </w:t>
      </w:r>
      <w:ins w:id="860" w:author="Антон Хабиров" w:date="2021-01-20T01:41:00Z">
        <w:r w:rsidRPr="001144EF">
          <w:rPr>
            <w:sz w:val="28"/>
            <w:szCs w:val="28"/>
          </w:rPr>
          <w:t xml:space="preserve">кромки </w:t>
        </w:r>
      </w:ins>
      <w:r w:rsidRPr="001144EF">
        <w:rPr>
          <w:sz w:val="28"/>
          <w:szCs w:val="28"/>
        </w:rPr>
        <w:t xml:space="preserve">лесных насаждений, устройство минерализованных полос, а также размещение основных и промежуточных складов для хранения живицы в соответствии с правилами пожарной безопасности в лесах, </w:t>
      </w:r>
      <w:del w:id="861" w:author="Антон Хабиров" w:date="2021-01-20T01:41:00Z">
        <w:r w:rsidRPr="001144EF">
          <w:rPr>
            <w:sz w:val="28"/>
            <w:szCs w:val="28"/>
          </w:rPr>
          <w:delText>утвержденными постановлением Правительства</w:delText>
        </w:r>
      </w:del>
      <w:ins w:id="862" w:author="Антон Хабиров" w:date="2021-01-20T01:41:00Z">
        <w:r w:rsidRPr="001144EF">
          <w:rPr>
            <w:sz w:val="28"/>
            <w:szCs w:val="28"/>
          </w:rPr>
          <w:t>установленными Правительством</w:t>
        </w:r>
      </w:ins>
      <w:r w:rsidRPr="001144EF">
        <w:rPr>
          <w:sz w:val="28"/>
          <w:szCs w:val="28"/>
        </w:rPr>
        <w:t xml:space="preserve"> Российской </w:t>
      </w:r>
      <w:r w:rsidRPr="001144EF">
        <w:rPr>
          <w:sz w:val="28"/>
          <w:szCs w:val="28"/>
        </w:rPr>
        <w:lastRenderedPageBreak/>
        <w:t>Федерации</w:t>
      </w:r>
      <w:del w:id="863" w:author="Антон Хабиров" w:date="2021-01-20T01:41:00Z">
        <w:r w:rsidRPr="001144EF">
          <w:rPr>
            <w:sz w:val="28"/>
            <w:szCs w:val="28"/>
          </w:rPr>
          <w:delText xml:space="preserve"> от 30 июня 2007 г. № 417 "Об утверждении Правил пожарной безопасности в лесах";</w:delText>
        </w:r>
      </w:del>
      <w:ins w:id="864" w:author="Антон Хабиров" w:date="2021-01-20T01:41:00Z">
        <w:r w:rsidRPr="001144EF">
          <w:rPr>
            <w:sz w:val="28"/>
            <w:szCs w:val="28"/>
          </w:rPr>
          <w:t>;</w:t>
        </w:r>
      </w:ins>
    </w:p>
    <w:p w:rsidR="00303495" w:rsidRPr="001144EF" w:rsidRDefault="00303495" w:rsidP="00303495">
      <w:pPr>
        <w:pStyle w:val="ConsPlusNormal"/>
        <w:spacing w:before="240"/>
        <w:ind w:firstLine="540"/>
        <w:jc w:val="both"/>
        <w:rPr>
          <w:sz w:val="28"/>
          <w:szCs w:val="28"/>
        </w:rPr>
      </w:pPr>
      <w:moveToRangeStart w:id="865" w:author="Антон Хабиров" w:date="2021-01-20T01:41:00Z" w:name="move61999317"/>
      <w:moveTo w:id="866" w:author="Антон Хабиров" w:date="2021-01-20T01:41:00Z">
        <w:r w:rsidRPr="001144EF">
          <w:rPr>
            <w:sz w:val="28"/>
            <w:szCs w:val="28"/>
          </w:rPr>
          <w:t>б) обеспечивать в период пожароопасного сезона (в период устойчивой сухой, жаркой и ветреной погоды, при получении штормового предупреждения и при введении особого противопожарного режима) в нерабочее время охрану объектов для переработки древесины и других лесных ресурсов;</w:t>
        </w:r>
      </w:moveTo>
    </w:p>
    <w:moveToRangeEnd w:id="865"/>
    <w:p w:rsidR="00303495" w:rsidRPr="001144EF" w:rsidRDefault="00303495" w:rsidP="00303495">
      <w:pPr>
        <w:pStyle w:val="ConsPlusNormal"/>
        <w:jc w:val="both"/>
        <w:rPr>
          <w:del w:id="867" w:author="Антон Хабиров" w:date="2021-01-20T01:41:00Z"/>
          <w:sz w:val="28"/>
          <w:szCs w:val="28"/>
        </w:rPr>
      </w:pPr>
      <w:del w:id="868"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moveFromRangeStart w:id="869" w:author="Антон Хабиров" w:date="2021-01-20T01:41:00Z" w:name="move61999317"/>
      <w:moveFrom w:id="870" w:author="Антон Хабиров" w:date="2021-01-20T01:41:00Z">
        <w:r w:rsidRPr="001144EF">
          <w:rPr>
            <w:sz w:val="28"/>
            <w:szCs w:val="28"/>
          </w:rPr>
          <w:t>б) обеспечивать в период пожароопасного сезона (в период устойчивой сухой, жаркой и ветреной погоды, при получении штормового предупреждения и при введении особого противопожарного режима) в нерабочее время охрану объектов для переработки древесины и других лесных ресурсов;</w:t>
        </w:r>
      </w:moveFrom>
    </w:p>
    <w:moveFromRangeEnd w:id="869"/>
    <w:p w:rsidR="00303495" w:rsidRPr="001144EF" w:rsidRDefault="00303495" w:rsidP="00303495">
      <w:pPr>
        <w:pStyle w:val="ConsPlusNormal"/>
        <w:spacing w:before="240"/>
        <w:ind w:firstLine="540"/>
        <w:jc w:val="both"/>
        <w:rPr>
          <w:sz w:val="28"/>
          <w:szCs w:val="28"/>
        </w:rPr>
      </w:pPr>
      <w:r w:rsidRPr="001144EF">
        <w:rPr>
          <w:sz w:val="28"/>
          <w:szCs w:val="28"/>
        </w:rPr>
        <w:t xml:space="preserve">в) содержать </w:t>
      </w:r>
      <w:del w:id="871" w:author="Антон Хабиров" w:date="2021-01-20T01:41:00Z">
        <w:r w:rsidRPr="001144EF">
          <w:rPr>
            <w:sz w:val="28"/>
            <w:szCs w:val="28"/>
          </w:rPr>
          <w:delText>территории противопожарных расстояний</w:delText>
        </w:r>
      </w:del>
      <w:ins w:id="872" w:author="Антон Хабиров" w:date="2021-01-20T01:41:00Z">
        <w:r w:rsidRPr="001144EF">
          <w:rPr>
            <w:sz w:val="28"/>
            <w:szCs w:val="28"/>
          </w:rPr>
          <w:t>территорию, на которой располагаются противопожарные разрывы</w:t>
        </w:r>
      </w:ins>
      <w:r w:rsidRPr="001144EF">
        <w:rPr>
          <w:sz w:val="28"/>
          <w:szCs w:val="28"/>
        </w:rPr>
        <w:t xml:space="preserve"> от объектов для переработки древесины и других лесных ресурсов до </w:t>
      </w:r>
      <w:ins w:id="873" w:author="Антон Хабиров" w:date="2021-01-20T01:41:00Z">
        <w:r w:rsidRPr="001144EF">
          <w:rPr>
            <w:sz w:val="28"/>
            <w:szCs w:val="28"/>
          </w:rPr>
          <w:t xml:space="preserve">кромки </w:t>
        </w:r>
      </w:ins>
      <w:r w:rsidRPr="001144EF">
        <w:rPr>
          <w:sz w:val="28"/>
          <w:szCs w:val="28"/>
        </w:rPr>
        <w:t>лесных насаждений</w:t>
      </w:r>
      <w:del w:id="874" w:author="Антон Хабиров" w:date="2021-01-20T01:41:00Z">
        <w:r w:rsidRPr="001144EF">
          <w:rPr>
            <w:sz w:val="28"/>
            <w:szCs w:val="28"/>
          </w:rPr>
          <w:delText xml:space="preserve"> очищенными</w:delText>
        </w:r>
      </w:del>
      <w:ins w:id="875" w:author="Антон Хабиров" w:date="2021-01-20T01:41:00Z">
        <w:r w:rsidRPr="001144EF">
          <w:rPr>
            <w:sz w:val="28"/>
            <w:szCs w:val="28"/>
          </w:rPr>
          <w:t>, очищенной</w:t>
        </w:r>
      </w:ins>
      <w:r w:rsidRPr="001144EF">
        <w:rPr>
          <w:sz w:val="28"/>
          <w:szCs w:val="28"/>
        </w:rPr>
        <w:t xml:space="preserve"> от мусора</w:t>
      </w:r>
      <w:ins w:id="876" w:author="Антон Хабиров" w:date="2021-01-20T01:41:00Z">
        <w:r w:rsidRPr="001144EF">
          <w:rPr>
            <w:sz w:val="28"/>
            <w:szCs w:val="28"/>
          </w:rPr>
          <w:t>, порубочных остатков, щепы, опилок</w:t>
        </w:r>
      </w:ins>
      <w:r w:rsidRPr="001144EF">
        <w:rPr>
          <w:sz w:val="28"/>
          <w:szCs w:val="28"/>
        </w:rPr>
        <w:t xml:space="preserve"> и других горючих материалов.</w:t>
      </w:r>
    </w:p>
    <w:p w:rsidR="00303495" w:rsidRPr="001144EF" w:rsidRDefault="00303495" w:rsidP="00303495">
      <w:pPr>
        <w:pStyle w:val="ConsPlusNormal"/>
        <w:spacing w:before="240"/>
        <w:ind w:firstLine="540"/>
        <w:jc w:val="both"/>
        <w:rPr>
          <w:sz w:val="28"/>
          <w:szCs w:val="28"/>
        </w:rPr>
      </w:pPr>
      <w:bookmarkStart w:id="877" w:name="Par189"/>
      <w:bookmarkStart w:id="878" w:name="Par281"/>
      <w:bookmarkEnd w:id="877"/>
      <w:bookmarkEnd w:id="878"/>
      <w:del w:id="879" w:author="Антон Хабиров" w:date="2021-01-20T01:41:00Z">
        <w:r w:rsidRPr="001144EF">
          <w:rPr>
            <w:sz w:val="28"/>
            <w:szCs w:val="28"/>
          </w:rPr>
          <w:delText>72(1).</w:delText>
        </w:r>
      </w:del>
      <w:ins w:id="880" w:author="Антон Хабиров" w:date="2021-01-20T01:41:00Z">
        <w:r w:rsidRPr="001144EF">
          <w:rPr>
            <w:sz w:val="28"/>
            <w:szCs w:val="28"/>
          </w:rPr>
          <w:t>63.</w:t>
        </w:r>
      </w:ins>
      <w:r w:rsidRPr="001144EF">
        <w:rPr>
          <w:sz w:val="28"/>
          <w:szCs w:val="28"/>
        </w:rPr>
        <w:t xml:space="preserve"> Выжигание сухой травянистой растительности на земельных участках (за исключением участков, находящихся на торфяных почвах) населенных пунктов, землях промышленности, энергетики, транспорта, связи, радиовещания, телевидения, информатики, землях для обеспечения космической деятельности, землях обороны, безопасности и землях иного специального назначения может </w:t>
      </w:r>
      <w:del w:id="881" w:author="Антон Хабиров" w:date="2021-01-20T01:41:00Z">
        <w:r w:rsidRPr="001144EF">
          <w:rPr>
            <w:sz w:val="28"/>
            <w:szCs w:val="28"/>
          </w:rPr>
          <w:delText>производиться</w:delText>
        </w:r>
      </w:del>
      <w:ins w:id="882" w:author="Антон Хабиров" w:date="2021-01-20T01:41:00Z">
        <w:r w:rsidRPr="001144EF">
          <w:rPr>
            <w:sz w:val="28"/>
            <w:szCs w:val="28"/>
          </w:rPr>
          <w:t>проводиться</w:t>
        </w:r>
      </w:ins>
      <w:r w:rsidRPr="001144EF">
        <w:rPr>
          <w:sz w:val="28"/>
          <w:szCs w:val="28"/>
        </w:rPr>
        <w:t xml:space="preserve"> в безветренную погоду при условии, что:</w:t>
      </w:r>
    </w:p>
    <w:p w:rsidR="00303495" w:rsidRPr="001144EF" w:rsidRDefault="00303495" w:rsidP="00303495">
      <w:pPr>
        <w:pStyle w:val="ConsPlusNormal"/>
        <w:spacing w:before="240"/>
        <w:ind w:firstLine="540"/>
        <w:jc w:val="both"/>
        <w:rPr>
          <w:sz w:val="28"/>
          <w:szCs w:val="28"/>
        </w:rPr>
      </w:pPr>
      <w:del w:id="883" w:author="Антон Хабиров" w:date="2021-01-20T01:41:00Z">
        <w:r w:rsidRPr="001144EF">
          <w:rPr>
            <w:sz w:val="28"/>
            <w:szCs w:val="28"/>
          </w:rPr>
          <w:delText xml:space="preserve">а) </w:delText>
        </w:r>
      </w:del>
      <w:r w:rsidRPr="001144EF">
        <w:rPr>
          <w:sz w:val="28"/>
          <w:szCs w:val="28"/>
        </w:rPr>
        <w:t xml:space="preserve">участок для выжигания сухой травянистой растительности располагается на расстоянии не </w:t>
      </w:r>
      <w:del w:id="884" w:author="Антон Хабиров" w:date="2021-01-20T01:41:00Z">
        <w:r w:rsidRPr="001144EF">
          <w:rPr>
            <w:sz w:val="28"/>
            <w:szCs w:val="28"/>
          </w:rPr>
          <w:delText>ближе</w:delText>
        </w:r>
      </w:del>
      <w:ins w:id="885" w:author="Антон Хабиров" w:date="2021-01-20T01:41:00Z">
        <w:r w:rsidRPr="001144EF">
          <w:rPr>
            <w:sz w:val="28"/>
            <w:szCs w:val="28"/>
          </w:rPr>
          <w:t>менее</w:t>
        </w:r>
      </w:ins>
      <w:r w:rsidRPr="001144EF">
        <w:rPr>
          <w:sz w:val="28"/>
          <w:szCs w:val="28"/>
        </w:rPr>
        <w:t xml:space="preserve"> 50 метров от ближайшего объекта защиты;</w:t>
      </w:r>
    </w:p>
    <w:p w:rsidR="00303495" w:rsidRPr="001144EF" w:rsidRDefault="00303495" w:rsidP="00303495">
      <w:pPr>
        <w:pStyle w:val="ConsPlusNormal"/>
        <w:jc w:val="both"/>
        <w:rPr>
          <w:del w:id="886" w:author="Антон Хабиров" w:date="2021-01-20T01:41:00Z"/>
          <w:sz w:val="28"/>
          <w:szCs w:val="28"/>
        </w:rPr>
      </w:pPr>
      <w:del w:id="887"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888" w:author="Антон Хабиров" w:date="2021-01-20T01:41:00Z">
        <w:r w:rsidRPr="001144EF">
          <w:rPr>
            <w:sz w:val="28"/>
            <w:szCs w:val="28"/>
          </w:rPr>
          <w:delText xml:space="preserve">б) </w:delText>
        </w:r>
      </w:del>
      <w:r w:rsidRPr="001144EF">
        <w:rPr>
          <w:sz w:val="28"/>
          <w:szCs w:val="28"/>
        </w:rPr>
        <w:t>территория вокруг участка для выжигания сухой травянистой растительности очищена в радиусе</w:t>
      </w:r>
      <w:del w:id="889" w:author="Антон Хабиров" w:date="2021-01-20T01:41:00Z">
        <w:r w:rsidRPr="001144EF">
          <w:rPr>
            <w:sz w:val="28"/>
            <w:szCs w:val="28"/>
          </w:rPr>
          <w:delText xml:space="preserve"> 25 -</w:delText>
        </w:r>
      </w:del>
      <w:r w:rsidRPr="001144EF">
        <w:rPr>
          <w:sz w:val="28"/>
          <w:szCs w:val="28"/>
        </w:rPr>
        <w:t xml:space="preserve"> 30 метров от сухостойных деревьев, валежника, порубочных остатков, других горючих материалов и отделена противопожарной минерализованной полосой шириной не менее 1,</w:t>
      </w:r>
      <w:del w:id="890" w:author="Антон Хабиров" w:date="2021-01-20T01:41:00Z">
        <w:r w:rsidRPr="001144EF">
          <w:rPr>
            <w:sz w:val="28"/>
            <w:szCs w:val="28"/>
          </w:rPr>
          <w:delText>4</w:delText>
        </w:r>
      </w:del>
      <w:ins w:id="891" w:author="Антон Хабиров" w:date="2021-01-20T01:41:00Z">
        <w:r w:rsidRPr="001144EF">
          <w:rPr>
            <w:sz w:val="28"/>
            <w:szCs w:val="28"/>
          </w:rPr>
          <w:t>5</w:t>
        </w:r>
      </w:ins>
      <w:r w:rsidRPr="001144EF">
        <w:rPr>
          <w:sz w:val="28"/>
          <w:szCs w:val="28"/>
        </w:rPr>
        <w:t xml:space="preserve"> метра;</w:t>
      </w:r>
    </w:p>
    <w:p w:rsidR="00303495" w:rsidRPr="001144EF" w:rsidRDefault="00303495" w:rsidP="00303495">
      <w:pPr>
        <w:pStyle w:val="ConsPlusNormal"/>
        <w:spacing w:before="240"/>
        <w:ind w:firstLine="540"/>
        <w:jc w:val="both"/>
        <w:rPr>
          <w:sz w:val="28"/>
          <w:szCs w:val="28"/>
        </w:rPr>
      </w:pPr>
      <w:del w:id="892" w:author="Антон Хабиров" w:date="2021-01-20T01:41:00Z">
        <w:r w:rsidRPr="001144EF">
          <w:rPr>
            <w:sz w:val="28"/>
            <w:szCs w:val="28"/>
          </w:rPr>
          <w:delText xml:space="preserve">в) </w:delText>
        </w:r>
      </w:del>
      <w:r w:rsidRPr="001144EF">
        <w:rPr>
          <w:sz w:val="28"/>
          <w:szCs w:val="28"/>
        </w:rPr>
        <w:t xml:space="preserve">на территории, включающей участок для выжигания сухой травянистой растительности, не </w:t>
      </w:r>
      <w:del w:id="893" w:author="Антон Хабиров" w:date="2021-01-20T01:41:00Z">
        <w:r w:rsidRPr="001144EF">
          <w:rPr>
            <w:sz w:val="28"/>
            <w:szCs w:val="28"/>
          </w:rPr>
          <w:delText>действует</w:delText>
        </w:r>
      </w:del>
      <w:ins w:id="894" w:author="Антон Хабиров" w:date="2021-01-20T01:41:00Z">
        <w:r w:rsidRPr="001144EF">
          <w:rPr>
            <w:sz w:val="28"/>
            <w:szCs w:val="28"/>
          </w:rPr>
          <w:t>введен</w:t>
        </w:r>
      </w:ins>
      <w:r w:rsidRPr="001144EF">
        <w:rPr>
          <w:sz w:val="28"/>
          <w:szCs w:val="28"/>
        </w:rPr>
        <w:t xml:space="preserve"> особый противопожарный режим;</w:t>
      </w:r>
    </w:p>
    <w:p w:rsidR="00303495" w:rsidRPr="001144EF" w:rsidRDefault="00303495" w:rsidP="00303495">
      <w:pPr>
        <w:pStyle w:val="ConsPlusNormal"/>
        <w:spacing w:before="240"/>
        <w:ind w:firstLine="540"/>
        <w:jc w:val="both"/>
        <w:rPr>
          <w:sz w:val="28"/>
          <w:szCs w:val="28"/>
        </w:rPr>
      </w:pPr>
      <w:del w:id="895" w:author="Антон Хабиров" w:date="2021-01-20T01:41:00Z">
        <w:r w:rsidRPr="001144EF">
          <w:rPr>
            <w:sz w:val="28"/>
            <w:szCs w:val="28"/>
          </w:rPr>
          <w:delText xml:space="preserve">г) </w:delText>
        </w:r>
      </w:del>
      <w:r w:rsidRPr="001144EF">
        <w:rPr>
          <w:sz w:val="28"/>
          <w:szCs w:val="28"/>
        </w:rPr>
        <w:t xml:space="preserve">лица, участвующие в выжигании сухой травянистой растительности, </w:t>
      </w:r>
      <w:ins w:id="896" w:author="Антон Хабиров" w:date="2021-01-20T01:41:00Z">
        <w:r w:rsidRPr="001144EF">
          <w:rPr>
            <w:sz w:val="28"/>
            <w:szCs w:val="28"/>
          </w:rPr>
          <w:t xml:space="preserve">постоянно находятся на месте проведения работ по выжиганию и </w:t>
        </w:r>
      </w:ins>
      <w:r w:rsidRPr="001144EF">
        <w:rPr>
          <w:sz w:val="28"/>
          <w:szCs w:val="28"/>
        </w:rPr>
        <w:t>обеспечены первичными средствами пожаротушения.</w:t>
      </w:r>
    </w:p>
    <w:p w:rsidR="00303495" w:rsidRPr="001144EF" w:rsidRDefault="00303495" w:rsidP="00303495">
      <w:pPr>
        <w:pStyle w:val="ConsPlusNormal"/>
        <w:jc w:val="both"/>
        <w:rPr>
          <w:del w:id="897" w:author="Антон Хабиров" w:date="2021-01-20T01:41:00Z"/>
          <w:sz w:val="28"/>
          <w:szCs w:val="28"/>
        </w:rPr>
      </w:pPr>
      <w:del w:id="898" w:author="Антон Хабиров" w:date="2021-01-20T01:41:00Z">
        <w:r w:rsidRPr="001144EF">
          <w:rPr>
            <w:sz w:val="28"/>
            <w:szCs w:val="28"/>
          </w:rPr>
          <w:delText>(п. 72(1) введен Постановлением Правительства РФ от 17.02.2014 № 113)</w:delText>
        </w:r>
      </w:del>
    </w:p>
    <w:p w:rsidR="00303495" w:rsidRPr="001144EF" w:rsidRDefault="00303495" w:rsidP="00303495">
      <w:pPr>
        <w:pStyle w:val="ConsPlusNormal"/>
        <w:spacing w:before="240"/>
        <w:ind w:firstLine="540"/>
        <w:jc w:val="both"/>
        <w:rPr>
          <w:sz w:val="28"/>
          <w:szCs w:val="28"/>
        </w:rPr>
      </w:pPr>
      <w:del w:id="899" w:author="Антон Хабиров" w:date="2021-01-20T01:41:00Z">
        <w:r w:rsidRPr="001144EF">
          <w:rPr>
            <w:sz w:val="28"/>
            <w:szCs w:val="28"/>
          </w:rPr>
          <w:delText xml:space="preserve">72(2). </w:delText>
        </w:r>
      </w:del>
      <w:r w:rsidRPr="001144EF">
        <w:rPr>
          <w:sz w:val="28"/>
          <w:szCs w:val="28"/>
        </w:rPr>
        <w:t xml:space="preserve">Принятие решения о проведении выжигания сухой травянистой растительности и определение лиц, ответственных за выжигание, </w:t>
      </w:r>
      <w:del w:id="900" w:author="Антон Хабиров" w:date="2021-01-20T01:41:00Z">
        <w:r w:rsidRPr="001144EF">
          <w:rPr>
            <w:sz w:val="28"/>
            <w:szCs w:val="28"/>
          </w:rPr>
          <w:delText>осуществляется</w:delText>
        </w:r>
      </w:del>
      <w:ins w:id="901" w:author="Антон Хабиров" w:date="2021-01-20T01:41:00Z">
        <w:r w:rsidRPr="001144EF">
          <w:rPr>
            <w:sz w:val="28"/>
            <w:szCs w:val="28"/>
          </w:rPr>
          <w:t>осуществляются</w:t>
        </w:r>
      </w:ins>
      <w:r w:rsidRPr="001144EF">
        <w:rPr>
          <w:sz w:val="28"/>
          <w:szCs w:val="28"/>
        </w:rPr>
        <w:t xml:space="preserve"> руководителем организации</w:t>
      </w:r>
      <w:ins w:id="902" w:author="Антон Хабиров" w:date="2021-01-20T01:41:00Z">
        <w:r w:rsidRPr="001144EF">
          <w:rPr>
            <w:sz w:val="28"/>
            <w:szCs w:val="28"/>
          </w:rPr>
          <w:t>, осуществляющей деятельность на соответствующей территории</w:t>
        </w:r>
      </w:ins>
      <w:r w:rsidRPr="001144EF">
        <w:rPr>
          <w:sz w:val="28"/>
          <w:szCs w:val="28"/>
        </w:rPr>
        <w:t>.</w:t>
      </w:r>
    </w:p>
    <w:p w:rsidR="00303495" w:rsidRPr="001144EF" w:rsidRDefault="00303495" w:rsidP="00303495">
      <w:pPr>
        <w:pStyle w:val="ConsPlusNormal"/>
        <w:spacing w:before="240"/>
        <w:ind w:firstLine="540"/>
        <w:jc w:val="both"/>
        <w:rPr>
          <w:ins w:id="903" w:author="Антон Хабиров" w:date="2021-01-20T01:41:00Z"/>
          <w:sz w:val="28"/>
          <w:szCs w:val="28"/>
        </w:rPr>
      </w:pPr>
      <w:ins w:id="904" w:author="Антон Хабиров" w:date="2021-01-20T01:41:00Z">
        <w:r w:rsidRPr="001144EF">
          <w:rPr>
            <w:sz w:val="28"/>
            <w:szCs w:val="28"/>
          </w:rPr>
          <w:lastRenderedPageBreak/>
          <w:t>В целях исключения возможного перехода природных пожаров на территории населенных пунктов создаются (обновляются) до начала пожароопасного периода вокруг населенных пунктов противопожарные минерализованные полосы шириной не менее 10 метров.</w:t>
        </w:r>
      </w:ins>
    </w:p>
    <w:p w:rsidR="00303495" w:rsidRPr="001144EF" w:rsidRDefault="00303495" w:rsidP="00303495">
      <w:pPr>
        <w:pStyle w:val="ConsPlusNormal"/>
        <w:spacing w:before="240"/>
        <w:ind w:firstLine="540"/>
        <w:jc w:val="both"/>
        <w:rPr>
          <w:ins w:id="905" w:author="Антон Хабиров" w:date="2021-01-20T01:41:00Z"/>
          <w:sz w:val="28"/>
          <w:szCs w:val="28"/>
        </w:rPr>
      </w:pPr>
      <w:r w:rsidRPr="001144EF">
        <w:rPr>
          <w:sz w:val="28"/>
          <w:szCs w:val="28"/>
        </w:rPr>
        <w:t xml:space="preserve">Выжигание </w:t>
      </w:r>
      <w:del w:id="906" w:author="Антон Хабиров" w:date="2021-01-20T01:41:00Z">
        <w:r w:rsidRPr="001144EF">
          <w:rPr>
            <w:sz w:val="28"/>
            <w:szCs w:val="28"/>
          </w:rPr>
          <w:delText xml:space="preserve">сухой травянистой растительности на земельных участках, непосредственно примыкающих к лесам, </w:delText>
        </w:r>
      </w:del>
      <w:ins w:id="907" w:author="Антон Хабиров" w:date="2021-01-20T01:41:00Z">
        <w:r w:rsidRPr="001144EF">
          <w:rPr>
            <w:sz w:val="28"/>
            <w:szCs w:val="28"/>
          </w:rPr>
          <w:t xml:space="preserve">лесных горючих материалов </w:t>
        </w:r>
      </w:ins>
      <w:r w:rsidRPr="001144EF">
        <w:rPr>
          <w:sz w:val="28"/>
          <w:szCs w:val="28"/>
        </w:rPr>
        <w:t xml:space="preserve">осуществляется в соответствии с правилами пожарной безопасности в лесах, </w:t>
      </w:r>
      <w:del w:id="908" w:author="Антон Хабиров" w:date="2021-01-20T01:41:00Z">
        <w:r w:rsidRPr="001144EF">
          <w:rPr>
            <w:sz w:val="28"/>
            <w:szCs w:val="28"/>
          </w:rPr>
          <w:delText>утвержденными постановлением Правительства</w:delText>
        </w:r>
      </w:del>
      <w:ins w:id="909" w:author="Антон Хабиров" w:date="2021-01-20T01:41:00Z">
        <w:r w:rsidRPr="001144EF">
          <w:rPr>
            <w:sz w:val="28"/>
            <w:szCs w:val="28"/>
          </w:rPr>
          <w:t>установленными Правительством</w:t>
        </w:r>
      </w:ins>
      <w:r w:rsidRPr="001144EF">
        <w:rPr>
          <w:sz w:val="28"/>
          <w:szCs w:val="28"/>
        </w:rPr>
        <w:t xml:space="preserve"> Российской Федерации</w:t>
      </w:r>
      <w:del w:id="910" w:author="Антон Хабиров" w:date="2021-01-20T01:41:00Z">
        <w:r w:rsidRPr="001144EF">
          <w:rPr>
            <w:sz w:val="28"/>
            <w:szCs w:val="28"/>
          </w:rPr>
          <w:delText xml:space="preserve"> от 30 июня 2007 г. № 417 "Об утверждении Правил</w:delText>
        </w:r>
      </w:del>
      <w:ins w:id="911" w:author="Антон Хабиров" w:date="2021-01-20T01:41:00Z">
        <w:r w:rsidRPr="001144EF">
          <w:rPr>
            <w:sz w:val="28"/>
            <w:szCs w:val="28"/>
          </w:rPr>
          <w:t>.</w:t>
        </w:r>
      </w:ins>
    </w:p>
    <w:p w:rsidR="00303495" w:rsidRPr="001144EF" w:rsidRDefault="00303495" w:rsidP="00303495">
      <w:pPr>
        <w:pStyle w:val="ConsPlusNormal"/>
        <w:spacing w:before="240"/>
        <w:ind w:firstLine="540"/>
        <w:jc w:val="both"/>
        <w:rPr>
          <w:ins w:id="912" w:author="Антон Хабиров" w:date="2021-01-20T01:41:00Z"/>
          <w:sz w:val="28"/>
          <w:szCs w:val="28"/>
        </w:rPr>
      </w:pPr>
      <w:ins w:id="913" w:author="Антон Хабиров" w:date="2021-01-20T01:41:00Z">
        <w:r w:rsidRPr="001144EF">
          <w:rPr>
            <w:sz w:val="28"/>
            <w:szCs w:val="28"/>
          </w:rPr>
          <w:t>Запрещается выжигание хвороста, лесной подстилки, сухой травы и других лесных горючих материалов на земельных участках, непосредственно примыкающих к лесам, защитным и лесным насаждениям и не отделенных противопожарной минерализованной полосой шириной не менее 0,5 метра.</w:t>
        </w:r>
      </w:ins>
    </w:p>
    <w:p w:rsidR="00303495" w:rsidRPr="001144EF" w:rsidRDefault="00303495" w:rsidP="00303495">
      <w:pPr>
        <w:pStyle w:val="ConsPlusNormal"/>
        <w:spacing w:before="240"/>
        <w:ind w:firstLine="540"/>
        <w:jc w:val="both"/>
        <w:rPr>
          <w:ins w:id="914" w:author="Антон Хабиров" w:date="2021-01-20T01:41:00Z"/>
          <w:sz w:val="28"/>
          <w:szCs w:val="28"/>
        </w:rPr>
      </w:pPr>
      <w:ins w:id="915" w:author="Антон Хабиров" w:date="2021-01-20T01:41:00Z">
        <w:r w:rsidRPr="001144EF">
          <w:rPr>
            <w:sz w:val="28"/>
            <w:szCs w:val="28"/>
          </w:rPr>
          <w:t xml:space="preserve">64. </w:t>
        </w:r>
        <w:proofErr w:type="gramStart"/>
        <w:r w:rsidRPr="001144EF">
          <w:rPr>
            <w:sz w:val="28"/>
            <w:szCs w:val="28"/>
          </w:rPr>
          <w:t>Для объектов военного назначения, объектов производства, переработки, хранения радиоактивных и взрывчатых веществ и материалов, пиротехнических изделий, объектов уничтожения и хранения химического оружия и средств взрывания, наземных объектов космической инфраструктуры и стартовых комплексов, объектов горных выработок, объектов энергетики, являющихся особо опасными, технически сложными и уникальными в соответствии со статьей 48.1 Градостроительного кодекса Российской Федерации, объектов учреждений, исполняющих наказание в виде лишения</w:t>
        </w:r>
        <w:proofErr w:type="gramEnd"/>
        <w:r w:rsidRPr="001144EF">
          <w:rPr>
            <w:sz w:val="28"/>
            <w:szCs w:val="28"/>
          </w:rPr>
          <w:t xml:space="preserve"> </w:t>
        </w:r>
        <w:proofErr w:type="gramStart"/>
        <w:r w:rsidRPr="001144EF">
          <w:rPr>
            <w:sz w:val="28"/>
            <w:szCs w:val="28"/>
          </w:rPr>
          <w:t xml:space="preserve">свободы, следственных изоляторов, изоляторов временного содержания, специальных учреждений, предназначенных для содержания иностранных граждан, подлежащих административному выдворению за пределы Российской Федерации, депортации или </w:t>
        </w:r>
        <w:proofErr w:type="spellStart"/>
        <w:r w:rsidRPr="001144EF">
          <w:rPr>
            <w:sz w:val="28"/>
            <w:szCs w:val="28"/>
          </w:rPr>
          <w:t>реадмиссии</w:t>
        </w:r>
        <w:proofErr w:type="spellEnd"/>
        <w:r w:rsidRPr="001144EF">
          <w:rPr>
            <w:sz w:val="28"/>
            <w:szCs w:val="28"/>
          </w:rPr>
          <w:t>, психиатрических и других специализированных лечебных учреждений, объектов культурного наследия (памятников истории и культуры) народов Российской Федерации федеральными органами исполнительной власти могут устанавливаться особенные требования</w:t>
        </w:r>
      </w:ins>
      <w:r w:rsidRPr="001144EF">
        <w:rPr>
          <w:sz w:val="28"/>
          <w:szCs w:val="28"/>
        </w:rPr>
        <w:t xml:space="preserve"> пожарной безопасности</w:t>
      </w:r>
      <w:ins w:id="916" w:author="Антон Хабиров" w:date="2021-01-20T01:41:00Z">
        <w:r w:rsidRPr="001144EF">
          <w:rPr>
            <w:sz w:val="28"/>
            <w:szCs w:val="28"/>
          </w:rPr>
          <w:t>, учитывающие специфику таких объектов.</w:t>
        </w:r>
        <w:proofErr w:type="gramEnd"/>
      </w:ins>
    </w:p>
    <w:p w:rsidR="00303495" w:rsidRPr="001144EF" w:rsidRDefault="00303495" w:rsidP="00303495">
      <w:pPr>
        <w:pStyle w:val="ConsPlusNormal"/>
        <w:jc w:val="both"/>
        <w:rPr>
          <w:sz w:val="28"/>
          <w:szCs w:val="28"/>
        </w:rPr>
      </w:pPr>
      <w:moveToRangeStart w:id="917" w:author="Антон Хабиров" w:date="2021-01-20T01:41:00Z" w:name="move61999318"/>
    </w:p>
    <w:p w:rsidR="00303495" w:rsidRPr="001144EF" w:rsidRDefault="00303495" w:rsidP="00303495">
      <w:pPr>
        <w:pStyle w:val="ConsPlusTitle"/>
        <w:jc w:val="center"/>
        <w:outlineLvl w:val="1"/>
        <w:rPr>
          <w:ins w:id="918" w:author="Антон Хабиров" w:date="2021-01-20T01:41:00Z"/>
          <w:rFonts w:ascii="Times New Roman" w:hAnsi="Times New Roman" w:cs="Times New Roman"/>
          <w:sz w:val="28"/>
          <w:szCs w:val="28"/>
        </w:rPr>
      </w:pPr>
      <w:moveTo w:id="919" w:author="Антон Хабиров" w:date="2021-01-20T01:41:00Z">
        <w:r w:rsidRPr="001144EF">
          <w:rPr>
            <w:rFonts w:ascii="Times New Roman" w:hAnsi="Times New Roman" w:cs="Times New Roman"/>
            <w:sz w:val="28"/>
            <w:szCs w:val="28"/>
          </w:rPr>
          <w:t xml:space="preserve">II. </w:t>
        </w:r>
      </w:moveTo>
      <w:moveToRangeEnd w:id="917"/>
      <w:ins w:id="920" w:author="Антон Хабиров" w:date="2021-01-20T01:41:00Z">
        <w:r w:rsidRPr="001144EF">
          <w:rPr>
            <w:rFonts w:ascii="Times New Roman" w:hAnsi="Times New Roman" w:cs="Times New Roman"/>
            <w:sz w:val="28"/>
            <w:szCs w:val="28"/>
          </w:rPr>
          <w:t>Территории поселений и населенных пунктов</w:t>
        </w:r>
      </w:ins>
    </w:p>
    <w:p w:rsidR="00303495" w:rsidRPr="001144EF" w:rsidRDefault="00303495" w:rsidP="00303495">
      <w:pPr>
        <w:pStyle w:val="ConsPlusNormal"/>
        <w:jc w:val="both"/>
        <w:rPr>
          <w:ins w:id="921" w:author="Антон Хабиров" w:date="2021-01-20T01:41:00Z"/>
          <w:sz w:val="28"/>
          <w:szCs w:val="28"/>
        </w:rPr>
      </w:pPr>
    </w:p>
    <w:p w:rsidR="00303495" w:rsidRPr="001144EF" w:rsidRDefault="00303495" w:rsidP="00303495">
      <w:pPr>
        <w:pStyle w:val="ConsPlusNormal"/>
        <w:ind w:firstLine="540"/>
        <w:jc w:val="both"/>
        <w:rPr>
          <w:sz w:val="28"/>
          <w:szCs w:val="28"/>
        </w:rPr>
      </w:pPr>
      <w:ins w:id="922" w:author="Антон Хабиров" w:date="2021-01-20T01:41:00Z">
        <w:r w:rsidRPr="001144EF">
          <w:rPr>
            <w:sz w:val="28"/>
            <w:szCs w:val="28"/>
          </w:rPr>
          <w:t xml:space="preserve">65. Запрещается использовать противопожарные расстояния между зданиями, сооружениями и строениями для складирования материалов, мусора, травы и иных отходов, оборудования и тары, строительства (размещения) зданий и сооружений, в том числе временных, для разведения костров, приготовления пищи с применением открытого огня (мангалов, жаровен и др.) </w:t>
        </w:r>
      </w:ins>
      <w:moveToRangeStart w:id="923" w:author="Антон Хабиров" w:date="2021-01-20T01:41:00Z" w:name="move61999319"/>
      <w:moveTo w:id="924" w:author="Антон Хабиров" w:date="2021-01-20T01:41:00Z">
        <w:r w:rsidRPr="001144EF">
          <w:rPr>
            <w:sz w:val="28"/>
            <w:szCs w:val="28"/>
          </w:rPr>
          <w:t>и сжигания отходов и тары.</w:t>
        </w:r>
      </w:moveTo>
    </w:p>
    <w:p w:rsidR="00303495" w:rsidRPr="001144EF" w:rsidRDefault="00303495" w:rsidP="00303495">
      <w:pPr>
        <w:pStyle w:val="ConsPlusNormal"/>
        <w:spacing w:before="240"/>
        <w:ind w:firstLine="540"/>
        <w:jc w:val="both"/>
        <w:rPr>
          <w:ins w:id="925" w:author="Антон Хабиров" w:date="2021-01-20T01:41:00Z"/>
          <w:sz w:val="28"/>
          <w:szCs w:val="28"/>
        </w:rPr>
      </w:pPr>
      <w:moveToRangeStart w:id="926" w:author="Антон Хабиров" w:date="2021-01-20T01:41:00Z" w:name="move61999312"/>
      <w:moveToRangeEnd w:id="923"/>
      <w:moveTo w:id="927" w:author="Антон Хабиров" w:date="2021-01-20T01:41:00Z">
        <w:r w:rsidRPr="001144EF">
          <w:rPr>
            <w:sz w:val="28"/>
            <w:szCs w:val="28"/>
          </w:rPr>
          <w:t xml:space="preserve">66. </w:t>
        </w:r>
      </w:moveTo>
      <w:moveToRangeEnd w:id="926"/>
      <w:proofErr w:type="gramStart"/>
      <w:ins w:id="928" w:author="Антон Хабиров" w:date="2021-01-20T01:41:00Z">
        <w:r w:rsidRPr="001144EF">
          <w:rPr>
            <w:sz w:val="28"/>
            <w:szCs w:val="28"/>
          </w:rPr>
          <w:t xml:space="preserve">На землях общего пользования населенных пунктов, а также на территориях частных домовладений, расположенных на территориях населенных пунктов, запрещается разводить костры, использовать открытый огонь для приготовления пищи вне специально отведенных и оборудованных для этого мест, а также сжигать мусор, траву, листву и иные отходы, материалы или изделия, кроме мест и (или) </w:t>
        </w:r>
        <w:r w:rsidRPr="001144EF">
          <w:rPr>
            <w:sz w:val="28"/>
            <w:szCs w:val="28"/>
          </w:rPr>
          <w:lastRenderedPageBreak/>
          <w:t>способов, установленных органами местного самоуправления городских и сельских поселений, муниципальных</w:t>
        </w:r>
        <w:proofErr w:type="gramEnd"/>
        <w:r w:rsidRPr="001144EF">
          <w:rPr>
            <w:sz w:val="28"/>
            <w:szCs w:val="28"/>
          </w:rPr>
          <w:t xml:space="preserve"> и городских округов, внутригородских районов.</w:t>
        </w:r>
      </w:ins>
    </w:p>
    <w:p w:rsidR="00303495" w:rsidRPr="001144EF" w:rsidRDefault="00303495" w:rsidP="00303495">
      <w:pPr>
        <w:pStyle w:val="ConsPlusNormal"/>
        <w:spacing w:before="240"/>
        <w:ind w:firstLine="540"/>
        <w:jc w:val="both"/>
        <w:rPr>
          <w:ins w:id="929" w:author="Антон Хабиров" w:date="2021-01-20T01:41:00Z"/>
          <w:sz w:val="28"/>
          <w:szCs w:val="28"/>
        </w:rPr>
      </w:pPr>
      <w:ins w:id="930" w:author="Антон Хабиров" w:date="2021-01-20T01:41:00Z">
        <w:r w:rsidRPr="001144EF">
          <w:rPr>
            <w:sz w:val="28"/>
            <w:szCs w:val="28"/>
          </w:rPr>
          <w:t xml:space="preserve">67. </w:t>
        </w:r>
        <w:proofErr w:type="gramStart"/>
        <w:r w:rsidRPr="001144EF">
          <w:rPr>
            <w:sz w:val="28"/>
            <w:szCs w:val="28"/>
          </w:rPr>
          <w:t>Правообладатели земельных участков (собственники земельных участков, землепользователи, землевладельцы и арендаторы земельных участков), расположенных в границах населенных пунктов и на территориях общего пользования вне границ населенных пунктов, и правообладатели территорий ведения гражданами садоводства или огородничества для собственных нужд (далее - территории садоводства или огородничества) обязаны производить своевременную уборку мусора, сухой растительности и покос травы.</w:t>
        </w:r>
        <w:proofErr w:type="gramEnd"/>
      </w:ins>
    </w:p>
    <w:p w:rsidR="00303495" w:rsidRPr="001144EF" w:rsidRDefault="00303495" w:rsidP="00303495">
      <w:pPr>
        <w:pStyle w:val="ConsPlusNormal"/>
        <w:spacing w:before="240"/>
        <w:ind w:firstLine="540"/>
        <w:jc w:val="both"/>
        <w:rPr>
          <w:ins w:id="931" w:author="Антон Хабиров" w:date="2021-01-20T01:41:00Z"/>
          <w:sz w:val="28"/>
          <w:szCs w:val="28"/>
        </w:rPr>
      </w:pPr>
      <w:ins w:id="932" w:author="Антон Хабиров" w:date="2021-01-20T01:41:00Z">
        <w:r w:rsidRPr="001144EF">
          <w:rPr>
            <w:sz w:val="28"/>
            <w:szCs w:val="28"/>
          </w:rPr>
          <w:t>Границы уборки указанных территорий определяются границами земельного участка на основании кадастрового или межевого плана.</w:t>
        </w:r>
      </w:ins>
    </w:p>
    <w:p w:rsidR="00303495" w:rsidRPr="001144EF" w:rsidRDefault="00303495" w:rsidP="00303495">
      <w:pPr>
        <w:pStyle w:val="ConsPlusNormal"/>
        <w:spacing w:before="240"/>
        <w:ind w:firstLine="540"/>
        <w:jc w:val="both"/>
        <w:rPr>
          <w:sz w:val="28"/>
          <w:szCs w:val="28"/>
        </w:rPr>
      </w:pPr>
      <w:ins w:id="933" w:author="Антон Хабиров" w:date="2021-01-20T01:41:00Z">
        <w:r w:rsidRPr="001144EF">
          <w:rPr>
            <w:sz w:val="28"/>
            <w:szCs w:val="28"/>
          </w:rPr>
          <w:t>68. На территориях общего пользования, прилегающих к жилым домам, садовым домам, объектам недвижимого имущества, относящимся к имуществу общего пользования садоводческого или огороднического некоммерческого товарищества, а также</w:t>
        </w:r>
      </w:ins>
      <w:r w:rsidRPr="001144EF">
        <w:rPr>
          <w:sz w:val="28"/>
          <w:szCs w:val="28"/>
        </w:rPr>
        <w:t xml:space="preserve"> в лесах</w:t>
      </w:r>
      <w:del w:id="934" w:author="Антон Хабиров" w:date="2021-01-20T01:41:00Z">
        <w:r w:rsidRPr="001144EF">
          <w:rPr>
            <w:sz w:val="28"/>
            <w:szCs w:val="28"/>
          </w:rPr>
          <w:delText>".</w:delText>
        </w:r>
      </w:del>
      <w:ins w:id="935" w:author="Антон Хабиров" w:date="2021-01-20T01:41:00Z">
        <w:r w:rsidRPr="001144EF">
          <w:rPr>
            <w:sz w:val="28"/>
            <w:szCs w:val="28"/>
          </w:rPr>
          <w:t>, лесопарковых зонах и на землях сельскохозяйственного назначения запрещается устраивать свалки горючих отходов.</w:t>
        </w:r>
      </w:ins>
    </w:p>
    <w:p w:rsidR="00303495" w:rsidRPr="001144EF" w:rsidRDefault="00303495" w:rsidP="00303495">
      <w:pPr>
        <w:pStyle w:val="ConsPlusNormal"/>
        <w:jc w:val="both"/>
        <w:rPr>
          <w:del w:id="936" w:author="Антон Хабиров" w:date="2021-01-20T01:41:00Z"/>
          <w:sz w:val="28"/>
          <w:szCs w:val="28"/>
        </w:rPr>
      </w:pPr>
      <w:moveToRangeStart w:id="937" w:author="Антон Хабиров" w:date="2021-01-20T01:41:00Z" w:name="move61999314"/>
      <w:moveTo w:id="938" w:author="Антон Хабиров" w:date="2021-01-20T01:41:00Z">
        <w:r w:rsidRPr="001144EF">
          <w:rPr>
            <w:sz w:val="28"/>
            <w:szCs w:val="28"/>
          </w:rPr>
          <w:t xml:space="preserve">69. </w:t>
        </w:r>
      </w:moveTo>
      <w:moveToRangeEnd w:id="937"/>
      <w:del w:id="939" w:author="Антон Хабиров" w:date="2021-01-20T01:41:00Z">
        <w:r w:rsidRPr="001144EF">
          <w:rPr>
            <w:sz w:val="28"/>
            <w:szCs w:val="28"/>
          </w:rPr>
          <w:delText>(п. 72(2) введен Постановлением Правительства РФ от 17.02.2014 № 113)</w:delText>
        </w:r>
      </w:del>
    </w:p>
    <w:p w:rsidR="00303495" w:rsidRPr="001144EF" w:rsidRDefault="00303495" w:rsidP="00303495">
      <w:pPr>
        <w:pStyle w:val="ConsPlusNormal"/>
        <w:spacing w:before="240"/>
        <w:ind w:firstLine="540"/>
        <w:jc w:val="both"/>
        <w:rPr>
          <w:ins w:id="940" w:author="Антон Хабиров" w:date="2021-01-20T01:41:00Z"/>
          <w:sz w:val="28"/>
          <w:szCs w:val="28"/>
        </w:rPr>
      </w:pPr>
      <w:del w:id="941" w:author="Антон Хабиров" w:date="2021-01-20T01:41:00Z">
        <w:r w:rsidRPr="001144EF">
          <w:rPr>
            <w:sz w:val="28"/>
            <w:szCs w:val="28"/>
          </w:rPr>
          <w:delText>72(3).</w:delText>
        </w:r>
      </w:del>
      <w:ins w:id="942" w:author="Антон Хабиров" w:date="2021-01-20T01:41:00Z">
        <w:r w:rsidRPr="001144EF">
          <w:rPr>
            <w:sz w:val="28"/>
            <w:szCs w:val="28"/>
          </w:rPr>
          <w:t>На территориях общего пользования городских и сельских поселений, городских и муниципальных округов, на территориях садоводства или огородничества, в том числе вне границ указанных территорий, в охранных зонах линий электропередачи, электрических станций и подстанций, а также в лесах, лесопарковых зонах и на землях сельскохозяйственного назначения запрещается устраивать свалки отходов.</w:t>
        </w:r>
      </w:ins>
    </w:p>
    <w:p w:rsidR="00303495" w:rsidRPr="001144EF" w:rsidRDefault="00303495" w:rsidP="00303495">
      <w:pPr>
        <w:pStyle w:val="ConsPlusNormal"/>
        <w:spacing w:before="240"/>
        <w:ind w:firstLine="540"/>
        <w:jc w:val="both"/>
        <w:rPr>
          <w:sz w:val="28"/>
          <w:szCs w:val="28"/>
        </w:rPr>
      </w:pPr>
      <w:ins w:id="943" w:author="Антон Хабиров" w:date="2021-01-20T01:41:00Z">
        <w:r w:rsidRPr="001144EF">
          <w:rPr>
            <w:sz w:val="28"/>
            <w:szCs w:val="28"/>
          </w:rPr>
          <w:t>70.</w:t>
        </w:r>
      </w:ins>
      <w:r w:rsidRPr="001144EF">
        <w:rPr>
          <w:sz w:val="28"/>
          <w:szCs w:val="28"/>
        </w:rPr>
        <w:t xml:space="preserve"> </w:t>
      </w:r>
      <w:proofErr w:type="gramStart"/>
      <w:r w:rsidRPr="001144EF">
        <w:rPr>
          <w:sz w:val="28"/>
          <w:szCs w:val="28"/>
        </w:rPr>
        <w:t>В период со дня схода снежного покрова до установления устойчивой дождливой осенней погоды или образования снежного покрова органы государственной власти, органы местного самоуправления, учреждения, организации, иные юридические лица независимо от их организационно-правовых форм и форм собственности, крестьянские (фермерские) хозяйства, общественные объединения, индивидуальные предприниматели, должностные лица, граждане Российской Федерации, иностранные граждане, лица без гражданства, владеющие, пользующиеся и (или) распоряжающиеся территорией, прилегающей</w:t>
      </w:r>
      <w:proofErr w:type="gramEnd"/>
      <w:r w:rsidRPr="001144EF">
        <w:rPr>
          <w:sz w:val="28"/>
          <w:szCs w:val="28"/>
        </w:rPr>
        <w:t xml:space="preserve"> к лесу, обеспечивают ее очистку от сухой травянистой растительности, пожнивных остатков, валежника, порубочных остатков, мусора и других горючих материалов на полосе шириной не менее 10 метров от леса либо отделяют лес противопожарной минерализованной полосой шириной не менее 0,5 метра или иным противопожарным барьером.</w:t>
      </w:r>
    </w:p>
    <w:p w:rsidR="00303495" w:rsidRPr="001144EF" w:rsidRDefault="00303495" w:rsidP="00303495">
      <w:pPr>
        <w:pStyle w:val="ConsPlusNormal"/>
        <w:jc w:val="both"/>
        <w:rPr>
          <w:del w:id="944" w:author="Антон Хабиров" w:date="2021-01-20T01:41:00Z"/>
          <w:sz w:val="28"/>
          <w:szCs w:val="28"/>
        </w:rPr>
      </w:pPr>
      <w:moveToRangeStart w:id="945" w:author="Антон Хабиров" w:date="2021-01-20T01:41:00Z" w:name="move61999316"/>
      <w:moveTo w:id="946" w:author="Антон Хабиров" w:date="2021-01-20T01:41:00Z">
        <w:r w:rsidRPr="001144EF">
          <w:rPr>
            <w:sz w:val="28"/>
            <w:szCs w:val="28"/>
          </w:rPr>
          <w:t xml:space="preserve">71. </w:t>
        </w:r>
      </w:moveTo>
      <w:moveToRangeEnd w:id="945"/>
      <w:del w:id="947" w:author="Антон Хабиров" w:date="2021-01-20T01:41:00Z">
        <w:r w:rsidRPr="001144EF">
          <w:rPr>
            <w:sz w:val="28"/>
            <w:szCs w:val="28"/>
          </w:rPr>
          <w:delText>(п. 72(3) введен Постановлением Правительства РФ от 18.08.2016 № 807)</w:delText>
        </w:r>
      </w:del>
    </w:p>
    <w:p w:rsidR="00303495" w:rsidRPr="001144EF" w:rsidRDefault="00303495" w:rsidP="00303495">
      <w:pPr>
        <w:pStyle w:val="ConsPlusNormal"/>
        <w:spacing w:before="240"/>
        <w:ind w:firstLine="540"/>
        <w:jc w:val="both"/>
        <w:rPr>
          <w:del w:id="948" w:author="Антон Хабиров" w:date="2021-01-20T01:41:00Z"/>
          <w:sz w:val="28"/>
          <w:szCs w:val="28"/>
        </w:rPr>
      </w:pPr>
      <w:del w:id="949" w:author="Антон Хабиров" w:date="2021-01-20T01:41:00Z">
        <w:r w:rsidRPr="001144EF">
          <w:rPr>
            <w:sz w:val="28"/>
            <w:szCs w:val="28"/>
          </w:rPr>
          <w:delText xml:space="preserve">73. Руководитель организации на объектах военного назначения, объектах производства, переработки, хранения радиоактивных и взрывчатых веществ и </w:delText>
        </w:r>
        <w:r w:rsidRPr="001144EF">
          <w:rPr>
            <w:sz w:val="28"/>
            <w:szCs w:val="28"/>
          </w:rPr>
          <w:lastRenderedPageBreak/>
          <w:delText>материалов, пиротехнических изделий, объектах уничтожения и хранения химического оружия и средств взрывания, космических объектах и стартовых комплексах, объектах горных выработок, объектах энергетики, являющихся особо опасными, технически сложными и уникальными в соответствии со статьей 48.1 Градостроительного кодекса Российской Федерации, объектах учреждений, исполняющих наказание в виде лишения свободы, следственных изоляторов, психиатрических и других специализированных лечебных учреждений, объектах культурного наследия (памятниках истории и культуры) народов Российской Федерации может устанавливать дополнительные требования пожарной безопасности, учитывающие специфику таких объектов.</w:delText>
        </w:r>
      </w:del>
    </w:p>
    <w:p w:rsidR="00303495" w:rsidRPr="001144EF" w:rsidRDefault="00303495" w:rsidP="00303495">
      <w:pPr>
        <w:pStyle w:val="ConsPlusNormal"/>
        <w:jc w:val="both"/>
        <w:rPr>
          <w:del w:id="950" w:author="Антон Хабиров" w:date="2021-01-20T01:41:00Z"/>
          <w:sz w:val="28"/>
          <w:szCs w:val="28"/>
        </w:rPr>
      </w:pPr>
      <w:del w:id="951" w:author="Антон Хабиров" w:date="2021-01-20T01:41:00Z">
        <w:r w:rsidRPr="001144EF">
          <w:rPr>
            <w:sz w:val="28"/>
            <w:szCs w:val="28"/>
          </w:rPr>
          <w:delText>(в ред. Постановлений Правительства РФ от 17.02.2014 № 113, от 20.09.2016 № 947)</w:delText>
        </w:r>
      </w:del>
    </w:p>
    <w:p w:rsidR="00303495" w:rsidRPr="001144EF" w:rsidRDefault="00303495" w:rsidP="00303495">
      <w:pPr>
        <w:pStyle w:val="ConsPlusNormal"/>
        <w:jc w:val="both"/>
        <w:rPr>
          <w:sz w:val="28"/>
          <w:szCs w:val="28"/>
        </w:rPr>
      </w:pPr>
      <w:ins w:id="952" w:author="Антон Хабиров" w:date="2021-01-20T01:41:00Z">
        <w:r w:rsidRPr="001144EF">
          <w:rPr>
            <w:sz w:val="28"/>
            <w:szCs w:val="28"/>
          </w:rPr>
          <w:t xml:space="preserve">Правообладатели земельных участков обеспечивают </w:t>
        </w:r>
        <w:proofErr w:type="gramStart"/>
        <w:r w:rsidRPr="001144EF">
          <w:rPr>
            <w:sz w:val="28"/>
            <w:szCs w:val="28"/>
          </w:rPr>
          <w:t>надлежащее</w:t>
        </w:r>
        <w:proofErr w:type="gramEnd"/>
        <w:r w:rsidRPr="001144EF">
          <w:rPr>
            <w:sz w:val="28"/>
            <w:szCs w:val="28"/>
          </w:rPr>
          <w:t xml:space="preserve"> техническое</w:t>
        </w:r>
      </w:ins>
      <w:moveFromRangeStart w:id="953" w:author="Антон Хабиров" w:date="2021-01-20T01:41:00Z" w:name="move61999318"/>
    </w:p>
    <w:p w:rsidR="00303495" w:rsidRPr="001144EF" w:rsidRDefault="00303495" w:rsidP="00303495">
      <w:pPr>
        <w:pStyle w:val="ConsPlusTitle"/>
        <w:jc w:val="center"/>
        <w:outlineLvl w:val="1"/>
        <w:rPr>
          <w:del w:id="954" w:author="Антон Хабиров" w:date="2021-01-20T01:41:00Z"/>
          <w:rFonts w:ascii="Times New Roman" w:hAnsi="Times New Roman" w:cs="Times New Roman"/>
          <w:sz w:val="28"/>
          <w:szCs w:val="28"/>
        </w:rPr>
      </w:pPr>
      <w:moveFrom w:id="955" w:author="Антон Хабиров" w:date="2021-01-20T01:41:00Z">
        <w:r w:rsidRPr="001144EF">
          <w:rPr>
            <w:rFonts w:ascii="Times New Roman" w:hAnsi="Times New Roman" w:cs="Times New Roman"/>
            <w:sz w:val="28"/>
            <w:szCs w:val="28"/>
          </w:rPr>
          <w:t xml:space="preserve">II. </w:t>
        </w:r>
      </w:moveFrom>
      <w:moveFromRangeEnd w:id="953"/>
      <w:del w:id="956" w:author="Антон Хабиров" w:date="2021-01-20T01:41:00Z">
        <w:r w:rsidRPr="001144EF">
          <w:rPr>
            <w:rFonts w:ascii="Times New Roman" w:hAnsi="Times New Roman" w:cs="Times New Roman"/>
            <w:sz w:val="28"/>
            <w:szCs w:val="28"/>
          </w:rPr>
          <w:delText>Территории поселений</w:delText>
        </w:r>
      </w:del>
    </w:p>
    <w:p w:rsidR="00303495" w:rsidRPr="001144EF" w:rsidRDefault="00303495" w:rsidP="00303495">
      <w:pPr>
        <w:pStyle w:val="ConsPlusNormal"/>
        <w:ind w:firstLine="540"/>
        <w:jc w:val="both"/>
        <w:rPr>
          <w:del w:id="957" w:author="Антон Хабиров" w:date="2021-01-20T01:41:00Z"/>
          <w:sz w:val="28"/>
          <w:szCs w:val="28"/>
        </w:rPr>
      </w:pPr>
    </w:p>
    <w:p w:rsidR="00303495" w:rsidRPr="001144EF" w:rsidRDefault="00303495" w:rsidP="00303495">
      <w:pPr>
        <w:pStyle w:val="ConsPlusNormal"/>
        <w:ind w:firstLine="540"/>
        <w:jc w:val="both"/>
        <w:rPr>
          <w:sz w:val="28"/>
          <w:szCs w:val="28"/>
        </w:rPr>
      </w:pPr>
      <w:del w:id="958" w:author="Антон Хабиров" w:date="2021-01-20T01:41:00Z">
        <w:r w:rsidRPr="001144EF">
          <w:rPr>
            <w:sz w:val="28"/>
            <w:szCs w:val="28"/>
          </w:rPr>
          <w:delText xml:space="preserve">74.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w:delText>
        </w:r>
      </w:del>
      <w:moveFromRangeStart w:id="959" w:author="Антон Хабиров" w:date="2021-01-20T01:41:00Z" w:name="move61999319"/>
      <w:moveFrom w:id="960" w:author="Антон Хабиров" w:date="2021-01-20T01:41:00Z">
        <w:r w:rsidRPr="001144EF">
          <w:rPr>
            <w:sz w:val="28"/>
            <w:szCs w:val="28"/>
          </w:rPr>
          <w:t>и сжигания отходов и тары.</w:t>
        </w:r>
      </w:moveFrom>
    </w:p>
    <w:moveFromRangeEnd w:id="959"/>
    <w:p w:rsidR="00303495" w:rsidRPr="001144EF" w:rsidRDefault="00303495" w:rsidP="00303495">
      <w:pPr>
        <w:pStyle w:val="ConsPlusNormal"/>
        <w:spacing w:before="240"/>
        <w:ind w:firstLine="540"/>
        <w:jc w:val="both"/>
        <w:rPr>
          <w:del w:id="961" w:author="Антон Хабиров" w:date="2021-01-20T01:41:00Z"/>
          <w:sz w:val="28"/>
          <w:szCs w:val="28"/>
        </w:rPr>
      </w:pPr>
      <w:del w:id="962" w:author="Антон Хабиров" w:date="2021-01-20T01:41:00Z">
        <w:r w:rsidRPr="001144EF">
          <w:rPr>
            <w:sz w:val="28"/>
            <w:szCs w:val="28"/>
          </w:rPr>
          <w:delText>Абзац утратил силу. - Постановление Правительства РФ от 23.04.2020 № 569.</w:delText>
        </w:r>
      </w:del>
    </w:p>
    <w:p w:rsidR="00303495" w:rsidRPr="001144EF" w:rsidRDefault="00303495" w:rsidP="00303495">
      <w:pPr>
        <w:pStyle w:val="ConsPlusNormal"/>
        <w:spacing w:before="240"/>
        <w:ind w:firstLine="540"/>
        <w:jc w:val="both"/>
        <w:rPr>
          <w:del w:id="963" w:author="Антон Хабиров" w:date="2021-01-20T01:41:00Z"/>
          <w:sz w:val="28"/>
          <w:szCs w:val="28"/>
        </w:rPr>
      </w:pPr>
      <w:del w:id="964" w:author="Антон Хабиров" w:date="2021-01-20T01:41:00Z">
        <w:r w:rsidRPr="001144EF">
          <w:rPr>
            <w:sz w:val="28"/>
            <w:szCs w:val="28"/>
          </w:rPr>
          <w:delText>На землях общего пользования населенных пунктов запрещается разводить костры, а также сжигать мусор, траву, листву и иные отходы, материалы или изделия, кроме как в местах и (или) способами, установленными органами местного самоуправления поселений и городских округов.</w:delText>
        </w:r>
      </w:del>
    </w:p>
    <w:p w:rsidR="00303495" w:rsidRPr="001144EF" w:rsidRDefault="00303495" w:rsidP="00303495">
      <w:pPr>
        <w:pStyle w:val="ConsPlusNormal"/>
        <w:jc w:val="both"/>
        <w:rPr>
          <w:del w:id="965" w:author="Антон Хабиров" w:date="2021-01-20T01:41:00Z"/>
          <w:sz w:val="28"/>
          <w:szCs w:val="28"/>
        </w:rPr>
      </w:pPr>
      <w:del w:id="966" w:author="Антон Хабиров" w:date="2021-01-20T01:41:00Z">
        <w:r w:rsidRPr="001144EF">
          <w:rPr>
            <w:sz w:val="28"/>
            <w:szCs w:val="28"/>
          </w:rPr>
          <w:delText>(абзац введен Постановлением Правительства РФ от 20.09.2016 № 947)</w:delText>
        </w:r>
      </w:del>
    </w:p>
    <w:p w:rsidR="00303495" w:rsidRPr="001144EF" w:rsidRDefault="00303495" w:rsidP="00303495">
      <w:pPr>
        <w:pStyle w:val="ConsPlusNormal"/>
        <w:spacing w:before="240"/>
        <w:ind w:firstLine="540"/>
        <w:jc w:val="both"/>
        <w:rPr>
          <w:sz w:val="28"/>
          <w:szCs w:val="28"/>
        </w:rPr>
      </w:pPr>
      <w:del w:id="967" w:author="Антон Хабиров" w:date="2021-01-20T01:41:00Z">
        <w:r w:rsidRPr="001144EF">
          <w:rPr>
            <w:sz w:val="28"/>
            <w:szCs w:val="28"/>
          </w:rPr>
          <w:delText>75. Руководитель организации обеспечивает исправное</w:delText>
        </w:r>
      </w:del>
      <w:r w:rsidRPr="001144EF">
        <w:rPr>
          <w:sz w:val="28"/>
          <w:szCs w:val="28"/>
        </w:rPr>
        <w:t xml:space="preserve"> содержание (в любое время года) дорог, проездов и подъездов к зданиям, сооружениям</w:t>
      </w:r>
      <w:del w:id="968" w:author="Антон Хабиров" w:date="2021-01-20T01:41:00Z">
        <w:r w:rsidRPr="001144EF">
          <w:rPr>
            <w:sz w:val="28"/>
            <w:szCs w:val="28"/>
          </w:rPr>
          <w:delText xml:space="preserve"> и</w:delText>
        </w:r>
      </w:del>
      <w:ins w:id="969" w:author="Антон Хабиров" w:date="2021-01-20T01:41:00Z">
        <w:r w:rsidRPr="001144EF">
          <w:rPr>
            <w:sz w:val="28"/>
            <w:szCs w:val="28"/>
          </w:rPr>
          <w:t>,</w:t>
        </w:r>
      </w:ins>
      <w:r w:rsidRPr="001144EF">
        <w:rPr>
          <w:sz w:val="28"/>
          <w:szCs w:val="28"/>
        </w:rPr>
        <w:t xml:space="preserve"> строениям</w:t>
      </w:r>
      <w:ins w:id="970" w:author="Антон Хабиров" w:date="2021-01-20T01:41:00Z">
        <w:r w:rsidRPr="001144EF">
          <w:rPr>
            <w:sz w:val="28"/>
            <w:szCs w:val="28"/>
          </w:rPr>
          <w:t xml:space="preserve"> и наружным установкам</w:t>
        </w:r>
      </w:ins>
      <w:r w:rsidRPr="001144EF">
        <w:rPr>
          <w:sz w:val="28"/>
          <w:szCs w:val="28"/>
        </w:rPr>
        <w:t>, открытым складам, наружным пожарным лестницам и пожарным гидрантам</w:t>
      </w:r>
      <w:ins w:id="971" w:author="Антон Хабиров" w:date="2021-01-20T01:41:00Z">
        <w:r w:rsidRPr="001144EF">
          <w:rPr>
            <w:sz w:val="28"/>
            <w:szCs w:val="28"/>
          </w:rPr>
          <w:t>, резервуарам, естественным и искусственным водоемам, являющимся источниками наружного противопожарного водоснабжения</w:t>
        </w:r>
      </w:ins>
      <w:r w:rsidRPr="001144EF">
        <w:rPr>
          <w:sz w:val="28"/>
          <w:szCs w:val="28"/>
        </w:rPr>
        <w:t>.</w:t>
      </w:r>
    </w:p>
    <w:p w:rsidR="00303495" w:rsidRPr="001144EF" w:rsidRDefault="00303495" w:rsidP="00303495">
      <w:pPr>
        <w:pStyle w:val="ConsPlusNormal"/>
        <w:spacing w:before="240"/>
        <w:ind w:firstLine="540"/>
        <w:jc w:val="both"/>
        <w:rPr>
          <w:ins w:id="972" w:author="Антон Хабиров" w:date="2021-01-20T01:41:00Z"/>
          <w:sz w:val="28"/>
          <w:szCs w:val="28"/>
        </w:rPr>
      </w:pPr>
      <w:r w:rsidRPr="001144EF">
        <w:rPr>
          <w:sz w:val="28"/>
          <w:szCs w:val="28"/>
        </w:rPr>
        <w:t xml:space="preserve">Запрещается использовать для стоянки автомобилей </w:t>
      </w:r>
      <w:del w:id="973" w:author="Антон Хабиров" w:date="2021-01-20T01:41:00Z">
        <w:r w:rsidRPr="001144EF">
          <w:rPr>
            <w:sz w:val="28"/>
            <w:szCs w:val="28"/>
          </w:rPr>
          <w:delText xml:space="preserve">(частных автомобилей и автомобилей </w:delText>
        </w:r>
      </w:del>
      <w:ins w:id="974" w:author="Антон Хабиров" w:date="2021-01-20T01:41:00Z">
        <w:r w:rsidRPr="001144EF">
          <w:rPr>
            <w:sz w:val="28"/>
            <w:szCs w:val="28"/>
          </w:rPr>
          <w:t xml:space="preserve">на территории населенных пунктов, предприятий и </w:t>
        </w:r>
      </w:ins>
      <w:r w:rsidRPr="001144EF">
        <w:rPr>
          <w:sz w:val="28"/>
          <w:szCs w:val="28"/>
        </w:rPr>
        <w:t>организаций</w:t>
      </w:r>
      <w:del w:id="975" w:author="Антон Хабиров" w:date="2021-01-20T01:41:00Z">
        <w:r w:rsidRPr="001144EF">
          <w:rPr>
            <w:sz w:val="28"/>
            <w:szCs w:val="28"/>
          </w:rPr>
          <w:delText>) разворотные и специальные</w:delText>
        </w:r>
      </w:del>
      <w:r w:rsidRPr="001144EF">
        <w:rPr>
          <w:sz w:val="28"/>
          <w:szCs w:val="28"/>
        </w:rPr>
        <w:t xml:space="preserve"> площадки</w:t>
      </w:r>
      <w:ins w:id="976" w:author="Антон Хабиров" w:date="2021-01-20T01:41:00Z">
        <w:r w:rsidRPr="001144EF">
          <w:rPr>
            <w:sz w:val="28"/>
            <w:szCs w:val="28"/>
          </w:rPr>
          <w:t xml:space="preserve"> для пожарной техники, включая разворотные</w:t>
        </w:r>
      </w:ins>
      <w:r w:rsidRPr="001144EF">
        <w:rPr>
          <w:sz w:val="28"/>
          <w:szCs w:val="28"/>
        </w:rPr>
        <w:t xml:space="preserve">, предназначенные для </w:t>
      </w:r>
      <w:ins w:id="977" w:author="Антон Хабиров" w:date="2021-01-20T01:41:00Z">
        <w:r w:rsidRPr="001144EF">
          <w:rPr>
            <w:sz w:val="28"/>
            <w:szCs w:val="28"/>
          </w:rPr>
          <w:t>ее установки, в том числе для забора воды, подачи средств тушения, доступа пожарных на объект защиты.</w:t>
        </w:r>
      </w:ins>
    </w:p>
    <w:p w:rsidR="00303495" w:rsidRPr="001144EF" w:rsidRDefault="00303495" w:rsidP="00303495">
      <w:pPr>
        <w:pStyle w:val="ConsPlusNormal"/>
        <w:spacing w:before="240"/>
        <w:ind w:firstLine="540"/>
        <w:jc w:val="both"/>
        <w:rPr>
          <w:ins w:id="978" w:author="Антон Хабиров" w:date="2021-01-20T01:41:00Z"/>
          <w:sz w:val="28"/>
          <w:szCs w:val="28"/>
        </w:rPr>
      </w:pPr>
      <w:ins w:id="979" w:author="Антон Хабиров" w:date="2021-01-20T01:41:00Z">
        <w:r w:rsidRPr="001144EF">
          <w:rPr>
            <w:sz w:val="28"/>
            <w:szCs w:val="28"/>
          </w:rPr>
          <w:t>Не допускается перекрывать проезды для пожарной техники изделиями и предметами, посадкой крупногабаритных деревьев, исключающими или ограничивающими проезд пожарной техники, доступ пожарных в этажи зданий, сооружений либо снижающими размеры проездов, подъездов, установленные требованиями пожарной безопасности.</w:t>
        </w:r>
      </w:ins>
    </w:p>
    <w:p w:rsidR="00303495" w:rsidRPr="001144EF" w:rsidRDefault="00303495" w:rsidP="00303495">
      <w:pPr>
        <w:pStyle w:val="ConsPlusNormal"/>
        <w:spacing w:before="240"/>
        <w:ind w:firstLine="540"/>
        <w:jc w:val="both"/>
        <w:rPr>
          <w:sz w:val="28"/>
          <w:szCs w:val="28"/>
        </w:rPr>
      </w:pPr>
      <w:ins w:id="980" w:author="Антон Хабиров" w:date="2021-01-20T01:41:00Z">
        <w:r w:rsidRPr="001144EF">
          <w:rPr>
            <w:sz w:val="28"/>
            <w:szCs w:val="28"/>
          </w:rPr>
          <w:t xml:space="preserve">Система противопожарной защиты в случае пожара должна обеспечивать </w:t>
        </w:r>
        <w:r w:rsidRPr="001144EF">
          <w:rPr>
            <w:sz w:val="28"/>
            <w:szCs w:val="28"/>
          </w:rPr>
          <w:lastRenderedPageBreak/>
          <w:t xml:space="preserve">автоматическую разблокировку и (или) открывание шлагбаумов, ворот, ограждений и иных технических средств, установленных на проездах и подъездах, а также нахождение их в открытом положении для обеспечения беспрепятственного проезда пожарной техники. Допускается ручное открывание при организации круглосуточного дежурства персонала непосредственно у места </w:t>
        </w:r>
      </w:ins>
      <w:r w:rsidRPr="001144EF">
        <w:rPr>
          <w:sz w:val="28"/>
          <w:szCs w:val="28"/>
        </w:rPr>
        <w:t xml:space="preserve">установки </w:t>
      </w:r>
      <w:del w:id="981" w:author="Антон Хабиров" w:date="2021-01-20T01:41:00Z">
        <w:r w:rsidRPr="001144EF">
          <w:rPr>
            <w:sz w:val="28"/>
            <w:szCs w:val="28"/>
          </w:rPr>
          <w:delText>пожарно-спасательной техники</w:delText>
        </w:r>
      </w:del>
      <w:ins w:id="982" w:author="Антон Хабиров" w:date="2021-01-20T01:41:00Z">
        <w:r w:rsidRPr="001144EF">
          <w:rPr>
            <w:sz w:val="28"/>
            <w:szCs w:val="28"/>
          </w:rPr>
          <w:t>шлагбаума, ворот, ограждения и иных технических средств на проездах или дистанционно при устройстве виде</w:t>
        </w:r>
        <w:proofErr w:type="gramStart"/>
        <w:r w:rsidRPr="001144EF">
          <w:rPr>
            <w:sz w:val="28"/>
            <w:szCs w:val="28"/>
          </w:rPr>
          <w:t>о-</w:t>
        </w:r>
        <w:proofErr w:type="gramEnd"/>
        <w:r w:rsidRPr="001144EF">
          <w:rPr>
            <w:sz w:val="28"/>
            <w:szCs w:val="28"/>
          </w:rPr>
          <w:t xml:space="preserve"> и </w:t>
        </w:r>
        <w:proofErr w:type="spellStart"/>
        <w:r w:rsidRPr="001144EF">
          <w:rPr>
            <w:sz w:val="28"/>
            <w:szCs w:val="28"/>
          </w:rPr>
          <w:t>аудиосвязи</w:t>
        </w:r>
        <w:proofErr w:type="spellEnd"/>
        <w:r w:rsidRPr="001144EF">
          <w:rPr>
            <w:sz w:val="28"/>
            <w:szCs w:val="28"/>
          </w:rPr>
          <w:t xml:space="preserve"> с местом их установки</w:t>
        </w:r>
      </w:ins>
      <w:r w:rsidRPr="001144EF">
        <w:rPr>
          <w:sz w:val="28"/>
          <w:szCs w:val="28"/>
        </w:rPr>
        <w:t>.</w:t>
      </w:r>
    </w:p>
    <w:p w:rsidR="00303495" w:rsidRPr="001144EF" w:rsidRDefault="00303495" w:rsidP="00303495">
      <w:pPr>
        <w:pStyle w:val="ConsPlusNormal"/>
        <w:spacing w:before="240"/>
        <w:ind w:firstLine="540"/>
        <w:jc w:val="both"/>
        <w:rPr>
          <w:ins w:id="983" w:author="Антон Хабиров" w:date="2021-01-20T01:41:00Z"/>
          <w:sz w:val="28"/>
          <w:szCs w:val="28"/>
        </w:rPr>
      </w:pPr>
      <w:del w:id="984" w:author="Антон Хабиров" w:date="2021-01-20T01:41:00Z">
        <w:r w:rsidRPr="001144EF">
          <w:rPr>
            <w:sz w:val="28"/>
            <w:szCs w:val="28"/>
          </w:rPr>
          <w:delText>76</w:delText>
        </w:r>
      </w:del>
      <w:ins w:id="985" w:author="Антон Хабиров" w:date="2021-01-20T01:41:00Z">
        <w:r w:rsidRPr="001144EF">
          <w:rPr>
            <w:sz w:val="28"/>
            <w:szCs w:val="28"/>
          </w:rPr>
          <w:t>У въезда на территорию строительных площадок, открытых плоскостных автостоянок и гаражей, а также на территорию садоводства или огородничества вывешиваются схемы с обозначением въездов, подъездов, пожарных проездов и источников противопожарного водоснабжения.</w:t>
        </w:r>
      </w:ins>
    </w:p>
    <w:p w:rsidR="00303495" w:rsidRPr="001144EF" w:rsidRDefault="00303495" w:rsidP="00303495">
      <w:pPr>
        <w:pStyle w:val="ConsPlusNormal"/>
        <w:spacing w:before="240"/>
        <w:ind w:firstLine="540"/>
        <w:jc w:val="both"/>
        <w:rPr>
          <w:ins w:id="986" w:author="Антон Хабиров" w:date="2021-01-20T01:41:00Z"/>
          <w:sz w:val="28"/>
          <w:szCs w:val="28"/>
        </w:rPr>
      </w:pPr>
      <w:ins w:id="987" w:author="Антон Хабиров" w:date="2021-01-20T01:41:00Z">
        <w:r w:rsidRPr="001144EF">
          <w:rPr>
            <w:sz w:val="28"/>
            <w:szCs w:val="28"/>
          </w:rPr>
          <w:t>Физическим лицам запрещается препятствовать работе подразделений пожарной охраны, в том числе в пути следования подразделений пожарной охраны к месту пожара.</w:t>
        </w:r>
      </w:ins>
    </w:p>
    <w:p w:rsidR="00303495" w:rsidRPr="001144EF" w:rsidRDefault="00303495" w:rsidP="00303495">
      <w:pPr>
        <w:pStyle w:val="ConsPlusNormal"/>
        <w:spacing w:before="240"/>
        <w:ind w:firstLine="540"/>
        <w:jc w:val="both"/>
        <w:rPr>
          <w:sz w:val="28"/>
          <w:szCs w:val="28"/>
        </w:rPr>
      </w:pPr>
      <w:ins w:id="988" w:author="Антон Хабиров" w:date="2021-01-20T01:41:00Z">
        <w:r w:rsidRPr="001144EF">
          <w:rPr>
            <w:sz w:val="28"/>
            <w:szCs w:val="28"/>
          </w:rPr>
          <w:t>72</w:t>
        </w:r>
      </w:ins>
      <w:r w:rsidRPr="001144EF">
        <w:rPr>
          <w:sz w:val="28"/>
          <w:szCs w:val="28"/>
        </w:rPr>
        <w:t xml:space="preserve">. При проведении ремонтных </w:t>
      </w:r>
      <w:ins w:id="989" w:author="Антон Хабиров" w:date="2021-01-20T01:41:00Z">
        <w:r w:rsidRPr="001144EF">
          <w:rPr>
            <w:sz w:val="28"/>
            <w:szCs w:val="28"/>
          </w:rPr>
          <w:t xml:space="preserve">(строительных) </w:t>
        </w:r>
      </w:ins>
      <w:r w:rsidRPr="001144EF">
        <w:rPr>
          <w:sz w:val="28"/>
          <w:szCs w:val="28"/>
        </w:rPr>
        <w:t>работ</w:t>
      </w:r>
      <w:ins w:id="990" w:author="Антон Хабиров" w:date="2021-01-20T01:41:00Z">
        <w:r w:rsidRPr="001144EF">
          <w:rPr>
            <w:sz w:val="28"/>
            <w:szCs w:val="28"/>
          </w:rPr>
          <w:t>, связанных с закрытием</w:t>
        </w:r>
      </w:ins>
      <w:r w:rsidRPr="001144EF">
        <w:rPr>
          <w:sz w:val="28"/>
          <w:szCs w:val="28"/>
        </w:rPr>
        <w:t xml:space="preserve"> дорог или проездов, </w:t>
      </w:r>
      <w:del w:id="991" w:author="Антон Хабиров" w:date="2021-01-20T01:41:00Z">
        <w:r w:rsidRPr="001144EF">
          <w:rPr>
            <w:sz w:val="28"/>
            <w:szCs w:val="28"/>
          </w:rPr>
          <w:delText xml:space="preserve">связанных с их закрытием, </w:delText>
        </w:r>
      </w:del>
      <w:r w:rsidRPr="001144EF">
        <w:rPr>
          <w:sz w:val="28"/>
          <w:szCs w:val="28"/>
        </w:rPr>
        <w:t xml:space="preserve">руководитель организации, осуществляющей ремонт (строительство), </w:t>
      </w:r>
      <w:del w:id="992" w:author="Антон Хабиров" w:date="2021-01-20T01:41:00Z">
        <w:r w:rsidRPr="001144EF">
          <w:rPr>
            <w:sz w:val="28"/>
            <w:szCs w:val="28"/>
          </w:rPr>
          <w:delText>предоставляет</w:delText>
        </w:r>
      </w:del>
      <w:ins w:id="993" w:author="Антон Хабиров" w:date="2021-01-20T01:41:00Z">
        <w:r w:rsidRPr="001144EF">
          <w:rPr>
            <w:sz w:val="28"/>
            <w:szCs w:val="28"/>
          </w:rPr>
          <w:t>незамедлительно представляет</w:t>
        </w:r>
      </w:ins>
      <w:r w:rsidRPr="001144EF">
        <w:rPr>
          <w:sz w:val="28"/>
          <w:szCs w:val="28"/>
        </w:rPr>
        <w:t xml:space="preserve"> в подразделение пожарной охраны соответствующую информацию о сроках проведения этих работ и обеспечивает установку знаков, обозначающих направление объезда, или устраивает переезды через ремонтируемые участки дорог </w:t>
      </w:r>
      <w:del w:id="994" w:author="Антон Хабиров" w:date="2021-01-20T01:41:00Z">
        <w:r w:rsidRPr="001144EF">
          <w:rPr>
            <w:sz w:val="28"/>
            <w:szCs w:val="28"/>
          </w:rPr>
          <w:delText>и</w:delText>
        </w:r>
      </w:del>
      <w:ins w:id="995" w:author="Антон Хабиров" w:date="2021-01-20T01:41:00Z">
        <w:r w:rsidRPr="001144EF">
          <w:rPr>
            <w:sz w:val="28"/>
            <w:szCs w:val="28"/>
          </w:rPr>
          <w:t>или</w:t>
        </w:r>
      </w:ins>
      <w:r w:rsidRPr="001144EF">
        <w:rPr>
          <w:sz w:val="28"/>
          <w:szCs w:val="28"/>
        </w:rPr>
        <w:t xml:space="preserve"> проездов.</w:t>
      </w:r>
    </w:p>
    <w:p w:rsidR="00303495" w:rsidRPr="001144EF" w:rsidRDefault="00303495" w:rsidP="00303495">
      <w:pPr>
        <w:pStyle w:val="ConsPlusNormal"/>
        <w:spacing w:before="240"/>
        <w:ind w:firstLine="540"/>
        <w:jc w:val="both"/>
        <w:rPr>
          <w:sz w:val="28"/>
          <w:szCs w:val="28"/>
        </w:rPr>
      </w:pPr>
      <w:del w:id="996" w:author="Антон Хабиров" w:date="2021-01-20T01:41:00Z">
        <w:r w:rsidRPr="001144EF">
          <w:rPr>
            <w:sz w:val="28"/>
            <w:szCs w:val="28"/>
          </w:rPr>
          <w:delText>77</w:delText>
        </w:r>
      </w:del>
      <w:ins w:id="997" w:author="Антон Хабиров" w:date="2021-01-20T01:41:00Z">
        <w:r w:rsidRPr="001144EF">
          <w:rPr>
            <w:sz w:val="28"/>
            <w:szCs w:val="28"/>
          </w:rPr>
          <w:t>73</w:t>
        </w:r>
      </w:ins>
      <w:r w:rsidRPr="001144EF">
        <w:rPr>
          <w:sz w:val="28"/>
          <w:szCs w:val="28"/>
        </w:rPr>
        <w:t>. Руководитель организации</w:t>
      </w:r>
      <w:del w:id="998" w:author="Антон Хабиров" w:date="2021-01-20T01:41:00Z">
        <w:r w:rsidRPr="001144EF">
          <w:rPr>
            <w:sz w:val="28"/>
            <w:szCs w:val="28"/>
          </w:rPr>
          <w:delText xml:space="preserve"> обеспечивает</w:delText>
        </w:r>
      </w:del>
      <w:ins w:id="999" w:author="Антон Хабиров" w:date="2021-01-20T01:41:00Z">
        <w:r w:rsidRPr="001144EF">
          <w:rPr>
            <w:sz w:val="28"/>
            <w:szCs w:val="28"/>
          </w:rPr>
          <w:t>, лица, владеющие, пользующиеся и (или) распоряжающиеся объектами защиты, обеспечивают</w:t>
        </w:r>
      </w:ins>
      <w:r w:rsidRPr="001144EF">
        <w:rPr>
          <w:sz w:val="28"/>
          <w:szCs w:val="28"/>
        </w:rPr>
        <w:t xml:space="preserve"> очистку объекта защиты </w:t>
      </w:r>
      <w:del w:id="1000" w:author="Антон Хабиров" w:date="2021-01-20T01:41:00Z">
        <w:r w:rsidRPr="001144EF">
          <w:rPr>
            <w:sz w:val="28"/>
            <w:szCs w:val="28"/>
          </w:rPr>
          <w:delText xml:space="preserve">и прилегающей к нему территории, в том числе в пределах противопожарных расстояний между объектами защиты, </w:delText>
        </w:r>
      </w:del>
      <w:r w:rsidRPr="001144EF">
        <w:rPr>
          <w:sz w:val="28"/>
          <w:szCs w:val="28"/>
        </w:rPr>
        <w:t>от горючих отходов, мусора, тары и сухой растительности.</w:t>
      </w:r>
    </w:p>
    <w:p w:rsidR="00303495" w:rsidRPr="001144EF" w:rsidRDefault="00303495" w:rsidP="00303495">
      <w:pPr>
        <w:pStyle w:val="ConsPlusNormal"/>
        <w:jc w:val="both"/>
        <w:rPr>
          <w:del w:id="1001" w:author="Антон Хабиров" w:date="2021-01-20T01:41:00Z"/>
          <w:sz w:val="28"/>
          <w:szCs w:val="28"/>
        </w:rPr>
      </w:pPr>
      <w:del w:id="1002"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ins w:id="1003" w:author="Антон Хабиров" w:date="2021-01-20T01:41:00Z"/>
          <w:sz w:val="28"/>
          <w:szCs w:val="28"/>
        </w:rPr>
      </w:pPr>
      <w:ins w:id="1004" w:author="Антон Хабиров" w:date="2021-01-20T01:41:00Z">
        <w:r w:rsidRPr="001144EF">
          <w:rPr>
            <w:sz w:val="28"/>
            <w:szCs w:val="28"/>
          </w:rPr>
          <w:t>Зона очистки от сухой травы, веток, других горючих материалов и сухостойных деревьев вокруг костра, место размещения запаса дров и огнетушащих средств должны составлять не менее 2 метров.</w:t>
        </w:r>
      </w:ins>
    </w:p>
    <w:p w:rsidR="00303495" w:rsidRPr="001144EF" w:rsidRDefault="00303495" w:rsidP="00303495">
      <w:pPr>
        <w:pStyle w:val="ConsPlusNormal"/>
        <w:spacing w:before="240"/>
        <w:ind w:firstLine="540"/>
        <w:jc w:val="both"/>
        <w:rPr>
          <w:sz w:val="28"/>
          <w:szCs w:val="28"/>
        </w:rPr>
      </w:pPr>
      <w:r w:rsidRPr="001144EF">
        <w:rPr>
          <w:sz w:val="28"/>
          <w:szCs w:val="28"/>
        </w:rPr>
        <w:t xml:space="preserve">Не допускается </w:t>
      </w:r>
      <w:del w:id="1005" w:author="Антон Хабиров" w:date="2021-01-20T01:41:00Z">
        <w:r w:rsidRPr="001144EF">
          <w:rPr>
            <w:sz w:val="28"/>
            <w:szCs w:val="28"/>
          </w:rPr>
          <w:delText xml:space="preserve">сжигать отходы и тару, </w:delText>
        </w:r>
      </w:del>
      <w:r w:rsidRPr="001144EF">
        <w:rPr>
          <w:sz w:val="28"/>
          <w:szCs w:val="28"/>
        </w:rPr>
        <w:t xml:space="preserve">разводить </w:t>
      </w:r>
      <w:ins w:id="1006" w:author="Антон Хабиров" w:date="2021-01-20T01:41:00Z">
        <w:r w:rsidRPr="001144EF">
          <w:rPr>
            <w:sz w:val="28"/>
            <w:szCs w:val="28"/>
          </w:rPr>
          <w:t>открытый огонь (</w:t>
        </w:r>
      </w:ins>
      <w:r w:rsidRPr="001144EF">
        <w:rPr>
          <w:sz w:val="28"/>
          <w:szCs w:val="28"/>
        </w:rPr>
        <w:t>костры</w:t>
      </w:r>
      <w:ins w:id="1007" w:author="Антон Хабиров" w:date="2021-01-20T01:41:00Z">
        <w:r w:rsidRPr="001144EF">
          <w:rPr>
            <w:sz w:val="28"/>
            <w:szCs w:val="28"/>
          </w:rPr>
          <w:t>)</w:t>
        </w:r>
      </w:ins>
      <w:r w:rsidRPr="001144EF">
        <w:rPr>
          <w:sz w:val="28"/>
          <w:szCs w:val="28"/>
        </w:rPr>
        <w:t xml:space="preserve"> в местах, находящихся </w:t>
      </w:r>
      <w:ins w:id="1008" w:author="Антон Хабиров" w:date="2021-01-20T01:41:00Z">
        <w:r w:rsidRPr="001144EF">
          <w:rPr>
            <w:sz w:val="28"/>
            <w:szCs w:val="28"/>
          </w:rPr>
          <w:t xml:space="preserve">за территорией частных домовладений, </w:t>
        </w:r>
      </w:ins>
      <w:r w:rsidRPr="001144EF">
        <w:rPr>
          <w:sz w:val="28"/>
          <w:szCs w:val="28"/>
        </w:rPr>
        <w:t>на расстоянии менее 50 метров от объектов защиты.</w:t>
      </w:r>
      <w:ins w:id="1009" w:author="Антон Хабиров" w:date="2021-01-20T01:41:00Z">
        <w:r w:rsidRPr="001144EF">
          <w:rPr>
            <w:sz w:val="28"/>
            <w:szCs w:val="28"/>
          </w:rPr>
          <w:t xml:space="preserve"> После завершения мероприятия или при усилении ветра костер или кострище необходимо залить водой или засыпать песком (землей) до полного прекращения тления углей.</w:t>
        </w:r>
      </w:ins>
    </w:p>
    <w:p w:rsidR="00303495" w:rsidRPr="001144EF" w:rsidRDefault="00303495" w:rsidP="00303495">
      <w:pPr>
        <w:pStyle w:val="ConsPlusNormal"/>
        <w:jc w:val="both"/>
        <w:rPr>
          <w:del w:id="1010" w:author="Антон Хабиров" w:date="2021-01-20T01:41:00Z"/>
          <w:sz w:val="28"/>
          <w:szCs w:val="28"/>
        </w:rPr>
      </w:pPr>
      <w:del w:id="1011"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1012" w:author="Антон Хабиров" w:date="2021-01-20T01:41:00Z">
        <w:r w:rsidRPr="001144EF">
          <w:rPr>
            <w:sz w:val="28"/>
            <w:szCs w:val="28"/>
          </w:rPr>
          <w:delText xml:space="preserve">Запрещается </w:delText>
        </w:r>
      </w:del>
      <w:r w:rsidRPr="001144EF">
        <w:rPr>
          <w:sz w:val="28"/>
          <w:szCs w:val="28"/>
        </w:rPr>
        <w:t xml:space="preserve">На территории поселений, городских округов и внутригородских муниципальных образований, а также на расстоянии менее 1000 метров от </w:t>
      </w:r>
      <w:del w:id="1013" w:author="Антон Хабиров" w:date="2021-01-20T01:41:00Z">
        <w:r w:rsidRPr="001144EF">
          <w:rPr>
            <w:sz w:val="28"/>
            <w:szCs w:val="28"/>
          </w:rPr>
          <w:delText xml:space="preserve">лесных </w:delText>
        </w:r>
        <w:r w:rsidRPr="001144EF">
          <w:rPr>
            <w:sz w:val="28"/>
            <w:szCs w:val="28"/>
          </w:rPr>
          <w:lastRenderedPageBreak/>
          <w:delText>массивов</w:delText>
        </w:r>
      </w:del>
      <w:ins w:id="1014" w:author="Антон Хабиров" w:date="2021-01-20T01:41:00Z">
        <w:r w:rsidRPr="001144EF">
          <w:rPr>
            <w:sz w:val="28"/>
            <w:szCs w:val="28"/>
          </w:rPr>
          <w:t>лесов запрещается</w:t>
        </w:r>
      </w:ins>
      <w:r w:rsidRPr="001144EF">
        <w:rPr>
          <w:sz w:val="28"/>
          <w:szCs w:val="28"/>
        </w:rPr>
        <w:t xml:space="preserve"> запускать неуправляемые изделия из горючих материалов, принцип подъема которых на </w:t>
      </w:r>
      <w:proofErr w:type="gramStart"/>
      <w:r w:rsidRPr="001144EF">
        <w:rPr>
          <w:sz w:val="28"/>
          <w:szCs w:val="28"/>
        </w:rPr>
        <w:t>высоту основан на</w:t>
      </w:r>
      <w:proofErr w:type="gramEnd"/>
      <w:r w:rsidRPr="001144EF">
        <w:rPr>
          <w:sz w:val="28"/>
          <w:szCs w:val="28"/>
        </w:rPr>
        <w:t xml:space="preserve"> нагревании воздуха внутри конструкции с помощью открытого огня.</w:t>
      </w:r>
    </w:p>
    <w:p w:rsidR="00303495" w:rsidRPr="001144EF" w:rsidRDefault="00303495" w:rsidP="00303495">
      <w:pPr>
        <w:pStyle w:val="ConsPlusNormal"/>
        <w:jc w:val="both"/>
        <w:rPr>
          <w:del w:id="1015" w:author="Антон Хабиров" w:date="2021-01-20T01:41:00Z"/>
          <w:sz w:val="28"/>
          <w:szCs w:val="28"/>
        </w:rPr>
      </w:pPr>
      <w:del w:id="1016"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jc w:val="both"/>
        <w:rPr>
          <w:del w:id="1017" w:author="Антон Хабиров" w:date="2021-01-20T01:41:00Z"/>
          <w:sz w:val="28"/>
          <w:szCs w:val="28"/>
        </w:rPr>
      </w:pPr>
      <w:del w:id="1018" w:author="Антон Хабиров" w:date="2021-01-20T01:41:00Z">
        <w:r w:rsidRPr="001144EF">
          <w:rPr>
            <w:sz w:val="28"/>
            <w:szCs w:val="28"/>
          </w:rPr>
          <w:delText>(п. 77 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1019" w:author="Антон Хабиров" w:date="2021-01-20T01:41:00Z">
        <w:r w:rsidRPr="001144EF">
          <w:rPr>
            <w:sz w:val="28"/>
            <w:szCs w:val="28"/>
          </w:rPr>
          <w:delText>78</w:delText>
        </w:r>
      </w:del>
      <w:ins w:id="1020" w:author="Антон Хабиров" w:date="2021-01-20T01:41:00Z">
        <w:r w:rsidRPr="001144EF">
          <w:rPr>
            <w:sz w:val="28"/>
            <w:szCs w:val="28"/>
          </w:rPr>
          <w:t>74</w:t>
        </w:r>
      </w:ins>
      <w:r w:rsidRPr="001144EF">
        <w:rPr>
          <w:sz w:val="28"/>
          <w:szCs w:val="28"/>
        </w:rPr>
        <w:t>. На объектах защиты, граничащих с лесничествами</w:t>
      </w:r>
      <w:del w:id="1021" w:author="Антон Хабиров" w:date="2021-01-20T01:41:00Z">
        <w:r w:rsidRPr="001144EF">
          <w:rPr>
            <w:sz w:val="28"/>
            <w:szCs w:val="28"/>
          </w:rPr>
          <w:delText xml:space="preserve"> (лесопарками),</w:delText>
        </w:r>
      </w:del>
      <w:ins w:id="1022" w:author="Антон Хабиров" w:date="2021-01-20T01:41:00Z">
        <w:r w:rsidRPr="001144EF">
          <w:rPr>
            <w:sz w:val="28"/>
            <w:szCs w:val="28"/>
          </w:rPr>
          <w:t>,</w:t>
        </w:r>
      </w:ins>
      <w:r w:rsidRPr="001144EF">
        <w:rPr>
          <w:sz w:val="28"/>
          <w:szCs w:val="28"/>
        </w:rPr>
        <w:t xml:space="preserve"> а также расположенных в районах с торфяными почвами, </w:t>
      </w:r>
      <w:del w:id="1023" w:author="Антон Хабиров" w:date="2021-01-20T01:41:00Z">
        <w:r w:rsidRPr="001144EF">
          <w:rPr>
            <w:sz w:val="28"/>
            <w:szCs w:val="28"/>
          </w:rPr>
          <w:delText>необходимо предусматривать</w:delText>
        </w:r>
      </w:del>
      <w:ins w:id="1024" w:author="Антон Хабиров" w:date="2021-01-20T01:41:00Z">
        <w:r w:rsidRPr="001144EF">
          <w:rPr>
            <w:sz w:val="28"/>
            <w:szCs w:val="28"/>
          </w:rPr>
          <w:t>предусматривается</w:t>
        </w:r>
      </w:ins>
      <w:r w:rsidRPr="001144EF">
        <w:rPr>
          <w:sz w:val="28"/>
          <w:szCs w:val="28"/>
        </w:rPr>
        <w:t xml:space="preserve"> создание защитных противопожарных минерализованных полос</w:t>
      </w:r>
      <w:ins w:id="1025" w:author="Антон Хабиров" w:date="2021-01-20T01:41:00Z">
        <w:r w:rsidRPr="001144EF">
          <w:rPr>
            <w:sz w:val="28"/>
            <w:szCs w:val="28"/>
          </w:rPr>
          <w:t xml:space="preserve"> шириной не менее 1,5 метра, противопожарных расстояний</w:t>
        </w:r>
      </w:ins>
      <w:r w:rsidRPr="001144EF">
        <w:rPr>
          <w:sz w:val="28"/>
          <w:szCs w:val="28"/>
        </w:rPr>
        <w:t>, удаление (сбор) в летний период сухой растительности</w:t>
      </w:r>
      <w:del w:id="1026" w:author="Антон Хабиров" w:date="2021-01-20T01:41:00Z">
        <w:r w:rsidRPr="001144EF">
          <w:rPr>
            <w:sz w:val="28"/>
            <w:szCs w:val="28"/>
          </w:rPr>
          <w:delText xml:space="preserve"> или другие мероприятия, предупреждающие</w:delText>
        </w:r>
      </w:del>
      <w:ins w:id="1027" w:author="Антон Хабиров" w:date="2021-01-20T01:41:00Z">
        <w:r w:rsidRPr="001144EF">
          <w:rPr>
            <w:sz w:val="28"/>
            <w:szCs w:val="28"/>
          </w:rPr>
          <w:t>, поросли, кустарников и осуществление других мероприятий, предупреждающих</w:t>
        </w:r>
      </w:ins>
      <w:r w:rsidRPr="001144EF">
        <w:rPr>
          <w:sz w:val="28"/>
          <w:szCs w:val="28"/>
        </w:rPr>
        <w:t xml:space="preserve"> распространение огня при природных пожарах. Противопожарные минерализованные полосы не должны препятствовать проезду к населенным пунктам и </w:t>
      </w:r>
      <w:proofErr w:type="spellStart"/>
      <w:r w:rsidRPr="001144EF">
        <w:rPr>
          <w:sz w:val="28"/>
          <w:szCs w:val="28"/>
        </w:rPr>
        <w:t>водоисточникам</w:t>
      </w:r>
      <w:proofErr w:type="spellEnd"/>
      <w:r w:rsidRPr="001144EF">
        <w:rPr>
          <w:sz w:val="28"/>
          <w:szCs w:val="28"/>
        </w:rPr>
        <w:t xml:space="preserve"> в целях пожаротушения.</w:t>
      </w:r>
    </w:p>
    <w:p w:rsidR="00303495" w:rsidRPr="001144EF" w:rsidRDefault="00303495" w:rsidP="00303495">
      <w:pPr>
        <w:pStyle w:val="ConsPlusNormal"/>
        <w:jc w:val="both"/>
        <w:rPr>
          <w:del w:id="1028" w:author="Антон Хабиров" w:date="2021-01-20T01:41:00Z"/>
          <w:sz w:val="28"/>
          <w:szCs w:val="28"/>
        </w:rPr>
      </w:pPr>
      <w:del w:id="1029"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del w:id="1030" w:author="Антон Хабиров" w:date="2021-01-20T01:41:00Z"/>
          <w:sz w:val="28"/>
          <w:szCs w:val="28"/>
        </w:rPr>
      </w:pPr>
      <w:r w:rsidRPr="001144EF">
        <w:rPr>
          <w:sz w:val="28"/>
          <w:szCs w:val="28"/>
        </w:rPr>
        <w:t xml:space="preserve">Запрещается использовать противопожарные минерализованные полосы </w:t>
      </w:r>
      <w:del w:id="1031" w:author="Антон Хабиров" w:date="2021-01-20T01:41:00Z">
        <w:r w:rsidRPr="001144EF">
          <w:rPr>
            <w:sz w:val="28"/>
            <w:szCs w:val="28"/>
          </w:rPr>
          <w:delText>под строительство</w:delText>
        </w:r>
      </w:del>
      <w:ins w:id="1032" w:author="Антон Хабиров" w:date="2021-01-20T01:41:00Z">
        <w:r w:rsidRPr="001144EF">
          <w:rPr>
            <w:sz w:val="28"/>
            <w:szCs w:val="28"/>
          </w:rPr>
          <w:t>и противопожарные расстояния для строительства</w:t>
        </w:r>
      </w:ins>
      <w:r w:rsidRPr="001144EF">
        <w:rPr>
          <w:sz w:val="28"/>
          <w:szCs w:val="28"/>
        </w:rPr>
        <w:t xml:space="preserve"> различных сооружений и подсобных строений, </w:t>
      </w:r>
      <w:del w:id="1033" w:author="Антон Хабиров" w:date="2021-01-20T01:41:00Z">
        <w:r w:rsidRPr="001144EF">
          <w:rPr>
            <w:sz w:val="28"/>
            <w:szCs w:val="28"/>
          </w:rPr>
          <w:delText xml:space="preserve">а также </w:delText>
        </w:r>
      </w:del>
      <w:ins w:id="1034" w:author="Антон Хабиров" w:date="2021-01-20T01:41:00Z">
        <w:r w:rsidRPr="001144EF">
          <w:rPr>
            <w:sz w:val="28"/>
            <w:szCs w:val="28"/>
          </w:rPr>
          <w:t xml:space="preserve">ведения сельскохозяйственных работ, </w:t>
        </w:r>
      </w:ins>
      <w:r w:rsidRPr="001144EF">
        <w:rPr>
          <w:sz w:val="28"/>
          <w:szCs w:val="28"/>
        </w:rPr>
        <w:t xml:space="preserve">для складирования горючих материалов, мусора, </w:t>
      </w:r>
      <w:ins w:id="1035" w:author="Антон Хабиров" w:date="2021-01-20T01:41:00Z">
        <w:r w:rsidRPr="001144EF">
          <w:rPr>
            <w:sz w:val="28"/>
            <w:szCs w:val="28"/>
          </w:rPr>
          <w:t xml:space="preserve">бытовых </w:t>
        </w:r>
      </w:ins>
      <w:r w:rsidRPr="001144EF">
        <w:rPr>
          <w:sz w:val="28"/>
          <w:szCs w:val="28"/>
        </w:rPr>
        <w:t>отходов</w:t>
      </w:r>
      <w:del w:id="1036" w:author="Антон Хабиров" w:date="2021-01-20T01:41:00Z">
        <w:r w:rsidRPr="001144EF">
          <w:rPr>
            <w:sz w:val="28"/>
            <w:szCs w:val="28"/>
          </w:rPr>
          <w:delText xml:space="preserve"> древесных, строительных и других горючих материалов.</w:delText>
        </w:r>
      </w:del>
    </w:p>
    <w:p w:rsidR="00303495" w:rsidRPr="001144EF" w:rsidRDefault="00303495" w:rsidP="00303495">
      <w:pPr>
        <w:pStyle w:val="ConsPlusNormal"/>
        <w:jc w:val="both"/>
        <w:rPr>
          <w:del w:id="1037" w:author="Антон Хабиров" w:date="2021-01-20T01:41:00Z"/>
          <w:sz w:val="28"/>
          <w:szCs w:val="28"/>
        </w:rPr>
      </w:pPr>
      <w:del w:id="1038" w:author="Антон Хабиров" w:date="2021-01-20T01:41:00Z">
        <w:r w:rsidRPr="001144EF">
          <w:rPr>
            <w:sz w:val="28"/>
            <w:szCs w:val="28"/>
          </w:rPr>
          <w:delText>(абзац введен Постановлением Правительства РФ от 24.12.2018 № 1644)</w:delText>
        </w:r>
      </w:del>
    </w:p>
    <w:p w:rsidR="00303495" w:rsidRPr="001144EF" w:rsidRDefault="00303495" w:rsidP="00303495">
      <w:pPr>
        <w:pStyle w:val="ConsPlusNormal"/>
        <w:spacing w:before="240"/>
        <w:ind w:firstLine="540"/>
        <w:jc w:val="both"/>
        <w:rPr>
          <w:sz w:val="28"/>
          <w:szCs w:val="28"/>
        </w:rPr>
      </w:pPr>
      <w:del w:id="1039" w:author="Антон Хабиров" w:date="2021-01-20T01:41:00Z">
        <w:r w:rsidRPr="001144EF">
          <w:rPr>
            <w:sz w:val="28"/>
            <w:szCs w:val="28"/>
          </w:rPr>
          <w:delText xml:space="preserve">79. Запрещается использовать территории противопожарных расстояний от объектов защиты и сооружений различного назначения до лесничеств (лесопарков), мест разработки или открытого залегания торфа под строительство различных сооружений и подсобных строений, а также для складирования горючих материалов, мусора, </w:delText>
        </w:r>
      </w:del>
      <w:ins w:id="1040" w:author="Антон Хабиров" w:date="2021-01-20T01:41:00Z">
        <w:r w:rsidRPr="001144EF">
          <w:rPr>
            <w:sz w:val="28"/>
            <w:szCs w:val="28"/>
          </w:rPr>
          <w:t xml:space="preserve">, а также </w:t>
        </w:r>
      </w:ins>
      <w:r w:rsidRPr="001144EF">
        <w:rPr>
          <w:sz w:val="28"/>
          <w:szCs w:val="28"/>
        </w:rPr>
        <w:t>отходов древесных, строительных и других горючих материалов.</w:t>
      </w:r>
    </w:p>
    <w:p w:rsidR="00303495" w:rsidRPr="001144EF" w:rsidRDefault="00303495" w:rsidP="00303495">
      <w:pPr>
        <w:pStyle w:val="ConsPlusNormal"/>
        <w:jc w:val="both"/>
        <w:rPr>
          <w:del w:id="1041" w:author="Антон Хабиров" w:date="2021-01-20T01:41:00Z"/>
          <w:sz w:val="28"/>
          <w:szCs w:val="28"/>
        </w:rPr>
      </w:pPr>
      <w:del w:id="1042"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1043" w:author="Антон Хабиров" w:date="2021-01-20T01:41:00Z">
        <w:r w:rsidRPr="001144EF">
          <w:rPr>
            <w:sz w:val="28"/>
            <w:szCs w:val="28"/>
          </w:rPr>
          <w:delText>80</w:delText>
        </w:r>
      </w:del>
      <w:ins w:id="1044" w:author="Антон Хабиров" w:date="2021-01-20T01:41:00Z">
        <w:r w:rsidRPr="001144EF">
          <w:rPr>
            <w:sz w:val="28"/>
            <w:szCs w:val="28"/>
          </w:rPr>
          <w:t>75</w:t>
        </w:r>
      </w:ins>
      <w:r w:rsidRPr="001144EF">
        <w:rPr>
          <w:sz w:val="28"/>
          <w:szCs w:val="28"/>
        </w:rPr>
        <w:t xml:space="preserve">. </w:t>
      </w:r>
      <w:proofErr w:type="gramStart"/>
      <w:r w:rsidRPr="001144EF">
        <w:rPr>
          <w:sz w:val="28"/>
          <w:szCs w:val="28"/>
        </w:rPr>
        <w:t xml:space="preserve">Органами местного самоуправления </w:t>
      </w:r>
      <w:del w:id="1045" w:author="Антон Хабиров" w:date="2021-01-20T01:41:00Z">
        <w:r w:rsidRPr="001144EF">
          <w:rPr>
            <w:sz w:val="28"/>
            <w:szCs w:val="28"/>
          </w:rPr>
          <w:delText xml:space="preserve">поселений и </w:delText>
        </w:r>
      </w:del>
      <w:r w:rsidRPr="001144EF">
        <w:rPr>
          <w:sz w:val="28"/>
          <w:szCs w:val="28"/>
        </w:rPr>
        <w:t xml:space="preserve">городских </w:t>
      </w:r>
      <w:del w:id="1046" w:author="Антон Хабиров" w:date="2021-01-20T01:41:00Z">
        <w:r w:rsidRPr="001144EF">
          <w:rPr>
            <w:sz w:val="28"/>
            <w:szCs w:val="28"/>
          </w:rPr>
          <w:delText xml:space="preserve">округов </w:delText>
        </w:r>
      </w:del>
      <w:ins w:id="1047" w:author="Антон Хабиров" w:date="2021-01-20T01:41:00Z">
        <w:r w:rsidRPr="001144EF">
          <w:rPr>
            <w:sz w:val="28"/>
            <w:szCs w:val="28"/>
          </w:rPr>
          <w:t xml:space="preserve">и сельских поселений, городских и муниципальных округов, внутригородских районов создаются </w:t>
        </w:r>
      </w:ins>
      <w:r w:rsidRPr="001144EF">
        <w:rPr>
          <w:sz w:val="28"/>
          <w:szCs w:val="28"/>
        </w:rPr>
        <w:t xml:space="preserve">для целей пожаротушения </w:t>
      </w:r>
      <w:del w:id="1048" w:author="Антон Хабиров" w:date="2021-01-20T01:41:00Z">
        <w:r w:rsidRPr="001144EF">
          <w:rPr>
            <w:sz w:val="28"/>
            <w:szCs w:val="28"/>
          </w:rPr>
          <w:delText xml:space="preserve">создаются </w:delText>
        </w:r>
      </w:del>
      <w:ins w:id="1049" w:author="Антон Хабиров" w:date="2021-01-20T01:41:00Z">
        <w:r w:rsidRPr="001144EF">
          <w:rPr>
            <w:sz w:val="28"/>
            <w:szCs w:val="28"/>
          </w:rPr>
          <w:t xml:space="preserve">источники наружного противопожарного водоснабжения, а также </w:t>
        </w:r>
      </w:ins>
      <w:r w:rsidRPr="001144EF">
        <w:rPr>
          <w:sz w:val="28"/>
          <w:szCs w:val="28"/>
        </w:rPr>
        <w:t xml:space="preserve">условия для забора в любое время года воды из источников наружного </w:t>
      </w:r>
      <w:ins w:id="1050" w:author="Антон Хабиров" w:date="2021-01-20T01:41:00Z">
        <w:r w:rsidRPr="001144EF">
          <w:rPr>
            <w:sz w:val="28"/>
            <w:szCs w:val="28"/>
          </w:rPr>
          <w:t xml:space="preserve">противопожарного </w:t>
        </w:r>
      </w:ins>
      <w:r w:rsidRPr="001144EF">
        <w:rPr>
          <w:sz w:val="28"/>
          <w:szCs w:val="28"/>
        </w:rPr>
        <w:t xml:space="preserve">водоснабжения, расположенных в </w:t>
      </w:r>
      <w:del w:id="1051" w:author="Антон Хабиров" w:date="2021-01-20T01:41:00Z">
        <w:r w:rsidRPr="001144EF">
          <w:rPr>
            <w:sz w:val="28"/>
            <w:szCs w:val="28"/>
          </w:rPr>
          <w:delText xml:space="preserve">сельских </w:delText>
        </w:r>
      </w:del>
      <w:r w:rsidRPr="001144EF">
        <w:rPr>
          <w:sz w:val="28"/>
          <w:szCs w:val="28"/>
        </w:rPr>
        <w:t>населенных пунктах и на прилегающих к ним территориях</w:t>
      </w:r>
      <w:ins w:id="1052" w:author="Антон Хабиров" w:date="2021-01-20T01:41:00Z">
        <w:r w:rsidRPr="001144EF">
          <w:rPr>
            <w:sz w:val="28"/>
            <w:szCs w:val="28"/>
          </w:rPr>
          <w:t>,</w:t>
        </w:r>
      </w:ins>
      <w:r w:rsidRPr="001144EF">
        <w:rPr>
          <w:sz w:val="28"/>
          <w:szCs w:val="28"/>
        </w:rPr>
        <w:t xml:space="preserve"> в соответствии со статьей 19 Федерального закона "О пожарной безопасности".</w:t>
      </w:r>
      <w:proofErr w:type="gramEnd"/>
    </w:p>
    <w:p w:rsidR="00303495" w:rsidRPr="001144EF" w:rsidRDefault="00303495" w:rsidP="00303495">
      <w:pPr>
        <w:pStyle w:val="ConsPlusNormal"/>
        <w:spacing w:before="240"/>
        <w:ind w:firstLine="540"/>
        <w:jc w:val="both"/>
        <w:rPr>
          <w:sz w:val="28"/>
          <w:szCs w:val="28"/>
        </w:rPr>
      </w:pPr>
      <w:proofErr w:type="gramStart"/>
      <w:r w:rsidRPr="001144EF">
        <w:rPr>
          <w:sz w:val="28"/>
          <w:szCs w:val="28"/>
        </w:rPr>
        <w:t xml:space="preserve">При наличии на </w:t>
      </w:r>
      <w:ins w:id="1053" w:author="Антон Хабиров" w:date="2021-01-20T01:41:00Z">
        <w:r w:rsidRPr="001144EF">
          <w:rPr>
            <w:sz w:val="28"/>
            <w:szCs w:val="28"/>
          </w:rPr>
          <w:t xml:space="preserve">территориях населенных пунктов, </w:t>
        </w:r>
      </w:ins>
      <w:r w:rsidRPr="001144EF">
        <w:rPr>
          <w:sz w:val="28"/>
          <w:szCs w:val="28"/>
        </w:rPr>
        <w:t xml:space="preserve">территории </w:t>
      </w:r>
      <w:del w:id="1054" w:author="Антон Хабиров" w:date="2021-01-20T01:41:00Z">
        <w:r w:rsidRPr="001144EF">
          <w:rPr>
            <w:sz w:val="28"/>
            <w:szCs w:val="28"/>
          </w:rPr>
          <w:delText xml:space="preserve">объекта защиты </w:delText>
        </w:r>
      </w:del>
      <w:ins w:id="1055" w:author="Антон Хабиров" w:date="2021-01-20T01:41:00Z">
        <w:r w:rsidRPr="001144EF">
          <w:rPr>
            <w:sz w:val="28"/>
            <w:szCs w:val="28"/>
          </w:rPr>
          <w:t xml:space="preserve">садоводства или огородничества, а также на других объектах защиты </w:t>
        </w:r>
      </w:ins>
      <w:r w:rsidRPr="001144EF">
        <w:rPr>
          <w:sz w:val="28"/>
          <w:szCs w:val="28"/>
        </w:rPr>
        <w:t xml:space="preserve">или вблизи </w:t>
      </w:r>
      <w:del w:id="1056" w:author="Антон Хабиров" w:date="2021-01-20T01:41:00Z">
        <w:r w:rsidRPr="001144EF">
          <w:rPr>
            <w:sz w:val="28"/>
            <w:szCs w:val="28"/>
          </w:rPr>
          <w:delText>него</w:delText>
        </w:r>
      </w:del>
      <w:ins w:id="1057" w:author="Антон Хабиров" w:date="2021-01-20T01:41:00Z">
        <w:r w:rsidRPr="001144EF">
          <w:rPr>
            <w:sz w:val="28"/>
            <w:szCs w:val="28"/>
          </w:rPr>
          <w:t>них</w:t>
        </w:r>
      </w:ins>
      <w:r w:rsidRPr="001144EF">
        <w:rPr>
          <w:sz w:val="28"/>
          <w:szCs w:val="28"/>
        </w:rPr>
        <w:t xml:space="preserve"> (в радиусе 200 метров) естественных или искусственных </w:t>
      </w:r>
      <w:proofErr w:type="spellStart"/>
      <w:r w:rsidRPr="001144EF">
        <w:rPr>
          <w:sz w:val="28"/>
          <w:szCs w:val="28"/>
        </w:rPr>
        <w:t>водоисточников</w:t>
      </w:r>
      <w:proofErr w:type="spellEnd"/>
      <w:r w:rsidRPr="001144EF">
        <w:rPr>
          <w:sz w:val="28"/>
          <w:szCs w:val="28"/>
        </w:rPr>
        <w:t xml:space="preserve"> (</w:t>
      </w:r>
      <w:del w:id="1058" w:author="Антон Хабиров" w:date="2021-01-20T01:41:00Z">
        <w:r w:rsidRPr="001144EF">
          <w:rPr>
            <w:sz w:val="28"/>
            <w:szCs w:val="28"/>
          </w:rPr>
          <w:delText>реки, озера, бассейны, градирни</w:delText>
        </w:r>
      </w:del>
      <w:ins w:id="1059" w:author="Антон Хабиров" w:date="2021-01-20T01:41:00Z">
        <w:r w:rsidRPr="001144EF">
          <w:rPr>
            <w:sz w:val="28"/>
            <w:szCs w:val="28"/>
          </w:rPr>
          <w:t>река, озеро, бассейн, градирня</w:t>
        </w:r>
      </w:ins>
      <w:r w:rsidRPr="001144EF">
        <w:rPr>
          <w:sz w:val="28"/>
          <w:szCs w:val="28"/>
        </w:rPr>
        <w:t xml:space="preserve"> и др.) к ним должны быть устроены подъезды с площадками (пирсами) с твердым покрытием </w:t>
      </w:r>
      <w:del w:id="1060" w:author="Антон Хабиров" w:date="2021-01-20T01:41:00Z">
        <w:r w:rsidRPr="001144EF">
          <w:rPr>
            <w:sz w:val="28"/>
            <w:szCs w:val="28"/>
          </w:rPr>
          <w:delText>размерами</w:delText>
        </w:r>
      </w:del>
      <w:ins w:id="1061" w:author="Антон Хабиров" w:date="2021-01-20T01:41:00Z">
        <w:r w:rsidRPr="001144EF">
          <w:rPr>
            <w:sz w:val="28"/>
            <w:szCs w:val="28"/>
          </w:rPr>
          <w:t>размером</w:t>
        </w:r>
      </w:ins>
      <w:r w:rsidRPr="001144EF">
        <w:rPr>
          <w:sz w:val="28"/>
          <w:szCs w:val="28"/>
        </w:rPr>
        <w:t xml:space="preserve"> не менее 12 x 12 метров для установки пожарных автомобилей </w:t>
      </w:r>
      <w:r w:rsidRPr="001144EF">
        <w:rPr>
          <w:sz w:val="28"/>
          <w:szCs w:val="28"/>
        </w:rPr>
        <w:lastRenderedPageBreak/>
        <w:t>и забора воды в</w:t>
      </w:r>
      <w:proofErr w:type="gramEnd"/>
      <w:r w:rsidRPr="001144EF">
        <w:rPr>
          <w:sz w:val="28"/>
          <w:szCs w:val="28"/>
        </w:rPr>
        <w:t xml:space="preserve"> любое время года</w:t>
      </w:r>
      <w:ins w:id="1062" w:author="Антон Хабиров" w:date="2021-01-20T01:41:00Z">
        <w:r w:rsidRPr="001144EF">
          <w:rPr>
            <w:sz w:val="28"/>
            <w:szCs w:val="28"/>
          </w:rPr>
          <w:t>, за исключением случаев, когда территория населенного пункта, объекта защиты и находящиеся на них здания и сооружения обеспечены источниками противопожарного водоснабжения</w:t>
        </w:r>
      </w:ins>
      <w:r w:rsidRPr="001144EF">
        <w:rPr>
          <w:sz w:val="28"/>
          <w:szCs w:val="28"/>
        </w:rPr>
        <w:t>.</w:t>
      </w:r>
    </w:p>
    <w:p w:rsidR="00303495" w:rsidRPr="001144EF" w:rsidRDefault="00303495" w:rsidP="00303495">
      <w:pPr>
        <w:pStyle w:val="ConsPlusNormal"/>
        <w:jc w:val="both"/>
        <w:rPr>
          <w:del w:id="1063" w:author="Антон Хабиров" w:date="2021-01-20T01:41:00Z"/>
          <w:sz w:val="28"/>
          <w:szCs w:val="28"/>
        </w:rPr>
      </w:pPr>
      <w:del w:id="1064" w:author="Антон Хабиров" w:date="2021-01-20T01:41:00Z">
        <w:r w:rsidRPr="001144EF">
          <w:rPr>
            <w:sz w:val="28"/>
            <w:szCs w:val="28"/>
          </w:rPr>
          <w:delText>(абзац введен Постановлением Правительства РФ от 20.09.2016 № 947)</w:delText>
        </w:r>
      </w:del>
    </w:p>
    <w:p w:rsidR="00303495" w:rsidRPr="001144EF" w:rsidRDefault="00303495" w:rsidP="00303495">
      <w:pPr>
        <w:pStyle w:val="ConsPlusNormal"/>
        <w:spacing w:before="240"/>
        <w:ind w:firstLine="540"/>
        <w:jc w:val="both"/>
        <w:rPr>
          <w:sz w:val="28"/>
          <w:szCs w:val="28"/>
        </w:rPr>
      </w:pPr>
      <w:del w:id="1065" w:author="Антон Хабиров" w:date="2021-01-20T01:41:00Z">
        <w:r w:rsidRPr="001144EF">
          <w:rPr>
            <w:sz w:val="28"/>
            <w:szCs w:val="28"/>
          </w:rPr>
          <w:delText>80(1).</w:delText>
        </w:r>
      </w:del>
      <w:ins w:id="1066" w:author="Антон Хабиров" w:date="2021-01-20T01:41:00Z">
        <w:r w:rsidRPr="001144EF">
          <w:rPr>
            <w:sz w:val="28"/>
            <w:szCs w:val="28"/>
          </w:rPr>
          <w:t>76.</w:t>
        </w:r>
      </w:ins>
      <w:r w:rsidRPr="001144EF">
        <w:rPr>
          <w:sz w:val="28"/>
          <w:szCs w:val="28"/>
        </w:rPr>
        <w:t xml:space="preserve"> Паспорт населенного пункта, </w:t>
      </w:r>
      <w:del w:id="1067" w:author="Антон Хабиров" w:date="2021-01-20T01:41:00Z">
        <w:r w:rsidRPr="001144EF">
          <w:rPr>
            <w:sz w:val="28"/>
            <w:szCs w:val="28"/>
          </w:rPr>
          <w:delText>подверженного</w:delText>
        </w:r>
      </w:del>
      <w:ins w:id="1068" w:author="Антон Хабиров" w:date="2021-01-20T01:41:00Z">
        <w:r w:rsidRPr="001144EF">
          <w:rPr>
            <w:sz w:val="28"/>
            <w:szCs w:val="28"/>
          </w:rPr>
          <w:t>паспорт территории организации отдыха детей и их оздоровления, паспорт территории садоводства или огородничества, которые подвержены</w:t>
        </w:r>
      </w:ins>
      <w:r w:rsidRPr="001144EF">
        <w:rPr>
          <w:sz w:val="28"/>
          <w:szCs w:val="28"/>
        </w:rPr>
        <w:t xml:space="preserve"> угрозе лесных пожаров (далее - паспорт населенного пункта</w:t>
      </w:r>
      <w:ins w:id="1069" w:author="Антон Хабиров" w:date="2021-01-20T01:41:00Z">
        <w:r w:rsidRPr="001144EF">
          <w:rPr>
            <w:sz w:val="28"/>
            <w:szCs w:val="28"/>
          </w:rPr>
          <w:t>, паспорт территории</w:t>
        </w:r>
      </w:ins>
      <w:r w:rsidRPr="001144EF">
        <w:rPr>
          <w:sz w:val="28"/>
          <w:szCs w:val="28"/>
        </w:rPr>
        <w:t xml:space="preserve">), ежегодно к началу пожароопасного сезона </w:t>
      </w:r>
      <w:del w:id="1070" w:author="Антон Хабиров" w:date="2021-01-20T01:41:00Z">
        <w:r w:rsidRPr="001144EF">
          <w:rPr>
            <w:sz w:val="28"/>
            <w:szCs w:val="28"/>
          </w:rPr>
          <w:delText>разрабатывается и утверждается</w:delText>
        </w:r>
      </w:del>
      <w:ins w:id="1071" w:author="Антон Хабиров" w:date="2021-01-20T01:41:00Z">
        <w:r w:rsidRPr="001144EF">
          <w:rPr>
            <w:sz w:val="28"/>
            <w:szCs w:val="28"/>
          </w:rPr>
          <w:t>разрабатываются и утверждаются</w:t>
        </w:r>
      </w:ins>
      <w:r w:rsidRPr="001144EF">
        <w:rPr>
          <w:sz w:val="28"/>
          <w:szCs w:val="28"/>
        </w:rPr>
        <w:t xml:space="preserve"> в соответствии с разделом XX настоящих Правил:</w:t>
      </w:r>
    </w:p>
    <w:p w:rsidR="00303495" w:rsidRPr="001144EF" w:rsidRDefault="00303495" w:rsidP="00303495">
      <w:pPr>
        <w:pStyle w:val="ConsPlusNormal"/>
        <w:spacing w:before="240"/>
        <w:ind w:firstLine="540"/>
        <w:jc w:val="both"/>
        <w:rPr>
          <w:sz w:val="28"/>
          <w:szCs w:val="28"/>
        </w:rPr>
      </w:pPr>
      <w:del w:id="1072" w:author="Антон Хабиров" w:date="2021-01-20T01:41:00Z">
        <w:r w:rsidRPr="001144EF">
          <w:rPr>
            <w:sz w:val="28"/>
            <w:szCs w:val="28"/>
          </w:rPr>
          <w:delText>а)</w:delText>
        </w:r>
      </w:del>
      <w:ins w:id="1073" w:author="Антон Хабиров" w:date="2021-01-20T01:41:00Z">
        <w:r w:rsidRPr="001144EF">
          <w:rPr>
            <w:sz w:val="28"/>
            <w:szCs w:val="28"/>
          </w:rPr>
          <w:t>а) в отношении населенных пунктов -</w:t>
        </w:r>
      </w:ins>
      <w:r w:rsidRPr="001144EF">
        <w:rPr>
          <w:sz w:val="28"/>
          <w:szCs w:val="28"/>
        </w:rPr>
        <w:t xml:space="preserve"> органами местного самоуправления поселений</w:t>
      </w:r>
      <w:del w:id="1074" w:author="Антон Хабиров" w:date="2021-01-20T01:41:00Z">
        <w:r w:rsidRPr="001144EF">
          <w:rPr>
            <w:sz w:val="28"/>
            <w:szCs w:val="28"/>
          </w:rPr>
          <w:delText xml:space="preserve"> и</w:delText>
        </w:r>
      </w:del>
      <w:ins w:id="1075" w:author="Антон Хабиров" w:date="2021-01-20T01:41:00Z">
        <w:r w:rsidRPr="001144EF">
          <w:rPr>
            <w:sz w:val="28"/>
            <w:szCs w:val="28"/>
          </w:rPr>
          <w:t>,</w:t>
        </w:r>
      </w:ins>
      <w:r w:rsidRPr="001144EF">
        <w:rPr>
          <w:sz w:val="28"/>
          <w:szCs w:val="28"/>
        </w:rPr>
        <w:t xml:space="preserve"> городских</w:t>
      </w:r>
      <w:ins w:id="1076" w:author="Антон Хабиров" w:date="2021-01-20T01:41:00Z">
        <w:r w:rsidRPr="001144EF">
          <w:rPr>
            <w:sz w:val="28"/>
            <w:szCs w:val="28"/>
          </w:rPr>
          <w:t xml:space="preserve"> и муниципальных</w:t>
        </w:r>
      </w:ins>
      <w:r w:rsidRPr="001144EF">
        <w:rPr>
          <w:sz w:val="28"/>
          <w:szCs w:val="28"/>
        </w:rPr>
        <w:t xml:space="preserve"> округов, за исключением случаев, указанных в подпункте "б" настоящего пункта;</w:t>
      </w:r>
    </w:p>
    <w:p w:rsidR="00303495" w:rsidRPr="001144EF" w:rsidRDefault="00303495" w:rsidP="00303495">
      <w:pPr>
        <w:pStyle w:val="ConsPlusNormal"/>
        <w:spacing w:before="240"/>
        <w:ind w:firstLine="540"/>
        <w:jc w:val="both"/>
        <w:rPr>
          <w:sz w:val="28"/>
          <w:szCs w:val="28"/>
        </w:rPr>
      </w:pPr>
      <w:bookmarkStart w:id="1077" w:name="Par226"/>
      <w:bookmarkStart w:id="1078" w:name="Par323"/>
      <w:bookmarkEnd w:id="1077"/>
      <w:bookmarkEnd w:id="1078"/>
      <w:r w:rsidRPr="001144EF">
        <w:rPr>
          <w:sz w:val="28"/>
          <w:szCs w:val="28"/>
        </w:rPr>
        <w:t>б) в отношении городов федерального значения Москвы, Санкт-Петербурга и Севастополя - органами государственной власти указанных субъектов Российской Федерации</w:t>
      </w:r>
      <w:del w:id="1079" w:author="Антон Хабиров" w:date="2021-01-20T01:41:00Z">
        <w:r w:rsidRPr="001144EF">
          <w:rPr>
            <w:sz w:val="28"/>
            <w:szCs w:val="28"/>
          </w:rPr>
          <w:delText>.</w:delText>
        </w:r>
      </w:del>
      <w:ins w:id="1080" w:author="Антон Хабиров" w:date="2021-01-20T01:41:00Z">
        <w:r w:rsidRPr="001144EF">
          <w:rPr>
            <w:sz w:val="28"/>
            <w:szCs w:val="28"/>
          </w:rPr>
          <w:t>;</w:t>
        </w:r>
      </w:ins>
    </w:p>
    <w:p w:rsidR="00303495" w:rsidRPr="001144EF" w:rsidRDefault="00303495" w:rsidP="00303495">
      <w:pPr>
        <w:pStyle w:val="ConsPlusNormal"/>
        <w:jc w:val="both"/>
        <w:rPr>
          <w:del w:id="1081" w:author="Антон Хабиров" w:date="2021-01-20T01:41:00Z"/>
          <w:sz w:val="28"/>
          <w:szCs w:val="28"/>
        </w:rPr>
      </w:pPr>
      <w:del w:id="1082"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jc w:val="both"/>
        <w:rPr>
          <w:del w:id="1083" w:author="Антон Хабиров" w:date="2021-01-20T01:41:00Z"/>
          <w:sz w:val="28"/>
          <w:szCs w:val="28"/>
        </w:rPr>
      </w:pPr>
      <w:del w:id="1084" w:author="Антон Хабиров" w:date="2021-01-20T01:41:00Z">
        <w:r w:rsidRPr="001144EF">
          <w:rPr>
            <w:sz w:val="28"/>
            <w:szCs w:val="28"/>
          </w:rPr>
          <w:delText>(п. 80(1) введен Постановлением Правительства РФ от 17.02.2014 № 113)</w:delText>
        </w:r>
      </w:del>
    </w:p>
    <w:p w:rsidR="00303495" w:rsidRPr="001144EF" w:rsidRDefault="00303495" w:rsidP="00303495">
      <w:pPr>
        <w:pStyle w:val="ConsPlusNormal"/>
        <w:spacing w:before="240"/>
        <w:ind w:firstLine="540"/>
        <w:jc w:val="both"/>
        <w:rPr>
          <w:ins w:id="1085" w:author="Антон Хабиров" w:date="2021-01-20T01:41:00Z"/>
          <w:sz w:val="28"/>
          <w:szCs w:val="28"/>
        </w:rPr>
      </w:pPr>
      <w:del w:id="1086" w:author="Антон Хабиров" w:date="2021-01-20T01:41:00Z">
        <w:r w:rsidRPr="001144EF">
          <w:rPr>
            <w:sz w:val="28"/>
            <w:szCs w:val="28"/>
          </w:rPr>
          <w:delText>80(2).</w:delText>
        </w:r>
      </w:del>
      <w:ins w:id="1087" w:author="Антон Хабиров" w:date="2021-01-20T01:41:00Z">
        <w:r w:rsidRPr="001144EF">
          <w:rPr>
            <w:sz w:val="28"/>
            <w:szCs w:val="28"/>
          </w:rPr>
          <w:t>в) в отношении территории садоводства или огородничества - председателем садоводческого или огороднического некоммерческого товарищества;</w:t>
        </w:r>
      </w:ins>
    </w:p>
    <w:p w:rsidR="00303495" w:rsidRPr="001144EF" w:rsidRDefault="00303495" w:rsidP="00303495">
      <w:pPr>
        <w:pStyle w:val="ConsPlusNormal"/>
        <w:spacing w:before="240"/>
        <w:ind w:firstLine="540"/>
        <w:jc w:val="both"/>
        <w:rPr>
          <w:ins w:id="1088" w:author="Антон Хабиров" w:date="2021-01-20T01:41:00Z"/>
          <w:sz w:val="28"/>
          <w:szCs w:val="28"/>
        </w:rPr>
      </w:pPr>
      <w:ins w:id="1089" w:author="Антон Хабиров" w:date="2021-01-20T01:41:00Z">
        <w:r w:rsidRPr="001144EF">
          <w:rPr>
            <w:sz w:val="28"/>
            <w:szCs w:val="28"/>
          </w:rPr>
          <w:t>г) в отношении территории организации отдыха детей и их оздоровления - руководителем организации отдыха детей и их оздоровления.</w:t>
        </w:r>
      </w:ins>
    </w:p>
    <w:p w:rsidR="00303495" w:rsidRPr="001144EF" w:rsidRDefault="00303495" w:rsidP="00303495">
      <w:pPr>
        <w:pStyle w:val="ConsPlusNormal"/>
        <w:spacing w:before="240"/>
        <w:ind w:firstLine="540"/>
        <w:jc w:val="both"/>
        <w:rPr>
          <w:sz w:val="28"/>
          <w:szCs w:val="28"/>
        </w:rPr>
      </w:pPr>
      <w:moveFromRangeStart w:id="1090" w:author="Антон Хабиров" w:date="2021-01-20T01:41:00Z" w:name="move61999320"/>
      <w:moveFrom w:id="1091" w:author="Антон Хабиров" w:date="2021-01-20T01:41:00Z">
        <w:r w:rsidRPr="001144EF">
          <w:rPr>
            <w:sz w:val="28"/>
            <w:szCs w:val="28"/>
          </w:rPr>
          <w:t xml:space="preserve"> Работы, связанные с применением легковоспламеняющихся и горючих жидкостей, выполняемые в помещениях, должны проводиться в вытяжных шкафах или под вытяжными зонтами при включенной местной вытяжной вентиляции. Запрещается проводить работы с применением легковоспламеняющихся и горючих жидкостей при отключенных или неисправных системах вентиляции.</w:t>
        </w:r>
      </w:moveFrom>
    </w:p>
    <w:moveFromRangeEnd w:id="1090"/>
    <w:p w:rsidR="00303495" w:rsidRPr="001144EF" w:rsidRDefault="00303495" w:rsidP="00303495">
      <w:pPr>
        <w:pStyle w:val="ConsPlusNormal"/>
        <w:jc w:val="both"/>
        <w:rPr>
          <w:del w:id="1092" w:author="Антон Хабиров" w:date="2021-01-20T01:41:00Z"/>
          <w:sz w:val="28"/>
          <w:szCs w:val="28"/>
        </w:rPr>
      </w:pPr>
      <w:del w:id="1093" w:author="Антон Хабиров" w:date="2021-01-20T01:41:00Z">
        <w:r w:rsidRPr="001144EF">
          <w:rPr>
            <w:sz w:val="28"/>
            <w:szCs w:val="28"/>
          </w:rPr>
          <w:delText>(п. 80(2) введен Постановлением Правительства РФ от 20.09.2016 № 947)</w:delText>
        </w:r>
      </w:del>
    </w:p>
    <w:p w:rsidR="00303495" w:rsidRPr="001144EF" w:rsidRDefault="00303495" w:rsidP="00303495">
      <w:pPr>
        <w:pStyle w:val="ConsPlusNormal"/>
        <w:spacing w:before="240"/>
        <w:ind w:firstLine="540"/>
        <w:jc w:val="both"/>
        <w:rPr>
          <w:del w:id="1094" w:author="Антон Хабиров" w:date="2021-01-20T01:41:00Z"/>
          <w:sz w:val="28"/>
          <w:szCs w:val="28"/>
        </w:rPr>
      </w:pPr>
      <w:del w:id="1095" w:author="Антон Хабиров" w:date="2021-01-20T01:41:00Z">
        <w:r w:rsidRPr="001144EF">
          <w:rPr>
            <w:sz w:val="28"/>
            <w:szCs w:val="28"/>
          </w:rPr>
          <w:delText>80(3). Легковоспламеняющиеся жидкости с температурой кипения ниже 50 °C следует хранить в емкости из темного стекла в холодильнике.</w:delText>
        </w:r>
      </w:del>
    </w:p>
    <w:p w:rsidR="00303495" w:rsidRPr="001144EF" w:rsidRDefault="00303495" w:rsidP="00303495">
      <w:pPr>
        <w:pStyle w:val="ConsPlusNormal"/>
        <w:jc w:val="both"/>
        <w:rPr>
          <w:del w:id="1096" w:author="Антон Хабиров" w:date="2021-01-20T01:41:00Z"/>
          <w:sz w:val="28"/>
          <w:szCs w:val="28"/>
        </w:rPr>
      </w:pPr>
      <w:del w:id="1097" w:author="Антон Хабиров" w:date="2021-01-20T01:41:00Z">
        <w:r w:rsidRPr="001144EF">
          <w:rPr>
            <w:sz w:val="28"/>
            <w:szCs w:val="28"/>
          </w:rPr>
          <w:delText>(п. 80(3) введен Постановлением Правительства РФ от 20.09.2016 № 947)</w:delText>
        </w:r>
      </w:del>
    </w:p>
    <w:p w:rsidR="00303495" w:rsidRPr="001144EF" w:rsidRDefault="00303495" w:rsidP="00303495">
      <w:pPr>
        <w:pStyle w:val="ConsPlusNormal"/>
        <w:spacing w:before="240"/>
        <w:ind w:firstLine="540"/>
        <w:jc w:val="both"/>
        <w:rPr>
          <w:sz w:val="28"/>
          <w:szCs w:val="28"/>
        </w:rPr>
      </w:pPr>
      <w:del w:id="1098" w:author="Антон Хабиров" w:date="2021-01-20T01:41:00Z">
        <w:r w:rsidRPr="001144EF">
          <w:rPr>
            <w:sz w:val="28"/>
            <w:szCs w:val="28"/>
          </w:rPr>
          <w:delText xml:space="preserve">80(4). </w:delText>
        </w:r>
      </w:del>
      <w:moveFromRangeStart w:id="1099" w:author="Антон Хабиров" w:date="2021-01-20T01:41:00Z" w:name="move61999321"/>
      <w:moveFrom w:id="1100" w:author="Антон Хабиров" w:date="2021-01-20T01:41:00Z">
        <w:r w:rsidRPr="001144EF">
          <w:rPr>
            <w:sz w:val="28"/>
            <w:szCs w:val="28"/>
          </w:rPr>
          <w:t>Не допускается оставлять на рабочих местах тару с легковоспламеняющимися и горючими жидкостями после их разлива в рабочую емкость. На рабочем месте легковоспламеняющиеся и горючие жидкости должны находиться в количествах, необходимых для выполнения работы. Тару из-под легковоспламеняющихся и горючих жидкостей следует плотно закрывать и хранить в специально отведенном месте вне рабочих помещений.</w:t>
        </w:r>
      </w:moveFrom>
    </w:p>
    <w:moveFromRangeEnd w:id="1099"/>
    <w:p w:rsidR="00303495" w:rsidRPr="001144EF" w:rsidRDefault="00303495" w:rsidP="00303495">
      <w:pPr>
        <w:pStyle w:val="ConsPlusNormal"/>
        <w:jc w:val="both"/>
        <w:rPr>
          <w:del w:id="1101" w:author="Антон Хабиров" w:date="2021-01-20T01:41:00Z"/>
          <w:sz w:val="28"/>
          <w:szCs w:val="28"/>
        </w:rPr>
      </w:pPr>
      <w:del w:id="1102" w:author="Антон Хабиров" w:date="2021-01-20T01:41:00Z">
        <w:r w:rsidRPr="001144EF">
          <w:rPr>
            <w:sz w:val="28"/>
            <w:szCs w:val="28"/>
          </w:rPr>
          <w:delText>(п. 80(4) введен Постановлением Правительства РФ от 20.09.2016 № 947)</w:delText>
        </w:r>
      </w:del>
    </w:p>
    <w:p w:rsidR="00303495" w:rsidRPr="001144EF" w:rsidRDefault="00303495" w:rsidP="00303495">
      <w:pPr>
        <w:pStyle w:val="ConsPlusNormal"/>
        <w:spacing w:before="240"/>
        <w:ind w:firstLine="540"/>
        <w:jc w:val="both"/>
        <w:rPr>
          <w:del w:id="1103" w:author="Антон Хабиров" w:date="2021-01-20T01:41:00Z"/>
          <w:sz w:val="28"/>
          <w:szCs w:val="28"/>
        </w:rPr>
      </w:pPr>
      <w:del w:id="1104" w:author="Антон Хабиров" w:date="2021-01-20T01:41:00Z">
        <w:r w:rsidRPr="001144EF">
          <w:rPr>
            <w:sz w:val="28"/>
            <w:szCs w:val="28"/>
          </w:rPr>
          <w:lastRenderedPageBreak/>
          <w:delText xml:space="preserve">80(5). </w:delText>
        </w:r>
      </w:del>
      <w:moveFromRangeStart w:id="1105" w:author="Антон Хабиров" w:date="2021-01-20T01:41:00Z" w:name="move61999322"/>
      <w:moveFrom w:id="1106" w:author="Антон Хабиров" w:date="2021-01-20T01:41:00Z">
        <w:r w:rsidRPr="001144EF">
          <w:rPr>
            <w:sz w:val="28"/>
            <w:szCs w:val="28"/>
          </w:rPr>
          <w:t>По окончании работ неиспользованные и отработанные легковоспламеняющиеся и горючие жидкости следует убирать в помещения, предназначенные для их хранения.</w:t>
        </w:r>
      </w:moveFrom>
      <w:moveFromRangeEnd w:id="1105"/>
      <w:del w:id="1107" w:author="Антон Хабиров" w:date="2021-01-20T01:41:00Z">
        <w:r w:rsidRPr="001144EF">
          <w:rPr>
            <w:sz w:val="28"/>
            <w:szCs w:val="28"/>
          </w:rPr>
          <w:delText xml:space="preserve"> Запрещается сливать легковоспламеняющиеся и горючие жидкости в канализацию.</w:delText>
        </w:r>
      </w:del>
    </w:p>
    <w:p w:rsidR="00303495" w:rsidRPr="001144EF" w:rsidRDefault="00303495" w:rsidP="00303495">
      <w:pPr>
        <w:pStyle w:val="ConsPlusNormal"/>
        <w:jc w:val="both"/>
        <w:rPr>
          <w:del w:id="1108" w:author="Антон Хабиров" w:date="2021-01-20T01:41:00Z"/>
          <w:sz w:val="28"/>
          <w:szCs w:val="28"/>
        </w:rPr>
      </w:pPr>
      <w:del w:id="1109" w:author="Антон Хабиров" w:date="2021-01-20T01:41:00Z">
        <w:r w:rsidRPr="001144EF">
          <w:rPr>
            <w:sz w:val="28"/>
            <w:szCs w:val="28"/>
          </w:rPr>
          <w:delText>(п. 80(5) введен Постановлением Правительства РФ от 20.09.2016 № 947)</w:delText>
        </w:r>
      </w:del>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III. Системы теплоснабжения и отопления</w:t>
      </w:r>
    </w:p>
    <w:p w:rsidR="00303495" w:rsidRPr="001144EF" w:rsidRDefault="00303495" w:rsidP="00303495">
      <w:pPr>
        <w:pStyle w:val="ConsPlusNormal"/>
        <w:jc w:val="center"/>
        <w:rPr>
          <w:del w:id="1110" w:author="Антон Хабиров" w:date="2021-01-20T01:41:00Z"/>
          <w:sz w:val="28"/>
          <w:szCs w:val="28"/>
        </w:rPr>
      </w:pPr>
      <w:del w:id="1111"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ind w:firstLine="540"/>
        <w:jc w:val="both"/>
        <w:rPr>
          <w:del w:id="1112" w:author="Антон Хабиров" w:date="2021-01-20T01:41:00Z"/>
          <w:sz w:val="28"/>
          <w:szCs w:val="28"/>
        </w:rPr>
      </w:pPr>
    </w:p>
    <w:p w:rsidR="00303495" w:rsidRPr="001144EF" w:rsidRDefault="00303495" w:rsidP="00303495">
      <w:pPr>
        <w:pStyle w:val="ConsPlusNormal"/>
        <w:jc w:val="both"/>
        <w:rPr>
          <w:ins w:id="1113" w:author="Антон Хабиров" w:date="2021-01-20T01:41:00Z"/>
          <w:sz w:val="28"/>
          <w:szCs w:val="28"/>
        </w:rPr>
      </w:pPr>
      <w:del w:id="1114" w:author="Антон Хабиров" w:date="2021-01-20T01:41:00Z">
        <w:r w:rsidRPr="001144EF">
          <w:rPr>
            <w:sz w:val="28"/>
            <w:szCs w:val="28"/>
          </w:rPr>
          <w:delText>81</w:delText>
        </w:r>
      </w:del>
    </w:p>
    <w:p w:rsidR="00303495" w:rsidRPr="001144EF" w:rsidRDefault="00303495" w:rsidP="00303495">
      <w:pPr>
        <w:pStyle w:val="ConsPlusNormal"/>
        <w:ind w:firstLine="540"/>
        <w:jc w:val="both"/>
        <w:rPr>
          <w:sz w:val="28"/>
          <w:szCs w:val="28"/>
        </w:rPr>
      </w:pPr>
      <w:ins w:id="1115" w:author="Антон Хабиров" w:date="2021-01-20T01:41:00Z">
        <w:r w:rsidRPr="001144EF">
          <w:rPr>
            <w:sz w:val="28"/>
            <w:szCs w:val="28"/>
          </w:rPr>
          <w:t>77</w:t>
        </w:r>
      </w:ins>
      <w:r w:rsidRPr="001144EF">
        <w:rPr>
          <w:sz w:val="28"/>
          <w:szCs w:val="28"/>
        </w:rPr>
        <w:t xml:space="preserve">. Перед началом отопительного сезона </w:t>
      </w:r>
      <w:del w:id="1116" w:author="Антон Хабиров" w:date="2021-01-20T01:41:00Z">
        <w:r w:rsidRPr="001144EF">
          <w:rPr>
            <w:sz w:val="28"/>
            <w:szCs w:val="28"/>
          </w:rPr>
          <w:delText>руководитель</w:delText>
        </w:r>
      </w:del>
      <w:ins w:id="1117" w:author="Антон Хабиров" w:date="2021-01-20T01:41:00Z">
        <w:r w:rsidRPr="001144EF">
          <w:rPr>
            <w:sz w:val="28"/>
            <w:szCs w:val="28"/>
          </w:rPr>
          <w:t>руководители</w:t>
        </w:r>
      </w:ins>
      <w:r w:rsidRPr="001144EF">
        <w:rPr>
          <w:sz w:val="28"/>
          <w:szCs w:val="28"/>
        </w:rPr>
        <w:t xml:space="preserve"> организации</w:t>
      </w:r>
      <w:del w:id="1118" w:author="Антон Хабиров" w:date="2021-01-20T01:41:00Z">
        <w:r w:rsidRPr="001144EF">
          <w:rPr>
            <w:sz w:val="28"/>
            <w:szCs w:val="28"/>
          </w:rPr>
          <w:delText>, собственники жилых домов (домовладений) обязаны осуществить проверки</w:delText>
        </w:r>
      </w:del>
      <w:ins w:id="1119" w:author="Антон Хабиров" w:date="2021-01-20T01:41:00Z">
        <w:r w:rsidRPr="001144EF">
          <w:rPr>
            <w:sz w:val="28"/>
            <w:szCs w:val="28"/>
          </w:rPr>
          <w:t xml:space="preserve"> и физические лица организуют проведение проверок</w:t>
        </w:r>
      </w:ins>
      <w:r w:rsidRPr="001144EF">
        <w:rPr>
          <w:sz w:val="28"/>
          <w:szCs w:val="28"/>
        </w:rPr>
        <w:t xml:space="preserve"> и ремонт печей, котельных, </w:t>
      </w:r>
      <w:proofErr w:type="spellStart"/>
      <w:r w:rsidRPr="001144EF">
        <w:rPr>
          <w:sz w:val="28"/>
          <w:szCs w:val="28"/>
        </w:rPr>
        <w:t>теплогенераторных</w:t>
      </w:r>
      <w:proofErr w:type="spellEnd"/>
      <w:r w:rsidRPr="001144EF">
        <w:rPr>
          <w:sz w:val="28"/>
          <w:szCs w:val="28"/>
        </w:rPr>
        <w:t>, калориферных установок и каминов, а также других отопительных приборов и систем.</w:t>
      </w:r>
    </w:p>
    <w:p w:rsidR="00303495" w:rsidRPr="001144EF" w:rsidRDefault="00303495" w:rsidP="00303495">
      <w:pPr>
        <w:pStyle w:val="ConsPlusNormal"/>
        <w:jc w:val="both"/>
        <w:rPr>
          <w:del w:id="1120" w:author="Антон Хабиров" w:date="2021-01-20T01:41:00Z"/>
          <w:sz w:val="28"/>
          <w:szCs w:val="28"/>
        </w:rPr>
      </w:pPr>
      <w:del w:id="1121" w:author="Антон Хабиров" w:date="2021-01-20T01:41:00Z">
        <w:r w:rsidRPr="001144EF">
          <w:rPr>
            <w:sz w:val="28"/>
            <w:szCs w:val="28"/>
          </w:rPr>
          <w:delText>(в ред. Постановлений Правительства РФ от 17.02.2014 № 113, от 20.09.2016 № 947)</w:delText>
        </w:r>
      </w:del>
    </w:p>
    <w:p w:rsidR="00303495" w:rsidRPr="001144EF" w:rsidRDefault="00303495" w:rsidP="00303495">
      <w:pPr>
        <w:pStyle w:val="ConsPlusNormal"/>
        <w:spacing w:before="240"/>
        <w:ind w:firstLine="540"/>
        <w:jc w:val="both"/>
        <w:rPr>
          <w:sz w:val="28"/>
          <w:szCs w:val="28"/>
        </w:rPr>
      </w:pPr>
      <w:proofErr w:type="gramStart"/>
      <w:r w:rsidRPr="001144EF">
        <w:rPr>
          <w:sz w:val="28"/>
          <w:szCs w:val="28"/>
        </w:rPr>
        <w:t>Запрещается эксплуатировать печи и другие отопительные приборы без противопожарных разделок (</w:t>
      </w:r>
      <w:proofErr w:type="spellStart"/>
      <w:r w:rsidRPr="001144EF">
        <w:rPr>
          <w:sz w:val="28"/>
          <w:szCs w:val="28"/>
        </w:rPr>
        <w:t>отступок</w:t>
      </w:r>
      <w:proofErr w:type="spellEnd"/>
      <w:r w:rsidRPr="001144EF">
        <w:rPr>
          <w:sz w:val="28"/>
          <w:szCs w:val="28"/>
        </w:rPr>
        <w:t xml:space="preserve">) от </w:t>
      </w:r>
      <w:del w:id="1122" w:author="Антон Хабиров" w:date="2021-01-20T01:41:00Z">
        <w:r w:rsidRPr="001144EF">
          <w:rPr>
            <w:sz w:val="28"/>
            <w:szCs w:val="28"/>
          </w:rPr>
          <w:delText xml:space="preserve">горючих </w:delText>
        </w:r>
      </w:del>
      <w:r w:rsidRPr="001144EF">
        <w:rPr>
          <w:sz w:val="28"/>
          <w:szCs w:val="28"/>
        </w:rPr>
        <w:t>конструкций</w:t>
      </w:r>
      <w:ins w:id="1123" w:author="Антон Хабиров" w:date="2021-01-20T01:41:00Z">
        <w:r w:rsidRPr="001144EF">
          <w:rPr>
            <w:sz w:val="28"/>
            <w:szCs w:val="28"/>
          </w:rPr>
          <w:t xml:space="preserve"> из горючих материалов</w:t>
        </w:r>
      </w:ins>
      <w:r w:rsidRPr="001144EF">
        <w:rPr>
          <w:sz w:val="28"/>
          <w:szCs w:val="28"/>
        </w:rPr>
        <w:t xml:space="preserve">, </w:t>
      </w:r>
      <w:proofErr w:type="spellStart"/>
      <w:r w:rsidRPr="001144EF">
        <w:rPr>
          <w:sz w:val="28"/>
          <w:szCs w:val="28"/>
        </w:rPr>
        <w:t>предтопочных</w:t>
      </w:r>
      <w:proofErr w:type="spellEnd"/>
      <w:r w:rsidRPr="001144EF">
        <w:rPr>
          <w:sz w:val="28"/>
          <w:szCs w:val="28"/>
        </w:rPr>
        <w:t xml:space="preserve"> листов, изготовленных из негорючего материала размером не менее 0,5 x 0,7 метра (на деревянном или другом полу из горючих материалов), а также при наличии прогаров и повреждений в разделках</w:t>
      </w:r>
      <w:del w:id="1124" w:author="Антон Хабиров" w:date="2021-01-20T01:41:00Z">
        <w:r w:rsidRPr="001144EF">
          <w:rPr>
            <w:sz w:val="28"/>
            <w:szCs w:val="28"/>
          </w:rPr>
          <w:delText xml:space="preserve"> (отступках)</w:delText>
        </w:r>
      </w:del>
      <w:ins w:id="1125" w:author="Антон Хабиров" w:date="2021-01-20T01:41:00Z">
        <w:r w:rsidRPr="001144EF">
          <w:rPr>
            <w:sz w:val="28"/>
            <w:szCs w:val="28"/>
          </w:rPr>
          <w:t>, наружных поверхностях печи, дымовых трубах, дымовых каналах</w:t>
        </w:r>
      </w:ins>
      <w:r w:rsidRPr="001144EF">
        <w:rPr>
          <w:sz w:val="28"/>
          <w:szCs w:val="28"/>
        </w:rPr>
        <w:t xml:space="preserve"> и </w:t>
      </w:r>
      <w:proofErr w:type="spellStart"/>
      <w:r w:rsidRPr="001144EF">
        <w:rPr>
          <w:sz w:val="28"/>
          <w:szCs w:val="28"/>
        </w:rPr>
        <w:t>предтопочных</w:t>
      </w:r>
      <w:proofErr w:type="spellEnd"/>
      <w:r w:rsidRPr="001144EF">
        <w:rPr>
          <w:sz w:val="28"/>
          <w:szCs w:val="28"/>
        </w:rPr>
        <w:t xml:space="preserve"> листах.</w:t>
      </w:r>
      <w:proofErr w:type="gramEnd"/>
    </w:p>
    <w:p w:rsidR="00303495" w:rsidRPr="001144EF" w:rsidRDefault="00303495" w:rsidP="00303495">
      <w:pPr>
        <w:pStyle w:val="ConsPlusNormal"/>
        <w:spacing w:before="240"/>
        <w:ind w:firstLine="540"/>
        <w:jc w:val="both"/>
        <w:rPr>
          <w:ins w:id="1126" w:author="Антон Хабиров" w:date="2021-01-20T01:41:00Z"/>
          <w:sz w:val="28"/>
          <w:szCs w:val="28"/>
        </w:rPr>
      </w:pPr>
      <w:ins w:id="1127" w:author="Антон Хабиров" w:date="2021-01-20T01:41:00Z">
        <w:r w:rsidRPr="001144EF">
          <w:rPr>
            <w:sz w:val="28"/>
            <w:szCs w:val="28"/>
          </w:rPr>
          <w:t xml:space="preserve">При обнаружении на примыкающих строительных конструкциях, выполненных из древесины или других горючих материалов, признаков термического повреждения (потемнение, обугливание, оплавление) эксплуатация печи прекращается. При этом поверхность поврежденной конструкции должна быть </w:t>
        </w:r>
        <w:proofErr w:type="spellStart"/>
        <w:r w:rsidRPr="001144EF">
          <w:rPr>
            <w:sz w:val="28"/>
            <w:szCs w:val="28"/>
          </w:rPr>
          <w:t>теплоизолирована</w:t>
        </w:r>
        <w:proofErr w:type="spellEnd"/>
        <w:r w:rsidRPr="001144EF">
          <w:rPr>
            <w:sz w:val="28"/>
            <w:szCs w:val="28"/>
          </w:rPr>
          <w:t xml:space="preserve"> либо увеличена величина разделки (</w:t>
        </w:r>
        <w:proofErr w:type="spellStart"/>
        <w:r w:rsidRPr="001144EF">
          <w:rPr>
            <w:sz w:val="28"/>
            <w:szCs w:val="28"/>
          </w:rPr>
          <w:t>отступки</w:t>
        </w:r>
        <w:proofErr w:type="spellEnd"/>
        <w:r w:rsidRPr="001144EF">
          <w:rPr>
            <w:sz w:val="28"/>
            <w:szCs w:val="28"/>
          </w:rPr>
          <w:t>).</w:t>
        </w:r>
      </w:ins>
    </w:p>
    <w:p w:rsidR="00303495" w:rsidRPr="001144EF" w:rsidRDefault="00303495" w:rsidP="00303495">
      <w:pPr>
        <w:pStyle w:val="ConsPlusNormal"/>
        <w:spacing w:before="240"/>
        <w:ind w:firstLine="540"/>
        <w:jc w:val="both"/>
        <w:rPr>
          <w:sz w:val="28"/>
          <w:szCs w:val="28"/>
        </w:rPr>
      </w:pPr>
      <w:r w:rsidRPr="001144EF">
        <w:rPr>
          <w:sz w:val="28"/>
          <w:szCs w:val="28"/>
        </w:rPr>
        <w:t>Неисправные печи и другие отопительные приборы к эксплуатации не допускаются.</w:t>
      </w:r>
    </w:p>
    <w:p w:rsidR="00303495" w:rsidRPr="001144EF" w:rsidRDefault="00303495" w:rsidP="00303495">
      <w:pPr>
        <w:pStyle w:val="ConsPlusNormal"/>
        <w:jc w:val="both"/>
        <w:rPr>
          <w:del w:id="1128" w:author="Антон Хабиров" w:date="2021-01-20T01:41:00Z"/>
          <w:sz w:val="28"/>
          <w:szCs w:val="28"/>
        </w:rPr>
      </w:pPr>
      <w:del w:id="1129" w:author="Антон Хабиров" w:date="2021-01-20T01:41:00Z">
        <w:r w:rsidRPr="001144EF">
          <w:rPr>
            <w:sz w:val="28"/>
            <w:szCs w:val="28"/>
          </w:rPr>
          <w:delText>(абзац введен Постановлением Правительства РФ от 20.09.2016 № 947)</w:delText>
        </w:r>
      </w:del>
    </w:p>
    <w:p w:rsidR="00303495" w:rsidRPr="001144EF" w:rsidRDefault="00303495" w:rsidP="00303495">
      <w:pPr>
        <w:pStyle w:val="ConsPlusNormal"/>
        <w:spacing w:before="240"/>
        <w:ind w:firstLine="540"/>
        <w:jc w:val="both"/>
        <w:rPr>
          <w:sz w:val="28"/>
          <w:szCs w:val="28"/>
        </w:rPr>
      </w:pPr>
      <w:ins w:id="1130" w:author="Антон Хабиров" w:date="2021-01-20T01:41:00Z">
        <w:r w:rsidRPr="001144EF">
          <w:rPr>
            <w:sz w:val="28"/>
            <w:szCs w:val="28"/>
          </w:rPr>
          <w:t>78. Руководители организаций и физические лица</w:t>
        </w:r>
      </w:ins>
      <w:moveFromRangeStart w:id="1131" w:author="Антон Хабиров" w:date="2021-01-20T01:41:00Z" w:name="move61999323"/>
      <w:moveFrom w:id="1132" w:author="Антон Хабиров" w:date="2021-01-20T01:41:00Z">
        <w:r w:rsidRPr="001144EF">
          <w:rPr>
            <w:sz w:val="28"/>
            <w:szCs w:val="28"/>
          </w:rPr>
          <w:t xml:space="preserve">82. </w:t>
        </w:r>
      </w:moveFrom>
      <w:moveFromRangeEnd w:id="1131"/>
      <w:del w:id="1133" w:author="Антон Хабиров" w:date="2021-01-20T01:41:00Z">
        <w:r w:rsidRPr="001144EF">
          <w:rPr>
            <w:sz w:val="28"/>
            <w:szCs w:val="28"/>
          </w:rPr>
          <w:delText>Руководитель организации</w:delText>
        </w:r>
      </w:del>
      <w:r w:rsidRPr="001144EF">
        <w:rPr>
          <w:sz w:val="28"/>
          <w:szCs w:val="28"/>
        </w:rPr>
        <w:t xml:space="preserve"> перед началом отопительного сезона, а также в течение отопительного сезона </w:t>
      </w:r>
      <w:del w:id="1134" w:author="Антон Хабиров" w:date="2021-01-20T01:41:00Z">
        <w:r w:rsidRPr="001144EF">
          <w:rPr>
            <w:sz w:val="28"/>
            <w:szCs w:val="28"/>
          </w:rPr>
          <w:delText>обеспечивает проведение очистки</w:delText>
        </w:r>
      </w:del>
      <w:ins w:id="1135" w:author="Антон Хабиров" w:date="2021-01-20T01:41:00Z">
        <w:r w:rsidRPr="001144EF">
          <w:rPr>
            <w:sz w:val="28"/>
            <w:szCs w:val="28"/>
          </w:rPr>
          <w:t>обеспечивают очистку</w:t>
        </w:r>
      </w:ins>
      <w:r w:rsidRPr="001144EF">
        <w:rPr>
          <w:sz w:val="28"/>
          <w:szCs w:val="28"/>
        </w:rPr>
        <w:t xml:space="preserve"> дымоходов и печей (отопительных приборов) от сажи не реже:</w:t>
      </w:r>
    </w:p>
    <w:p w:rsidR="00303495" w:rsidRPr="001144EF" w:rsidRDefault="00303495" w:rsidP="00303495">
      <w:pPr>
        <w:pStyle w:val="ConsPlusNormal"/>
        <w:jc w:val="both"/>
        <w:rPr>
          <w:del w:id="1136" w:author="Антон Хабиров" w:date="2021-01-20T01:41:00Z"/>
          <w:sz w:val="28"/>
          <w:szCs w:val="28"/>
        </w:rPr>
      </w:pPr>
      <w:del w:id="1137"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r w:rsidRPr="001144EF">
        <w:rPr>
          <w:sz w:val="28"/>
          <w:szCs w:val="28"/>
        </w:rPr>
        <w:t>1 раза в 3 месяца - для отопительных печей;</w:t>
      </w:r>
    </w:p>
    <w:p w:rsidR="00303495" w:rsidRPr="001144EF" w:rsidRDefault="00303495" w:rsidP="00303495">
      <w:pPr>
        <w:pStyle w:val="ConsPlusNormal"/>
        <w:spacing w:before="240"/>
        <w:ind w:firstLine="540"/>
        <w:jc w:val="both"/>
        <w:rPr>
          <w:sz w:val="28"/>
          <w:szCs w:val="28"/>
        </w:rPr>
      </w:pPr>
      <w:r w:rsidRPr="001144EF">
        <w:rPr>
          <w:sz w:val="28"/>
          <w:szCs w:val="28"/>
        </w:rPr>
        <w:t>1 раза в 2 месяца - для печей и очагов непрерывного действия;</w:t>
      </w:r>
    </w:p>
    <w:p w:rsidR="00303495" w:rsidRPr="001144EF" w:rsidRDefault="00303495" w:rsidP="00303495">
      <w:pPr>
        <w:pStyle w:val="ConsPlusNormal"/>
        <w:spacing w:before="240"/>
        <w:ind w:firstLine="540"/>
        <w:jc w:val="both"/>
        <w:rPr>
          <w:sz w:val="28"/>
          <w:szCs w:val="28"/>
        </w:rPr>
      </w:pPr>
      <w:r w:rsidRPr="001144EF">
        <w:rPr>
          <w:sz w:val="28"/>
          <w:szCs w:val="28"/>
        </w:rPr>
        <w:t xml:space="preserve">1 раза в 1 месяц - для кухонных плит и других печей непрерывной </w:t>
      </w:r>
      <w:r w:rsidRPr="001144EF">
        <w:rPr>
          <w:sz w:val="28"/>
          <w:szCs w:val="28"/>
        </w:rPr>
        <w:lastRenderedPageBreak/>
        <w:t>(долговременной) топки.</w:t>
      </w:r>
    </w:p>
    <w:p w:rsidR="00303495" w:rsidRPr="001144EF" w:rsidRDefault="00303495" w:rsidP="00303495">
      <w:pPr>
        <w:pStyle w:val="ConsPlusNormal"/>
        <w:spacing w:before="240"/>
        <w:ind w:firstLine="540"/>
        <w:jc w:val="both"/>
        <w:rPr>
          <w:sz w:val="28"/>
          <w:szCs w:val="28"/>
        </w:rPr>
      </w:pPr>
      <w:del w:id="1138" w:author="Антон Хабиров" w:date="2021-01-20T01:41:00Z">
        <w:r w:rsidRPr="001144EF">
          <w:rPr>
            <w:sz w:val="28"/>
            <w:szCs w:val="28"/>
          </w:rPr>
          <w:delText>83</w:delText>
        </w:r>
      </w:del>
      <w:ins w:id="1139" w:author="Антон Хабиров" w:date="2021-01-20T01:41:00Z">
        <w:r w:rsidRPr="001144EF">
          <w:rPr>
            <w:sz w:val="28"/>
            <w:szCs w:val="28"/>
          </w:rPr>
          <w:t>79</w:t>
        </w:r>
      </w:ins>
      <w:r w:rsidRPr="001144EF">
        <w:rPr>
          <w:sz w:val="28"/>
          <w:szCs w:val="28"/>
        </w:rPr>
        <w:t xml:space="preserve">. При эксплуатации котельных и других </w:t>
      </w:r>
      <w:proofErr w:type="spellStart"/>
      <w:r w:rsidRPr="001144EF">
        <w:rPr>
          <w:sz w:val="28"/>
          <w:szCs w:val="28"/>
        </w:rPr>
        <w:t>теплопроизводящих</w:t>
      </w:r>
      <w:proofErr w:type="spellEnd"/>
      <w:r w:rsidRPr="001144EF">
        <w:rPr>
          <w:sz w:val="28"/>
          <w:szCs w:val="28"/>
        </w:rPr>
        <w:t xml:space="preserve"> установок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допускать к работе лиц, не прошедших специального обучения и не получивших соответствующих квалификационных удостоверений;</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применять в качестве топлива отходы нефтепродуктов и </w:t>
      </w:r>
      <w:proofErr w:type="gramStart"/>
      <w:r w:rsidRPr="001144EF">
        <w:rPr>
          <w:sz w:val="28"/>
          <w:szCs w:val="28"/>
        </w:rPr>
        <w:t>другие</w:t>
      </w:r>
      <w:proofErr w:type="gramEnd"/>
      <w:r w:rsidRPr="001144EF">
        <w:rPr>
          <w:sz w:val="28"/>
          <w:szCs w:val="28"/>
        </w:rPr>
        <w:t xml:space="preserve"> легковоспламеняющиеся и горючие жидкости, которые не предусмотрены </w:t>
      </w:r>
      <w:del w:id="1140" w:author="Антон Хабиров" w:date="2021-01-20T01:41:00Z">
        <w:r w:rsidRPr="001144EF">
          <w:rPr>
            <w:sz w:val="28"/>
            <w:szCs w:val="28"/>
          </w:rPr>
          <w:delText>техническими условиями</w:delText>
        </w:r>
      </w:del>
      <w:ins w:id="1141" w:author="Антон Хабиров" w:date="2021-01-20T01:41:00Z">
        <w:r w:rsidRPr="001144EF">
          <w:rPr>
            <w:sz w:val="28"/>
            <w:szCs w:val="28"/>
          </w:rPr>
          <w:t>технической документацией</w:t>
        </w:r>
      </w:ins>
      <w:r w:rsidRPr="001144EF">
        <w:rPr>
          <w:sz w:val="28"/>
          <w:szCs w:val="28"/>
        </w:rPr>
        <w:t xml:space="preserve"> на эксплуатацию оборудования;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эксплуатировать </w:t>
      </w:r>
      <w:proofErr w:type="spellStart"/>
      <w:r w:rsidRPr="001144EF">
        <w:rPr>
          <w:sz w:val="28"/>
          <w:szCs w:val="28"/>
        </w:rPr>
        <w:t>теплопроизводящие</w:t>
      </w:r>
      <w:proofErr w:type="spellEnd"/>
      <w:r w:rsidRPr="001144EF">
        <w:rPr>
          <w:sz w:val="28"/>
          <w:szCs w:val="28"/>
        </w:rPr>
        <w:t xml:space="preserve"> установки при </w:t>
      </w:r>
      <w:proofErr w:type="spellStart"/>
      <w:r w:rsidRPr="001144EF">
        <w:rPr>
          <w:sz w:val="28"/>
          <w:szCs w:val="28"/>
        </w:rPr>
        <w:t>подтекании</w:t>
      </w:r>
      <w:proofErr w:type="spellEnd"/>
      <w:r w:rsidRPr="001144EF">
        <w:rPr>
          <w:sz w:val="28"/>
          <w:szCs w:val="28"/>
        </w:rPr>
        <w:t xml:space="preserve"> жидкого топлива (утечке газа) из систем топливоподачи, а также </w:t>
      </w:r>
      <w:ins w:id="1142" w:author="Антон Хабиров" w:date="2021-01-20T01:41:00Z">
        <w:r w:rsidRPr="001144EF">
          <w:rPr>
            <w:sz w:val="28"/>
            <w:szCs w:val="28"/>
          </w:rPr>
          <w:t xml:space="preserve">из </w:t>
        </w:r>
      </w:ins>
      <w:r w:rsidRPr="001144EF">
        <w:rPr>
          <w:sz w:val="28"/>
          <w:szCs w:val="28"/>
        </w:rPr>
        <w:t>вентилей у топки и</w:t>
      </w:r>
      <w:del w:id="1143" w:author="Антон Хабиров" w:date="2021-01-20T01:41:00Z">
        <w:r w:rsidRPr="001144EF">
          <w:rPr>
            <w:sz w:val="28"/>
            <w:szCs w:val="28"/>
          </w:rPr>
          <w:delText xml:space="preserve"> у</w:delText>
        </w:r>
      </w:del>
      <w:r w:rsidRPr="001144EF">
        <w:rPr>
          <w:sz w:val="28"/>
          <w:szCs w:val="28"/>
        </w:rPr>
        <w:t xml:space="preserve"> емкости с топливом;</w:t>
      </w:r>
    </w:p>
    <w:p w:rsidR="00303495" w:rsidRPr="001144EF" w:rsidRDefault="00303495" w:rsidP="00303495">
      <w:pPr>
        <w:pStyle w:val="ConsPlusNormal"/>
        <w:spacing w:before="240"/>
        <w:ind w:firstLine="540"/>
        <w:jc w:val="both"/>
        <w:rPr>
          <w:sz w:val="28"/>
          <w:szCs w:val="28"/>
        </w:rPr>
      </w:pPr>
      <w:r w:rsidRPr="001144EF">
        <w:rPr>
          <w:sz w:val="28"/>
          <w:szCs w:val="28"/>
        </w:rPr>
        <w:t>г) подавать топливо при потухших форсунках или газовых горелках;</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разжигать установки без </w:t>
      </w:r>
      <w:ins w:id="1144" w:author="Антон Хабиров" w:date="2021-01-20T01:41:00Z">
        <w:r w:rsidRPr="001144EF">
          <w:rPr>
            <w:sz w:val="28"/>
            <w:szCs w:val="28"/>
          </w:rPr>
          <w:t xml:space="preserve">их </w:t>
        </w:r>
      </w:ins>
      <w:r w:rsidRPr="001144EF">
        <w:rPr>
          <w:sz w:val="28"/>
          <w:szCs w:val="28"/>
        </w:rPr>
        <w:t>предварительной</w:t>
      </w:r>
      <w:del w:id="1145" w:author="Антон Хабиров" w:date="2021-01-20T01:41:00Z">
        <w:r w:rsidRPr="001144EF">
          <w:rPr>
            <w:sz w:val="28"/>
            <w:szCs w:val="28"/>
          </w:rPr>
          <w:delText xml:space="preserve"> их</w:delText>
        </w:r>
      </w:del>
      <w:r w:rsidRPr="001144EF">
        <w:rPr>
          <w:sz w:val="28"/>
          <w:szCs w:val="28"/>
        </w:rPr>
        <w:t xml:space="preserve"> продувки;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е) работать при неисправных или отключенных приборах контроля и регулирования, предусмотренных </w:t>
      </w:r>
      <w:del w:id="1146" w:author="Антон Хабиров" w:date="2021-01-20T01:41:00Z">
        <w:r w:rsidRPr="001144EF">
          <w:rPr>
            <w:sz w:val="28"/>
            <w:szCs w:val="28"/>
          </w:rPr>
          <w:delText>предприятием-</w:delText>
        </w:r>
      </w:del>
      <w:r w:rsidRPr="001144EF">
        <w:rPr>
          <w:sz w:val="28"/>
          <w:szCs w:val="28"/>
        </w:rPr>
        <w:t>изготовителем;</w:t>
      </w:r>
    </w:p>
    <w:p w:rsidR="00303495" w:rsidRPr="001144EF" w:rsidRDefault="00303495" w:rsidP="00303495">
      <w:pPr>
        <w:pStyle w:val="ConsPlusNormal"/>
        <w:spacing w:before="240"/>
        <w:ind w:firstLine="540"/>
        <w:jc w:val="both"/>
        <w:rPr>
          <w:sz w:val="28"/>
          <w:szCs w:val="28"/>
        </w:rPr>
      </w:pPr>
      <w:r w:rsidRPr="001144EF">
        <w:rPr>
          <w:sz w:val="28"/>
          <w:szCs w:val="28"/>
        </w:rPr>
        <w:t xml:space="preserve">ж) сушить </w:t>
      </w:r>
      <w:del w:id="1147" w:author="Антон Хабиров" w:date="2021-01-20T01:41:00Z">
        <w:r w:rsidRPr="001144EF">
          <w:rPr>
            <w:sz w:val="28"/>
            <w:szCs w:val="28"/>
          </w:rPr>
          <w:delText xml:space="preserve">какие-либо </w:delText>
        </w:r>
      </w:del>
      <w:r w:rsidRPr="001144EF">
        <w:rPr>
          <w:sz w:val="28"/>
          <w:szCs w:val="28"/>
        </w:rPr>
        <w:t>горючие материалы на котлах</w:t>
      </w:r>
      <w:del w:id="1148" w:author="Антон Хабиров" w:date="2021-01-20T01:41:00Z">
        <w:r w:rsidRPr="001144EF">
          <w:rPr>
            <w:sz w:val="28"/>
            <w:szCs w:val="28"/>
          </w:rPr>
          <w:delText xml:space="preserve"> и</w:delText>
        </w:r>
      </w:del>
      <w:ins w:id="1149" w:author="Антон Хабиров" w:date="2021-01-20T01:41:00Z">
        <w:r w:rsidRPr="001144EF">
          <w:rPr>
            <w:sz w:val="28"/>
            <w:szCs w:val="28"/>
          </w:rPr>
          <w:t>,</w:t>
        </w:r>
      </w:ins>
      <w:r w:rsidRPr="001144EF">
        <w:rPr>
          <w:sz w:val="28"/>
          <w:szCs w:val="28"/>
        </w:rPr>
        <w:t xml:space="preserve"> паропроводах</w:t>
      </w:r>
      <w:ins w:id="1150" w:author="Антон Хабиров" w:date="2021-01-20T01:41:00Z">
        <w:r w:rsidRPr="001144EF">
          <w:rPr>
            <w:sz w:val="28"/>
            <w:szCs w:val="28"/>
          </w:rPr>
          <w:t xml:space="preserve"> и других теплогенерирующих установках</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з) эксплуатировать котельные установки, работающие на твердом топливе, дымовые трубы которых не оборудованы искрогасителями и не очищены от сажи;</w:t>
      </w:r>
    </w:p>
    <w:p w:rsidR="00303495" w:rsidRPr="001144EF" w:rsidRDefault="00303495" w:rsidP="00303495">
      <w:pPr>
        <w:pStyle w:val="ConsPlusNormal"/>
        <w:spacing w:before="240"/>
        <w:ind w:firstLine="540"/>
        <w:jc w:val="both"/>
        <w:rPr>
          <w:sz w:val="28"/>
          <w:szCs w:val="28"/>
        </w:rPr>
      </w:pPr>
      <w:r w:rsidRPr="001144EF">
        <w:rPr>
          <w:sz w:val="28"/>
          <w:szCs w:val="28"/>
        </w:rPr>
        <w:t>и) чистить котел при открытой двери тамбура в железнодорожном подвижном составе при движении.</w:t>
      </w:r>
    </w:p>
    <w:p w:rsidR="00303495" w:rsidRPr="001144EF" w:rsidRDefault="00303495" w:rsidP="00303495">
      <w:pPr>
        <w:pStyle w:val="ConsPlusNormal"/>
        <w:jc w:val="both"/>
        <w:rPr>
          <w:del w:id="1151" w:author="Антон Хабиров" w:date="2021-01-20T01:41:00Z"/>
          <w:sz w:val="28"/>
          <w:szCs w:val="28"/>
        </w:rPr>
      </w:pPr>
      <w:del w:id="1152" w:author="Антон Хабиров" w:date="2021-01-20T01:41:00Z">
        <w:r w:rsidRPr="001144EF">
          <w:rPr>
            <w:sz w:val="28"/>
            <w:szCs w:val="28"/>
          </w:rPr>
          <w:delText>(пп. "и" введен Постановлением Правительства РФ от 07.03.2019 № 248)</w:delText>
        </w:r>
      </w:del>
    </w:p>
    <w:p w:rsidR="00303495" w:rsidRPr="001144EF" w:rsidRDefault="00303495" w:rsidP="00303495">
      <w:pPr>
        <w:pStyle w:val="ConsPlusNormal"/>
        <w:spacing w:before="240"/>
        <w:ind w:firstLine="540"/>
        <w:jc w:val="both"/>
        <w:rPr>
          <w:sz w:val="28"/>
          <w:szCs w:val="28"/>
        </w:rPr>
      </w:pPr>
      <w:del w:id="1153" w:author="Антон Хабиров" w:date="2021-01-20T01:41:00Z">
        <w:r w:rsidRPr="001144EF">
          <w:rPr>
            <w:sz w:val="28"/>
            <w:szCs w:val="28"/>
          </w:rPr>
          <w:delText>84</w:delText>
        </w:r>
      </w:del>
      <w:ins w:id="1154" w:author="Антон Хабиров" w:date="2021-01-20T01:41:00Z">
        <w:r w:rsidRPr="001144EF">
          <w:rPr>
            <w:sz w:val="28"/>
            <w:szCs w:val="28"/>
          </w:rPr>
          <w:t>80</w:t>
        </w:r>
      </w:ins>
      <w:r w:rsidRPr="001144EF">
        <w:rPr>
          <w:sz w:val="28"/>
          <w:szCs w:val="28"/>
        </w:rPr>
        <w:t>. При эксплуатации печного отопления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оставлять без присмотра печи, которые топятся, а также поручать надзор за ними детям;</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располагать топливо, другие горючие вещества и материалы на </w:t>
      </w:r>
      <w:proofErr w:type="spellStart"/>
      <w:r w:rsidRPr="001144EF">
        <w:rPr>
          <w:sz w:val="28"/>
          <w:szCs w:val="28"/>
        </w:rPr>
        <w:t>предтопочном</w:t>
      </w:r>
      <w:proofErr w:type="spellEnd"/>
      <w:r w:rsidRPr="001144EF">
        <w:rPr>
          <w:sz w:val="28"/>
          <w:szCs w:val="28"/>
        </w:rPr>
        <w:t xml:space="preserve"> листе;</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применять для розжига печей бензин, керосин, дизельное топливо и </w:t>
      </w:r>
      <w:proofErr w:type="gramStart"/>
      <w:r w:rsidRPr="001144EF">
        <w:rPr>
          <w:sz w:val="28"/>
          <w:szCs w:val="28"/>
        </w:rPr>
        <w:t>другие</w:t>
      </w:r>
      <w:proofErr w:type="gramEnd"/>
      <w:r w:rsidRPr="001144EF">
        <w:rPr>
          <w:sz w:val="28"/>
          <w:szCs w:val="28"/>
        </w:rPr>
        <w:t xml:space="preserve"> легковоспламеняющиеся и горючие жидкости;</w:t>
      </w:r>
    </w:p>
    <w:p w:rsidR="00303495" w:rsidRPr="001144EF" w:rsidRDefault="00303495" w:rsidP="00303495">
      <w:pPr>
        <w:pStyle w:val="ConsPlusNormal"/>
        <w:spacing w:before="240"/>
        <w:ind w:firstLine="540"/>
        <w:jc w:val="both"/>
        <w:rPr>
          <w:sz w:val="28"/>
          <w:szCs w:val="28"/>
        </w:rPr>
      </w:pPr>
      <w:r w:rsidRPr="001144EF">
        <w:rPr>
          <w:sz w:val="28"/>
          <w:szCs w:val="28"/>
        </w:rPr>
        <w:t>г) топить углем, коксом и газом печи, не предназначенные для этих видов топлива;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производить топку печей во время проведения в помещениях собраний и </w:t>
      </w:r>
      <w:r w:rsidRPr="001144EF">
        <w:rPr>
          <w:sz w:val="28"/>
          <w:szCs w:val="28"/>
        </w:rPr>
        <w:lastRenderedPageBreak/>
        <w:t>других массовых мероприятий;</w:t>
      </w:r>
    </w:p>
    <w:p w:rsidR="00303495" w:rsidRPr="001144EF" w:rsidRDefault="00303495" w:rsidP="00303495">
      <w:pPr>
        <w:pStyle w:val="ConsPlusNormal"/>
        <w:spacing w:before="240"/>
        <w:ind w:firstLine="540"/>
        <w:jc w:val="both"/>
        <w:rPr>
          <w:sz w:val="28"/>
          <w:szCs w:val="28"/>
        </w:rPr>
      </w:pPr>
      <w:r w:rsidRPr="001144EF">
        <w:rPr>
          <w:sz w:val="28"/>
          <w:szCs w:val="28"/>
        </w:rPr>
        <w:t>е) использовать вентиляционные и газовые каналы в качестве дымоходов;</w:t>
      </w:r>
    </w:p>
    <w:p w:rsidR="00303495" w:rsidRPr="001144EF" w:rsidRDefault="00303495" w:rsidP="00303495">
      <w:pPr>
        <w:pStyle w:val="ConsPlusNormal"/>
        <w:spacing w:before="240"/>
        <w:ind w:firstLine="540"/>
        <w:jc w:val="both"/>
        <w:rPr>
          <w:sz w:val="28"/>
          <w:szCs w:val="28"/>
        </w:rPr>
      </w:pPr>
      <w:r w:rsidRPr="001144EF">
        <w:rPr>
          <w:sz w:val="28"/>
          <w:szCs w:val="28"/>
        </w:rPr>
        <w:t>ж) перекаливать печи.</w:t>
      </w:r>
    </w:p>
    <w:p w:rsidR="00303495" w:rsidRPr="001144EF" w:rsidRDefault="00303495" w:rsidP="00303495">
      <w:pPr>
        <w:pStyle w:val="ConsPlusNormal"/>
        <w:spacing w:before="240"/>
        <w:ind w:firstLine="540"/>
        <w:jc w:val="both"/>
        <w:rPr>
          <w:sz w:val="28"/>
          <w:szCs w:val="28"/>
        </w:rPr>
      </w:pPr>
      <w:del w:id="1155" w:author="Антон Хабиров" w:date="2021-01-20T01:41:00Z">
        <w:r w:rsidRPr="001144EF">
          <w:rPr>
            <w:sz w:val="28"/>
            <w:szCs w:val="28"/>
          </w:rPr>
          <w:delText>85</w:delText>
        </w:r>
      </w:del>
      <w:ins w:id="1156" w:author="Антон Хабиров" w:date="2021-01-20T01:41:00Z">
        <w:r w:rsidRPr="001144EF">
          <w:rPr>
            <w:sz w:val="28"/>
            <w:szCs w:val="28"/>
          </w:rPr>
          <w:t>81</w:t>
        </w:r>
      </w:ins>
      <w:r w:rsidRPr="001144EF">
        <w:rPr>
          <w:sz w:val="28"/>
          <w:szCs w:val="28"/>
        </w:rPr>
        <w:t xml:space="preserve">. Топка печей в зданиях и сооружениях (за исключением жилых домов) </w:t>
      </w:r>
      <w:del w:id="1157" w:author="Антон Хабиров" w:date="2021-01-20T01:41:00Z">
        <w:r w:rsidRPr="001144EF">
          <w:rPr>
            <w:sz w:val="28"/>
            <w:szCs w:val="28"/>
          </w:rPr>
          <w:delText>должна прекращаться</w:delText>
        </w:r>
      </w:del>
      <w:ins w:id="1158" w:author="Антон Хабиров" w:date="2021-01-20T01:41:00Z">
        <w:r w:rsidRPr="001144EF">
          <w:rPr>
            <w:sz w:val="28"/>
            <w:szCs w:val="28"/>
          </w:rPr>
          <w:t>прекращается</w:t>
        </w:r>
      </w:ins>
      <w:r w:rsidRPr="001144EF">
        <w:rPr>
          <w:sz w:val="28"/>
          <w:szCs w:val="28"/>
        </w:rPr>
        <w:t xml:space="preserve"> не менее чем за 2 часа до </w:t>
      </w:r>
      <w:del w:id="1159" w:author="Антон Хабиров" w:date="2021-01-20T01:41:00Z">
        <w:r w:rsidRPr="001144EF">
          <w:rPr>
            <w:sz w:val="28"/>
            <w:szCs w:val="28"/>
          </w:rPr>
          <w:delText>окончания работы</w:delText>
        </w:r>
      </w:del>
      <w:ins w:id="1160" w:author="Антон Хабиров" w:date="2021-01-20T01:41:00Z">
        <w:r w:rsidRPr="001144EF">
          <w:rPr>
            <w:sz w:val="28"/>
            <w:szCs w:val="28"/>
          </w:rPr>
          <w:t>завершения рабочего дня</w:t>
        </w:r>
      </w:ins>
      <w:r w:rsidRPr="001144EF">
        <w:rPr>
          <w:sz w:val="28"/>
          <w:szCs w:val="28"/>
        </w:rPr>
        <w:t xml:space="preserve">, а </w:t>
      </w:r>
      <w:del w:id="1161" w:author="Антон Хабиров" w:date="2021-01-20T01:41:00Z">
        <w:r w:rsidRPr="001144EF">
          <w:rPr>
            <w:sz w:val="28"/>
            <w:szCs w:val="28"/>
          </w:rPr>
          <w:delText>в больницах и других</w:delText>
        </w:r>
      </w:del>
      <w:ins w:id="1162" w:author="Антон Хабиров" w:date="2021-01-20T01:41:00Z">
        <w:r w:rsidRPr="001144EF">
          <w:rPr>
            <w:sz w:val="28"/>
            <w:szCs w:val="28"/>
          </w:rPr>
          <w:t>на социально значимых</w:t>
        </w:r>
      </w:ins>
      <w:r w:rsidRPr="001144EF">
        <w:rPr>
          <w:sz w:val="28"/>
          <w:szCs w:val="28"/>
        </w:rPr>
        <w:t xml:space="preserve"> объектах защиты с круглосуточным пребыванием людей - </w:t>
      </w:r>
      <w:ins w:id="1163" w:author="Антон Хабиров" w:date="2021-01-20T01:41:00Z">
        <w:r w:rsidRPr="001144EF">
          <w:rPr>
            <w:sz w:val="28"/>
            <w:szCs w:val="28"/>
          </w:rPr>
          <w:t xml:space="preserve">не менее чем </w:t>
        </w:r>
      </w:ins>
      <w:r w:rsidRPr="001144EF">
        <w:rPr>
          <w:sz w:val="28"/>
          <w:szCs w:val="28"/>
        </w:rPr>
        <w:t xml:space="preserve">за 2 часа до отхода </w:t>
      </w:r>
      <w:del w:id="1164" w:author="Антон Хабиров" w:date="2021-01-20T01:41:00Z">
        <w:r w:rsidRPr="001144EF">
          <w:rPr>
            <w:sz w:val="28"/>
            <w:szCs w:val="28"/>
          </w:rPr>
          <w:delText>больных</w:delText>
        </w:r>
      </w:del>
      <w:ins w:id="1165" w:author="Антон Хабиров" w:date="2021-01-20T01:41:00Z">
        <w:r w:rsidRPr="001144EF">
          <w:rPr>
            <w:sz w:val="28"/>
            <w:szCs w:val="28"/>
          </w:rPr>
          <w:t>людей</w:t>
        </w:r>
      </w:ins>
      <w:r w:rsidRPr="001144EF">
        <w:rPr>
          <w:sz w:val="28"/>
          <w:szCs w:val="28"/>
        </w:rPr>
        <w:t xml:space="preserve"> ко сну.</w:t>
      </w:r>
    </w:p>
    <w:p w:rsidR="00303495" w:rsidRPr="001144EF" w:rsidRDefault="00303495" w:rsidP="00303495">
      <w:pPr>
        <w:pStyle w:val="ConsPlusNormal"/>
        <w:jc w:val="both"/>
        <w:rPr>
          <w:del w:id="1166" w:author="Антон Хабиров" w:date="2021-01-20T01:41:00Z"/>
          <w:sz w:val="28"/>
          <w:szCs w:val="28"/>
        </w:rPr>
      </w:pPr>
      <w:del w:id="1167"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В </w:t>
      </w:r>
      <w:del w:id="1168" w:author="Антон Хабиров" w:date="2021-01-20T01:41:00Z">
        <w:r w:rsidRPr="001144EF">
          <w:rPr>
            <w:sz w:val="28"/>
            <w:szCs w:val="28"/>
          </w:rPr>
          <w:delText>детских учреждениях</w:delText>
        </w:r>
      </w:del>
      <w:ins w:id="1169" w:author="Антон Хабиров" w:date="2021-01-20T01:41:00Z">
        <w:r w:rsidRPr="001144EF">
          <w:rPr>
            <w:sz w:val="28"/>
            <w:szCs w:val="28"/>
          </w:rPr>
          <w:t>организациях</w:t>
        </w:r>
      </w:ins>
      <w:r w:rsidRPr="001144EF">
        <w:rPr>
          <w:sz w:val="28"/>
          <w:szCs w:val="28"/>
        </w:rPr>
        <w:t xml:space="preserve"> с дневным пребыванием детей топка печей </w:t>
      </w:r>
      <w:del w:id="1170" w:author="Антон Хабиров" w:date="2021-01-20T01:41:00Z">
        <w:r w:rsidRPr="001144EF">
          <w:rPr>
            <w:sz w:val="28"/>
            <w:szCs w:val="28"/>
          </w:rPr>
          <w:delText>заканчивается</w:delText>
        </w:r>
      </w:del>
      <w:ins w:id="1171" w:author="Антон Хабиров" w:date="2021-01-20T01:41:00Z">
        <w:r w:rsidRPr="001144EF">
          <w:rPr>
            <w:sz w:val="28"/>
            <w:szCs w:val="28"/>
          </w:rPr>
          <w:t>прекращается</w:t>
        </w:r>
      </w:ins>
      <w:r w:rsidRPr="001144EF">
        <w:rPr>
          <w:sz w:val="28"/>
          <w:szCs w:val="28"/>
        </w:rPr>
        <w:t xml:space="preserve"> не </w:t>
      </w:r>
      <w:proofErr w:type="gramStart"/>
      <w:r w:rsidRPr="001144EF">
        <w:rPr>
          <w:sz w:val="28"/>
          <w:szCs w:val="28"/>
        </w:rPr>
        <w:t>позднее</w:t>
      </w:r>
      <w:proofErr w:type="gramEnd"/>
      <w:r w:rsidRPr="001144EF">
        <w:rPr>
          <w:sz w:val="28"/>
          <w:szCs w:val="28"/>
        </w:rPr>
        <w:t xml:space="preserve"> чем за 1 час до прихода детей</w:t>
      </w:r>
      <w:ins w:id="1172" w:author="Антон Хабиров" w:date="2021-01-20T01:41:00Z">
        <w:r w:rsidRPr="001144EF">
          <w:rPr>
            <w:sz w:val="28"/>
            <w:szCs w:val="28"/>
          </w:rPr>
          <w:t xml:space="preserve"> и не начинается ранее их ухода из здания</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Зола и шлак, выгребаемые из топок, должны быть залиты водой и удалены в специально отведенное для них место.</w:t>
      </w:r>
    </w:p>
    <w:p w:rsidR="00303495" w:rsidRPr="001144EF" w:rsidRDefault="00303495" w:rsidP="00303495">
      <w:pPr>
        <w:pStyle w:val="ConsPlusNormal"/>
        <w:spacing w:before="240"/>
        <w:ind w:firstLine="540"/>
        <w:jc w:val="both"/>
        <w:rPr>
          <w:sz w:val="28"/>
          <w:szCs w:val="28"/>
        </w:rPr>
      </w:pPr>
      <w:moveToRangeStart w:id="1173" w:author="Антон Хабиров" w:date="2021-01-20T01:41:00Z" w:name="move61999323"/>
      <w:moveTo w:id="1174" w:author="Антон Хабиров" w:date="2021-01-20T01:41:00Z">
        <w:r w:rsidRPr="001144EF">
          <w:rPr>
            <w:sz w:val="28"/>
            <w:szCs w:val="28"/>
          </w:rPr>
          <w:t xml:space="preserve">82. </w:t>
        </w:r>
      </w:moveTo>
      <w:moveToRangeEnd w:id="1173"/>
      <w:del w:id="1175" w:author="Антон Хабиров" w:date="2021-01-20T01:41:00Z">
        <w:r w:rsidRPr="001144EF">
          <w:rPr>
            <w:sz w:val="28"/>
            <w:szCs w:val="28"/>
          </w:rPr>
          <w:delText>86. При установке временных</w:delText>
        </w:r>
      </w:del>
      <w:ins w:id="1176" w:author="Антон Хабиров" w:date="2021-01-20T01:41:00Z">
        <w:r w:rsidRPr="001144EF">
          <w:rPr>
            <w:sz w:val="28"/>
            <w:szCs w:val="28"/>
          </w:rPr>
          <w:t>Для отопления зданий допускается установка</w:t>
        </w:r>
      </w:ins>
      <w:r w:rsidRPr="001144EF">
        <w:rPr>
          <w:sz w:val="28"/>
          <w:szCs w:val="28"/>
        </w:rPr>
        <w:t xml:space="preserve"> металлических </w:t>
      </w:r>
      <w:del w:id="1177" w:author="Антон Хабиров" w:date="2021-01-20T01:41:00Z">
        <w:r w:rsidRPr="001144EF">
          <w:rPr>
            <w:sz w:val="28"/>
            <w:szCs w:val="28"/>
          </w:rPr>
          <w:delText xml:space="preserve">и других </w:delText>
        </w:r>
      </w:del>
      <w:r w:rsidRPr="001144EF">
        <w:rPr>
          <w:sz w:val="28"/>
          <w:szCs w:val="28"/>
        </w:rPr>
        <w:t xml:space="preserve">печей </w:t>
      </w:r>
      <w:ins w:id="1178" w:author="Антон Хабиров" w:date="2021-01-20T01:41:00Z">
        <w:r w:rsidRPr="001144EF">
          <w:rPr>
            <w:sz w:val="28"/>
            <w:szCs w:val="28"/>
          </w:rPr>
          <w:t xml:space="preserve">только </w:t>
        </w:r>
      </w:ins>
      <w:r w:rsidRPr="001144EF">
        <w:rPr>
          <w:sz w:val="28"/>
          <w:szCs w:val="28"/>
        </w:rPr>
        <w:t>заводского изготовления</w:t>
      </w:r>
      <w:del w:id="1179" w:author="Антон Хабиров" w:date="2021-01-20T01:41:00Z">
        <w:r w:rsidRPr="001144EF">
          <w:rPr>
            <w:sz w:val="28"/>
            <w:szCs w:val="28"/>
          </w:rPr>
          <w:delText xml:space="preserve"> в помещениях общежитий, административных, общественных и вспомогательных зданий предприятий, в жилых домах</w:delText>
        </w:r>
      </w:del>
      <w:ins w:id="1180" w:author="Антон Хабиров" w:date="2021-01-20T01:41:00Z">
        <w:r w:rsidRPr="001144EF">
          <w:rPr>
            <w:sz w:val="28"/>
            <w:szCs w:val="28"/>
          </w:rPr>
          <w:t>. При этом</w:t>
        </w:r>
      </w:ins>
      <w:r w:rsidRPr="001144EF">
        <w:rPr>
          <w:sz w:val="28"/>
          <w:szCs w:val="28"/>
        </w:rPr>
        <w:t xml:space="preserve"> руководителями организаций </w:t>
      </w:r>
      <w:ins w:id="1181" w:author="Антон Хабиров" w:date="2021-01-20T01:41:00Z">
        <w:r w:rsidRPr="001144EF">
          <w:rPr>
            <w:sz w:val="28"/>
            <w:szCs w:val="28"/>
          </w:rPr>
          <w:t xml:space="preserve">и физическими лицами </w:t>
        </w:r>
      </w:ins>
      <w:r w:rsidRPr="001144EF">
        <w:rPr>
          <w:sz w:val="28"/>
          <w:szCs w:val="28"/>
        </w:rPr>
        <w:t xml:space="preserve">обеспечивается выполнение </w:t>
      </w:r>
      <w:del w:id="1182" w:author="Антон Хабиров" w:date="2021-01-20T01:41:00Z">
        <w:r w:rsidRPr="001144EF">
          <w:rPr>
            <w:sz w:val="28"/>
            <w:szCs w:val="28"/>
          </w:rPr>
          <w:delText>указаний (инструкций) предприятий-</w:delText>
        </w:r>
      </w:del>
      <w:ins w:id="1183" w:author="Антон Хабиров" w:date="2021-01-20T01:41:00Z">
        <w:r w:rsidRPr="001144EF">
          <w:rPr>
            <w:sz w:val="28"/>
            <w:szCs w:val="28"/>
          </w:rPr>
          <w:t xml:space="preserve">технической документации </w:t>
        </w:r>
      </w:ins>
      <w:r w:rsidRPr="001144EF">
        <w:rPr>
          <w:sz w:val="28"/>
          <w:szCs w:val="28"/>
        </w:rPr>
        <w:t>изготовителей этих видов продукции</w:t>
      </w:r>
      <w:del w:id="1184" w:author="Антон Хабиров" w:date="2021-01-20T01:41:00Z">
        <w:r w:rsidRPr="001144EF">
          <w:rPr>
            <w:sz w:val="28"/>
            <w:szCs w:val="28"/>
          </w:rPr>
          <w:delText>, а также требований норм проектирования, предъявляемых к системам отопления</w:delText>
        </w:r>
      </w:del>
      <w:r w:rsidRPr="001144EF">
        <w:rPr>
          <w:sz w:val="28"/>
          <w:szCs w:val="28"/>
        </w:rPr>
        <w:t>.</w:t>
      </w:r>
    </w:p>
    <w:p w:rsidR="00303495" w:rsidRPr="001144EF" w:rsidRDefault="00303495" w:rsidP="00303495">
      <w:pPr>
        <w:pStyle w:val="ConsPlusNormal"/>
        <w:spacing w:before="240"/>
        <w:ind w:firstLine="540"/>
        <w:jc w:val="both"/>
        <w:rPr>
          <w:sz w:val="28"/>
          <w:szCs w:val="28"/>
        </w:rPr>
      </w:pPr>
      <w:del w:id="1185" w:author="Антон Хабиров" w:date="2021-01-20T01:41:00Z">
        <w:r w:rsidRPr="001144EF">
          <w:rPr>
            <w:sz w:val="28"/>
            <w:szCs w:val="28"/>
          </w:rPr>
          <w:delText>87</w:delText>
        </w:r>
      </w:del>
      <w:ins w:id="1186" w:author="Антон Хабиров" w:date="2021-01-20T01:41:00Z">
        <w:r w:rsidRPr="001144EF">
          <w:rPr>
            <w:sz w:val="28"/>
            <w:szCs w:val="28"/>
          </w:rPr>
          <w:t>83</w:t>
        </w:r>
      </w:ins>
      <w:r w:rsidRPr="001144EF">
        <w:rPr>
          <w:sz w:val="28"/>
          <w:szCs w:val="28"/>
        </w:rPr>
        <w:t>. Товары, стеллажи, витрины, прилавки, шкафы</w:t>
      </w:r>
      <w:ins w:id="1187" w:author="Антон Хабиров" w:date="2021-01-20T01:41:00Z">
        <w:r w:rsidRPr="001144EF">
          <w:rPr>
            <w:sz w:val="28"/>
            <w:szCs w:val="28"/>
          </w:rPr>
          <w:t>, горючие материалы</w:t>
        </w:r>
      </w:ins>
      <w:r w:rsidRPr="001144EF">
        <w:rPr>
          <w:sz w:val="28"/>
          <w:szCs w:val="28"/>
        </w:rPr>
        <w:t xml:space="preserve"> и другое оборудование</w:t>
      </w:r>
      <w:ins w:id="1188" w:author="Антон Хабиров" w:date="2021-01-20T01:41:00Z">
        <w:r w:rsidRPr="001144EF">
          <w:rPr>
            <w:sz w:val="28"/>
            <w:szCs w:val="28"/>
          </w:rPr>
          <w:t>, изготовленные из горючих материалов,</w:t>
        </w:r>
      </w:ins>
      <w:r w:rsidRPr="001144EF">
        <w:rPr>
          <w:sz w:val="28"/>
          <w:szCs w:val="28"/>
        </w:rPr>
        <w:t xml:space="preserve"> располагаются на расстоянии не менее 0,7 метра от печей, а от топочных отверстий - не менее 1,25 метра.</w:t>
      </w:r>
    </w:p>
    <w:p w:rsidR="00303495" w:rsidRPr="001144EF" w:rsidRDefault="00303495" w:rsidP="00303495">
      <w:pPr>
        <w:pStyle w:val="ConsPlusNormal"/>
        <w:spacing w:before="240"/>
        <w:ind w:firstLine="540"/>
        <w:jc w:val="both"/>
        <w:rPr>
          <w:del w:id="1189" w:author="Антон Хабиров" w:date="2021-01-20T01:41:00Z"/>
          <w:sz w:val="28"/>
          <w:szCs w:val="28"/>
        </w:rPr>
      </w:pPr>
      <w:del w:id="1190" w:author="Антон Хабиров" w:date="2021-01-20T01:41:00Z">
        <w:r w:rsidRPr="001144EF">
          <w:rPr>
            <w:sz w:val="28"/>
            <w:szCs w:val="28"/>
          </w:rPr>
          <w:delText>При эксплуатации металлических печей оборудование должно располагаться на расстоянии, указанном в инструкции предприятия-изготовителя металлических печей, но не менее чем 2 метра от металлической печи.</w:delText>
        </w:r>
      </w:del>
    </w:p>
    <w:p w:rsidR="00303495" w:rsidRPr="001144EF" w:rsidRDefault="00303495" w:rsidP="00303495">
      <w:pPr>
        <w:pStyle w:val="ConsPlusNormal"/>
        <w:spacing w:before="240"/>
        <w:ind w:firstLine="540"/>
        <w:jc w:val="both"/>
        <w:rPr>
          <w:del w:id="1191" w:author="Антон Хабиров" w:date="2021-01-20T01:41:00Z"/>
          <w:sz w:val="28"/>
          <w:szCs w:val="28"/>
        </w:rPr>
      </w:pPr>
      <w:del w:id="1192" w:author="Антон Хабиров" w:date="2021-01-20T01:41:00Z">
        <w:r w:rsidRPr="001144EF">
          <w:rPr>
            <w:sz w:val="28"/>
            <w:szCs w:val="28"/>
          </w:rPr>
          <w:delText>88. Руководитель организации обеспечивает побелку дымовых труб и стен, в которых проходят дымовые каналы.</w:delText>
        </w:r>
      </w:del>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IV. Здания для проживания людей</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bookmarkStart w:id="1193" w:name="Par378"/>
      <w:bookmarkEnd w:id="1193"/>
      <w:del w:id="1194" w:author="Антон Хабиров" w:date="2021-01-20T01:41:00Z">
        <w:r w:rsidRPr="001144EF">
          <w:rPr>
            <w:sz w:val="28"/>
            <w:szCs w:val="28"/>
          </w:rPr>
          <w:delText>89. Руководитель организации обеспечивает ознакомление (под подпись) граждан, прибывающих в гостиницы, мотели, общежития</w:delText>
        </w:r>
      </w:del>
      <w:ins w:id="1195" w:author="Антон Хабиров" w:date="2021-01-20T01:41:00Z">
        <w:r w:rsidRPr="001144EF">
          <w:rPr>
            <w:sz w:val="28"/>
            <w:szCs w:val="28"/>
          </w:rPr>
          <w:t>84. В гостиницах, мотелях, общежитиях</w:t>
        </w:r>
      </w:ins>
      <w:r w:rsidRPr="001144EF">
        <w:rPr>
          <w:sz w:val="28"/>
          <w:szCs w:val="28"/>
        </w:rPr>
        <w:t xml:space="preserve"> и </w:t>
      </w:r>
      <w:del w:id="1196" w:author="Антон Хабиров" w:date="2021-01-20T01:41:00Z">
        <w:r w:rsidRPr="001144EF">
          <w:rPr>
            <w:sz w:val="28"/>
            <w:szCs w:val="28"/>
          </w:rPr>
          <w:delText>другие здания, приспособленные</w:delText>
        </w:r>
      </w:del>
      <w:ins w:id="1197" w:author="Антон Хабиров" w:date="2021-01-20T01:41:00Z">
        <w:r w:rsidRPr="001144EF">
          <w:rPr>
            <w:sz w:val="28"/>
            <w:szCs w:val="28"/>
          </w:rPr>
          <w:t>других зданиях, приспособленных</w:t>
        </w:r>
      </w:ins>
      <w:r w:rsidRPr="001144EF">
        <w:rPr>
          <w:sz w:val="28"/>
          <w:szCs w:val="28"/>
        </w:rPr>
        <w:t xml:space="preserve"> для временного пребывания людей, </w:t>
      </w:r>
      <w:del w:id="1198" w:author="Антон Хабиров" w:date="2021-01-20T01:41:00Z">
        <w:r w:rsidRPr="001144EF">
          <w:rPr>
            <w:sz w:val="28"/>
            <w:szCs w:val="28"/>
          </w:rPr>
          <w:delText>с правилами</w:delText>
        </w:r>
      </w:del>
      <w:ins w:id="1199" w:author="Антон Хабиров" w:date="2021-01-20T01:41:00Z">
        <w:r w:rsidRPr="001144EF">
          <w:rPr>
            <w:sz w:val="28"/>
            <w:szCs w:val="28"/>
          </w:rPr>
          <w:t>лица, ответственные за обеспечение</w:t>
        </w:r>
      </w:ins>
      <w:r w:rsidRPr="001144EF">
        <w:rPr>
          <w:sz w:val="28"/>
          <w:szCs w:val="28"/>
        </w:rPr>
        <w:t xml:space="preserve"> пожарной безопасности</w:t>
      </w:r>
      <w:del w:id="1200" w:author="Антон Хабиров" w:date="2021-01-20T01:41:00Z">
        <w:r w:rsidRPr="001144EF">
          <w:rPr>
            <w:sz w:val="28"/>
            <w:szCs w:val="28"/>
          </w:rPr>
          <w:delText>.</w:delText>
        </w:r>
      </w:del>
      <w:ins w:id="1201" w:author="Антон Хабиров" w:date="2021-01-20T01:41:00Z">
        <w:r w:rsidRPr="001144EF">
          <w:rPr>
            <w:sz w:val="28"/>
            <w:szCs w:val="28"/>
          </w:rPr>
          <w:t xml:space="preserve">, обеспечивают ознакомление (под подпись) прибывающих </w:t>
        </w:r>
        <w:r w:rsidRPr="001144EF">
          <w:rPr>
            <w:sz w:val="28"/>
            <w:szCs w:val="28"/>
          </w:rPr>
          <w:lastRenderedPageBreak/>
          <w:t>физических лиц с мерами пожарной безопасности.</w:t>
        </w:r>
      </w:ins>
      <w:r w:rsidRPr="001144EF">
        <w:rPr>
          <w:sz w:val="28"/>
          <w:szCs w:val="28"/>
        </w:rPr>
        <w:t xml:space="preserve"> В номерах </w:t>
      </w:r>
      <w:del w:id="1202" w:author="Антон Хабиров" w:date="2021-01-20T01:41:00Z">
        <w:r w:rsidRPr="001144EF">
          <w:rPr>
            <w:sz w:val="28"/>
            <w:szCs w:val="28"/>
          </w:rPr>
          <w:delText xml:space="preserve">гостиниц, кемпингов, мотелей </w:delText>
        </w:r>
      </w:del>
      <w:r w:rsidRPr="001144EF">
        <w:rPr>
          <w:sz w:val="28"/>
          <w:szCs w:val="28"/>
        </w:rPr>
        <w:t xml:space="preserve">и </w:t>
      </w:r>
      <w:del w:id="1203" w:author="Антон Хабиров" w:date="2021-01-20T01:41:00Z">
        <w:r w:rsidRPr="001144EF">
          <w:rPr>
            <w:sz w:val="28"/>
            <w:szCs w:val="28"/>
          </w:rPr>
          <w:delText>общежитий</w:delText>
        </w:r>
      </w:del>
      <w:ins w:id="1204" w:author="Антон Хабиров" w:date="2021-01-20T01:41:00Z">
        <w:r w:rsidRPr="001144EF">
          <w:rPr>
            <w:sz w:val="28"/>
            <w:szCs w:val="28"/>
          </w:rPr>
          <w:t>на этажах этих объектов защиты</w:t>
        </w:r>
      </w:ins>
      <w:r w:rsidRPr="001144EF">
        <w:rPr>
          <w:sz w:val="28"/>
          <w:szCs w:val="28"/>
        </w:rPr>
        <w:t xml:space="preserve"> вывешиваются планы эвакуации на случай пожара.</w:t>
      </w:r>
    </w:p>
    <w:p w:rsidR="00303495" w:rsidRPr="001144EF" w:rsidRDefault="00303495" w:rsidP="00303495">
      <w:pPr>
        <w:pStyle w:val="ConsPlusNormal"/>
        <w:jc w:val="both"/>
        <w:rPr>
          <w:del w:id="1205" w:author="Антон Хабиров" w:date="2021-01-20T01:41:00Z"/>
          <w:sz w:val="28"/>
          <w:szCs w:val="28"/>
        </w:rPr>
      </w:pPr>
      <w:del w:id="1206"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1207" w:author="Антон Хабиров" w:date="2021-01-20T01:41:00Z">
        <w:r w:rsidRPr="001144EF">
          <w:rPr>
            <w:sz w:val="28"/>
            <w:szCs w:val="28"/>
          </w:rPr>
          <w:delText>При наличии на указанных</w:delText>
        </w:r>
      </w:del>
      <w:ins w:id="1208" w:author="Антон Хабиров" w:date="2021-01-20T01:41:00Z">
        <w:r w:rsidRPr="001144EF">
          <w:rPr>
            <w:sz w:val="28"/>
            <w:szCs w:val="28"/>
          </w:rPr>
          <w:t>На</w:t>
        </w:r>
      </w:ins>
      <w:r w:rsidRPr="001144EF">
        <w:rPr>
          <w:sz w:val="28"/>
          <w:szCs w:val="28"/>
        </w:rPr>
        <w:t xml:space="preserve"> объектах защиты</w:t>
      </w:r>
      <w:ins w:id="1209" w:author="Антон Хабиров" w:date="2021-01-20T01:41:00Z">
        <w:r w:rsidRPr="001144EF">
          <w:rPr>
            <w:sz w:val="28"/>
            <w:szCs w:val="28"/>
          </w:rPr>
          <w:t xml:space="preserve"> с пребыванием</w:t>
        </w:r>
      </w:ins>
      <w:r w:rsidRPr="001144EF">
        <w:rPr>
          <w:sz w:val="28"/>
          <w:szCs w:val="28"/>
        </w:rPr>
        <w:t xml:space="preserve"> иностранных граждан речевые сообщения в системах оповещения о пожаре и управления эвакуацией людей, а также памятки о мерах пожарной безопасности выполняются на русском и английском языках.</w:t>
      </w:r>
    </w:p>
    <w:p w:rsidR="00303495" w:rsidRPr="001144EF" w:rsidRDefault="00303495" w:rsidP="00303495">
      <w:pPr>
        <w:pStyle w:val="ConsPlusNormal"/>
        <w:jc w:val="both"/>
        <w:rPr>
          <w:del w:id="1210" w:author="Антон Хабиров" w:date="2021-01-20T01:41:00Z"/>
          <w:sz w:val="28"/>
          <w:szCs w:val="28"/>
        </w:rPr>
      </w:pPr>
      <w:del w:id="1211"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1212" w:author="Антон Хабиров" w:date="2021-01-20T01:41:00Z">
        <w:r w:rsidRPr="001144EF">
          <w:rPr>
            <w:sz w:val="28"/>
            <w:szCs w:val="28"/>
          </w:rPr>
          <w:delText>90</w:delText>
        </w:r>
      </w:del>
      <w:ins w:id="1213" w:author="Антон Хабиров" w:date="2021-01-20T01:41:00Z">
        <w:r w:rsidRPr="001144EF">
          <w:rPr>
            <w:sz w:val="28"/>
            <w:szCs w:val="28"/>
          </w:rPr>
          <w:t>85</w:t>
        </w:r>
      </w:ins>
      <w:r w:rsidRPr="001144EF">
        <w:rPr>
          <w:sz w:val="28"/>
          <w:szCs w:val="28"/>
        </w:rPr>
        <w:t xml:space="preserve">. В квартирах, жилых комнатах общежитий и номерах гостиниц запрещается устраивать производственные и складские помещения для применения и хранения </w:t>
      </w:r>
      <w:del w:id="1214" w:author="Антон Хабиров" w:date="2021-01-20T01:41:00Z">
        <w:r w:rsidRPr="001144EF">
          <w:rPr>
            <w:sz w:val="28"/>
            <w:szCs w:val="28"/>
          </w:rPr>
          <w:delText xml:space="preserve">взрывоопасных, </w:delText>
        </w:r>
      </w:del>
      <w:proofErr w:type="spellStart"/>
      <w:r w:rsidRPr="001144EF">
        <w:rPr>
          <w:sz w:val="28"/>
          <w:szCs w:val="28"/>
        </w:rPr>
        <w:t>пожаровзрывоопасных</w:t>
      </w:r>
      <w:proofErr w:type="spellEnd"/>
      <w:r w:rsidRPr="001144EF">
        <w:rPr>
          <w:sz w:val="28"/>
          <w:szCs w:val="28"/>
        </w:rPr>
        <w:t xml:space="preserve"> и пожароопасных веществ и материалов, </w:t>
      </w:r>
      <w:ins w:id="1215" w:author="Антон Хабиров" w:date="2021-01-20T01:41:00Z">
        <w:r w:rsidRPr="001144EF">
          <w:rPr>
            <w:sz w:val="28"/>
            <w:szCs w:val="28"/>
          </w:rPr>
          <w:t xml:space="preserve">а также </w:t>
        </w:r>
      </w:ins>
      <w:r w:rsidRPr="001144EF">
        <w:rPr>
          <w:sz w:val="28"/>
          <w:szCs w:val="28"/>
        </w:rPr>
        <w:t>изменять их функциональное назначение</w:t>
      </w:r>
      <w:del w:id="1216" w:author="Антон Хабиров" w:date="2021-01-20T01:41:00Z">
        <w:r w:rsidRPr="001144EF">
          <w:rPr>
            <w:sz w:val="28"/>
            <w:szCs w:val="28"/>
          </w:rPr>
          <w:delText>, в том числе при сдаче в аренду, за исключением случаев, предусмотренных нормативными правовыми актами и нормативными документами по пожарной безопасности</w:delText>
        </w:r>
      </w:del>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Запрещается использование открытого огня на балконах (лоджиях) квартир, жилых комнат общежитий и номеров гостиниц.</w:t>
      </w:r>
    </w:p>
    <w:p w:rsidR="00303495" w:rsidRPr="001144EF" w:rsidRDefault="00303495" w:rsidP="00303495">
      <w:pPr>
        <w:pStyle w:val="ConsPlusNormal"/>
        <w:jc w:val="both"/>
        <w:rPr>
          <w:del w:id="1217" w:author="Антон Хабиров" w:date="2021-01-20T01:41:00Z"/>
          <w:sz w:val="28"/>
          <w:szCs w:val="28"/>
        </w:rPr>
      </w:pPr>
      <w:del w:id="1218" w:author="Антон Хабиров" w:date="2021-01-20T01:41:00Z">
        <w:r w:rsidRPr="001144EF">
          <w:rPr>
            <w:sz w:val="28"/>
            <w:szCs w:val="28"/>
          </w:rPr>
          <w:delText>(абзац введен Постановлением Правительства РФ от 20.09.2019 № 1216)</w:delText>
        </w:r>
      </w:del>
    </w:p>
    <w:p w:rsidR="00303495" w:rsidRPr="001144EF" w:rsidRDefault="00303495" w:rsidP="00303495">
      <w:pPr>
        <w:pStyle w:val="ConsPlusNormal"/>
        <w:spacing w:before="240"/>
        <w:ind w:firstLine="540"/>
        <w:jc w:val="both"/>
        <w:rPr>
          <w:ins w:id="1219" w:author="Антон Хабиров" w:date="2021-01-20T01:41:00Z"/>
          <w:sz w:val="28"/>
          <w:szCs w:val="28"/>
        </w:rPr>
      </w:pPr>
      <w:del w:id="1220" w:author="Антон Хабиров" w:date="2021-01-20T01:41:00Z">
        <w:r w:rsidRPr="001144EF">
          <w:rPr>
            <w:sz w:val="28"/>
            <w:szCs w:val="28"/>
          </w:rPr>
          <w:delText>91</w:delText>
        </w:r>
      </w:del>
      <w:ins w:id="1221" w:author="Антон Хабиров" w:date="2021-01-20T01:41:00Z">
        <w:r w:rsidRPr="001144EF">
          <w:rPr>
            <w:sz w:val="28"/>
            <w:szCs w:val="28"/>
          </w:rPr>
          <w:t>В зданиях для проживания людей запрещается оставлять без присмотра источники открытого огня (свечи, непотушенная сигарета, керосиновая лампа и др.).</w:t>
        </w:r>
      </w:ins>
    </w:p>
    <w:p w:rsidR="00303495" w:rsidRPr="001144EF" w:rsidRDefault="00303495" w:rsidP="00303495">
      <w:pPr>
        <w:pStyle w:val="ConsPlusNormal"/>
        <w:spacing w:before="240"/>
        <w:ind w:firstLine="540"/>
        <w:jc w:val="both"/>
        <w:rPr>
          <w:sz w:val="28"/>
          <w:szCs w:val="28"/>
        </w:rPr>
      </w:pPr>
      <w:ins w:id="1222" w:author="Антон Хабиров" w:date="2021-01-20T01:41:00Z">
        <w:r w:rsidRPr="001144EF">
          <w:rPr>
            <w:sz w:val="28"/>
            <w:szCs w:val="28"/>
          </w:rPr>
          <w:t>86</w:t>
        </w:r>
      </w:ins>
      <w:r w:rsidRPr="001144EF">
        <w:rPr>
          <w:sz w:val="28"/>
          <w:szCs w:val="28"/>
        </w:rPr>
        <w:t xml:space="preserve">. Запрещается хранение баллонов с горючими газами в </w:t>
      </w:r>
      <w:del w:id="1223" w:author="Антон Хабиров" w:date="2021-01-20T01:41:00Z">
        <w:r w:rsidRPr="001144EF">
          <w:rPr>
            <w:sz w:val="28"/>
            <w:szCs w:val="28"/>
          </w:rPr>
          <w:delText xml:space="preserve">индивидуальных жилых домах, </w:delText>
        </w:r>
      </w:del>
      <w:r w:rsidRPr="001144EF">
        <w:rPr>
          <w:sz w:val="28"/>
          <w:szCs w:val="28"/>
        </w:rPr>
        <w:t xml:space="preserve">квартирах и жилых </w:t>
      </w:r>
      <w:del w:id="1224" w:author="Антон Хабиров" w:date="2021-01-20T01:41:00Z">
        <w:r w:rsidRPr="001144EF">
          <w:rPr>
            <w:sz w:val="28"/>
            <w:szCs w:val="28"/>
          </w:rPr>
          <w:delText xml:space="preserve">комнатах, а также </w:delText>
        </w:r>
      </w:del>
      <w:ins w:id="1225" w:author="Антон Хабиров" w:date="2021-01-20T01:41:00Z">
        <w:r w:rsidRPr="001144EF">
          <w:rPr>
            <w:sz w:val="28"/>
            <w:szCs w:val="28"/>
          </w:rPr>
          <w:t>помещениях зданий класса функциональной пожарной опасности Ф</w:t>
        </w:r>
        <w:proofErr w:type="gramStart"/>
        <w:r w:rsidRPr="001144EF">
          <w:rPr>
            <w:sz w:val="28"/>
            <w:szCs w:val="28"/>
          </w:rPr>
          <w:t>1</w:t>
        </w:r>
        <w:proofErr w:type="gramEnd"/>
        <w:r w:rsidRPr="001144EF">
          <w:rPr>
            <w:sz w:val="28"/>
            <w:szCs w:val="28"/>
          </w:rPr>
          <w:t xml:space="preserve">.1 и Ф1.2, определенного в соответствии с Федеральным законом "Технический регламент о требованиях пожарной безопасности", </w:t>
        </w:r>
      </w:ins>
      <w:r w:rsidRPr="001144EF">
        <w:rPr>
          <w:sz w:val="28"/>
          <w:szCs w:val="28"/>
        </w:rPr>
        <w:t xml:space="preserve">на кухнях, путях эвакуации, лестничных клетках, в цокольных </w:t>
      </w:r>
      <w:del w:id="1226" w:author="Антон Хабиров" w:date="2021-01-20T01:41:00Z">
        <w:r w:rsidRPr="001144EF">
          <w:rPr>
            <w:sz w:val="28"/>
            <w:szCs w:val="28"/>
          </w:rPr>
          <w:delText>этажах, в</w:delText>
        </w:r>
      </w:del>
      <w:ins w:id="1227" w:author="Антон Хабиров" w:date="2021-01-20T01:41:00Z">
        <w:r w:rsidRPr="001144EF">
          <w:rPr>
            <w:sz w:val="28"/>
            <w:szCs w:val="28"/>
          </w:rPr>
          <w:t>и</w:t>
        </w:r>
      </w:ins>
      <w:r w:rsidRPr="001144EF">
        <w:rPr>
          <w:sz w:val="28"/>
          <w:szCs w:val="28"/>
        </w:rPr>
        <w:t xml:space="preserve"> подвальных </w:t>
      </w:r>
      <w:del w:id="1228" w:author="Антон Хабиров" w:date="2021-01-20T01:41:00Z">
        <w:r w:rsidRPr="001144EF">
          <w:rPr>
            <w:sz w:val="28"/>
            <w:szCs w:val="28"/>
          </w:rPr>
          <w:delText xml:space="preserve">и чердачных помещениях, </w:delText>
        </w:r>
      </w:del>
      <w:ins w:id="1229" w:author="Антон Хабиров" w:date="2021-01-20T01:41:00Z">
        <w:r w:rsidRPr="001144EF">
          <w:rPr>
            <w:sz w:val="28"/>
            <w:szCs w:val="28"/>
          </w:rPr>
          <w:t xml:space="preserve">этажах, </w:t>
        </w:r>
      </w:ins>
      <w:r w:rsidRPr="001144EF">
        <w:rPr>
          <w:sz w:val="28"/>
          <w:szCs w:val="28"/>
        </w:rPr>
        <w:t xml:space="preserve">на </w:t>
      </w:r>
      <w:ins w:id="1230" w:author="Антон Хабиров" w:date="2021-01-20T01:41:00Z">
        <w:r w:rsidRPr="001144EF">
          <w:rPr>
            <w:sz w:val="28"/>
            <w:szCs w:val="28"/>
          </w:rPr>
          <w:t xml:space="preserve">чердаках, </w:t>
        </w:r>
      </w:ins>
      <w:r w:rsidRPr="001144EF">
        <w:rPr>
          <w:sz w:val="28"/>
          <w:szCs w:val="28"/>
        </w:rPr>
        <w:t>балконах</w:t>
      </w:r>
      <w:del w:id="1231" w:author="Антон Хабиров" w:date="2021-01-20T01:41:00Z">
        <w:r w:rsidRPr="001144EF">
          <w:rPr>
            <w:sz w:val="28"/>
            <w:szCs w:val="28"/>
          </w:rPr>
          <w:delText xml:space="preserve"> и</w:delText>
        </w:r>
      </w:del>
      <w:ins w:id="1232" w:author="Антон Хабиров" w:date="2021-01-20T01:41:00Z">
        <w:r w:rsidRPr="001144EF">
          <w:rPr>
            <w:sz w:val="28"/>
            <w:szCs w:val="28"/>
          </w:rPr>
          <w:t>,</w:t>
        </w:r>
      </w:ins>
      <w:r w:rsidRPr="001144EF">
        <w:rPr>
          <w:sz w:val="28"/>
          <w:szCs w:val="28"/>
        </w:rPr>
        <w:t xml:space="preserve"> лоджиях</w:t>
      </w:r>
      <w:ins w:id="1233" w:author="Антон Хабиров" w:date="2021-01-20T01:41:00Z">
        <w:r w:rsidRPr="001144EF">
          <w:rPr>
            <w:sz w:val="28"/>
            <w:szCs w:val="28"/>
          </w:rPr>
          <w:t xml:space="preserve"> и в галереях</w:t>
        </w:r>
      </w:ins>
      <w:r w:rsidRPr="001144EF">
        <w:rPr>
          <w:sz w:val="28"/>
          <w:szCs w:val="28"/>
        </w:rPr>
        <w:t>.</w:t>
      </w:r>
    </w:p>
    <w:p w:rsidR="00303495" w:rsidRPr="001144EF" w:rsidRDefault="00303495" w:rsidP="00303495">
      <w:pPr>
        <w:pStyle w:val="ConsPlusNormal"/>
        <w:spacing w:before="240"/>
        <w:ind w:firstLine="540"/>
        <w:jc w:val="both"/>
        <w:rPr>
          <w:del w:id="1234" w:author="Антон Хабиров" w:date="2021-01-20T01:41:00Z"/>
          <w:sz w:val="28"/>
          <w:szCs w:val="28"/>
        </w:rPr>
      </w:pPr>
      <w:del w:id="1235" w:author="Антон Хабиров" w:date="2021-01-20T01:41:00Z">
        <w:r w:rsidRPr="001144EF">
          <w:rPr>
            <w:sz w:val="28"/>
            <w:szCs w:val="28"/>
          </w:rPr>
          <w:delText>92. Газовые баллоны для бытовых газовых приборов (в том числе кухонных плит, водогрейных котлов, газовых колонок), за исключением 1 баллона объемом не более 5 литров, подключенного к газовой плите заводского изготовления, располагаются вне зданий в пристройках (шкафах или под кожухами, закрывающими верхнюю часть баллонов и редуктор) из негорючих материалов у глухого простенка стены на расстоянии не менее 5 метров от входов в здание, цокольные и подвальные этажи.</w:delText>
        </w:r>
      </w:del>
    </w:p>
    <w:p w:rsidR="00303495" w:rsidRPr="001144EF" w:rsidRDefault="00303495" w:rsidP="00303495">
      <w:pPr>
        <w:pStyle w:val="ConsPlusNormal"/>
        <w:spacing w:before="240"/>
        <w:ind w:firstLine="540"/>
        <w:jc w:val="both"/>
        <w:rPr>
          <w:sz w:val="28"/>
          <w:szCs w:val="28"/>
        </w:rPr>
      </w:pPr>
      <w:del w:id="1236" w:author="Антон Хабиров" w:date="2021-01-20T01:41:00Z">
        <w:r w:rsidRPr="001144EF">
          <w:rPr>
            <w:sz w:val="28"/>
            <w:szCs w:val="28"/>
          </w:rPr>
          <w:delText xml:space="preserve">93. </w:delText>
        </w:r>
      </w:del>
      <w:moveFromRangeStart w:id="1237" w:author="Антон Хабиров" w:date="2021-01-20T01:41:00Z" w:name="move61999311"/>
      <w:moveFrom w:id="1238" w:author="Антон Хабиров" w:date="2021-01-20T01:41:00Z">
        <w:r w:rsidRPr="001144EF">
          <w:rPr>
            <w:sz w:val="28"/>
            <w:szCs w:val="28"/>
          </w:rPr>
          <w:t>Пристройки и шкафы для газовых баллонов должны запираться на замок и иметь жалюзи для проветривания, а также предупреждающие надписи "Огнеопасно. Газ".</w:t>
        </w:r>
      </w:moveFrom>
    </w:p>
    <w:moveFromRangeEnd w:id="1237"/>
    <w:p w:rsidR="00303495" w:rsidRPr="001144EF" w:rsidRDefault="00303495" w:rsidP="00303495">
      <w:pPr>
        <w:pStyle w:val="ConsPlusNormal"/>
        <w:spacing w:before="240"/>
        <w:ind w:firstLine="540"/>
        <w:jc w:val="both"/>
        <w:rPr>
          <w:ins w:id="1239" w:author="Антон Хабиров" w:date="2021-01-20T01:41:00Z"/>
          <w:sz w:val="28"/>
          <w:szCs w:val="28"/>
        </w:rPr>
      </w:pPr>
      <w:del w:id="1240" w:author="Антон Хабиров" w:date="2021-01-20T01:41:00Z">
        <w:r w:rsidRPr="001144EF">
          <w:rPr>
            <w:sz w:val="28"/>
            <w:szCs w:val="28"/>
          </w:rPr>
          <w:delText xml:space="preserve">94. </w:delText>
        </w:r>
      </w:del>
      <w:ins w:id="1241" w:author="Антон Хабиров" w:date="2021-01-20T01:41:00Z">
        <w:r w:rsidRPr="001144EF">
          <w:rPr>
            <w:sz w:val="28"/>
            <w:szCs w:val="28"/>
          </w:rPr>
          <w:t xml:space="preserve">Пристройки и шкафы для газовых баллонов должны запираться на замок и иметь жалюзи для проветривания, а также предупреждающую надпись "Огнеопасно. </w:t>
        </w:r>
        <w:r w:rsidRPr="001144EF">
          <w:rPr>
            <w:sz w:val="28"/>
            <w:szCs w:val="28"/>
          </w:rPr>
          <w:lastRenderedPageBreak/>
          <w:t>Газ".</w:t>
        </w:r>
      </w:ins>
    </w:p>
    <w:p w:rsidR="00303495" w:rsidRPr="001144EF" w:rsidRDefault="00303495" w:rsidP="00303495">
      <w:pPr>
        <w:pStyle w:val="ConsPlusNormal"/>
        <w:spacing w:before="240"/>
        <w:ind w:firstLine="540"/>
        <w:jc w:val="both"/>
        <w:rPr>
          <w:sz w:val="28"/>
          <w:szCs w:val="28"/>
        </w:rPr>
      </w:pPr>
      <w:r w:rsidRPr="001144EF">
        <w:rPr>
          <w:sz w:val="28"/>
          <w:szCs w:val="28"/>
        </w:rPr>
        <w:t>У входа в одноквартирные жилые дома, в том числе жилые дома блокированной застройки, а также в помещения зданий и сооружений, в которых применяются газовые баллоны, размещается предупреждающий знак пожарной безопасности с надписью "Огнеопасно. Баллоны с газом".</w:t>
      </w:r>
    </w:p>
    <w:p w:rsidR="00303495" w:rsidRPr="001144EF" w:rsidRDefault="00303495" w:rsidP="00303495">
      <w:pPr>
        <w:pStyle w:val="ConsPlusNormal"/>
        <w:jc w:val="both"/>
        <w:rPr>
          <w:del w:id="1242" w:author="Антон Хабиров" w:date="2021-01-20T01:41:00Z"/>
          <w:sz w:val="28"/>
          <w:szCs w:val="28"/>
        </w:rPr>
      </w:pPr>
      <w:del w:id="1243"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1244" w:author="Антон Хабиров" w:date="2021-01-20T01:41:00Z">
        <w:r w:rsidRPr="001144EF">
          <w:rPr>
            <w:sz w:val="28"/>
            <w:szCs w:val="28"/>
          </w:rPr>
          <w:delText>95</w:delText>
        </w:r>
      </w:del>
      <w:ins w:id="1245" w:author="Антон Хабиров" w:date="2021-01-20T01:41:00Z">
        <w:r w:rsidRPr="001144EF">
          <w:rPr>
            <w:sz w:val="28"/>
            <w:szCs w:val="28"/>
          </w:rPr>
          <w:t>87</w:t>
        </w:r>
      </w:ins>
      <w:r w:rsidRPr="001144EF">
        <w:rPr>
          <w:sz w:val="28"/>
          <w:szCs w:val="28"/>
        </w:rPr>
        <w:t>. При использовании бытовых газовых приборов запрещается:</w:t>
      </w:r>
    </w:p>
    <w:p w:rsidR="00303495" w:rsidRPr="001144EF" w:rsidRDefault="00303495" w:rsidP="00303495">
      <w:pPr>
        <w:pStyle w:val="ConsPlusNormal"/>
        <w:spacing w:before="240"/>
        <w:ind w:firstLine="540"/>
        <w:jc w:val="both"/>
        <w:rPr>
          <w:sz w:val="28"/>
          <w:szCs w:val="28"/>
        </w:rPr>
      </w:pPr>
      <w:del w:id="1246" w:author="Антон Хабиров" w:date="2021-01-20T01:41:00Z">
        <w:r w:rsidRPr="001144EF">
          <w:rPr>
            <w:sz w:val="28"/>
            <w:szCs w:val="28"/>
          </w:rPr>
          <w:delText xml:space="preserve">а) </w:delText>
        </w:r>
      </w:del>
      <w:r w:rsidRPr="001144EF">
        <w:rPr>
          <w:sz w:val="28"/>
          <w:szCs w:val="28"/>
        </w:rPr>
        <w:t>эксплуатация бытовых газовых приборов при утечке газа;</w:t>
      </w:r>
    </w:p>
    <w:p w:rsidR="00303495" w:rsidRPr="001144EF" w:rsidRDefault="00303495" w:rsidP="00303495">
      <w:pPr>
        <w:pStyle w:val="ConsPlusNormal"/>
        <w:spacing w:before="240"/>
        <w:ind w:firstLine="540"/>
        <w:jc w:val="both"/>
        <w:rPr>
          <w:sz w:val="28"/>
          <w:szCs w:val="28"/>
        </w:rPr>
      </w:pPr>
      <w:del w:id="1247" w:author="Антон Хабиров" w:date="2021-01-20T01:41:00Z">
        <w:r w:rsidRPr="001144EF">
          <w:rPr>
            <w:sz w:val="28"/>
            <w:szCs w:val="28"/>
          </w:rPr>
          <w:delText xml:space="preserve">б) </w:delText>
        </w:r>
      </w:del>
      <w:r w:rsidRPr="001144EF">
        <w:rPr>
          <w:sz w:val="28"/>
          <w:szCs w:val="28"/>
        </w:rPr>
        <w:t xml:space="preserve">присоединение деталей газовой арматуры с помощью </w:t>
      </w:r>
      <w:proofErr w:type="spellStart"/>
      <w:r w:rsidRPr="001144EF">
        <w:rPr>
          <w:sz w:val="28"/>
          <w:szCs w:val="28"/>
        </w:rPr>
        <w:t>искрообразующего</w:t>
      </w:r>
      <w:proofErr w:type="spellEnd"/>
      <w:r w:rsidRPr="001144EF">
        <w:rPr>
          <w:sz w:val="28"/>
          <w:szCs w:val="28"/>
        </w:rPr>
        <w:t xml:space="preserve"> инструмента;</w:t>
      </w:r>
    </w:p>
    <w:p w:rsidR="00303495" w:rsidRPr="001144EF" w:rsidRDefault="00303495" w:rsidP="00303495">
      <w:pPr>
        <w:pStyle w:val="ConsPlusNormal"/>
        <w:spacing w:before="240"/>
        <w:ind w:firstLine="540"/>
        <w:jc w:val="both"/>
        <w:rPr>
          <w:sz w:val="28"/>
          <w:szCs w:val="28"/>
        </w:rPr>
      </w:pPr>
      <w:del w:id="1248" w:author="Антон Хабиров" w:date="2021-01-20T01:41:00Z">
        <w:r w:rsidRPr="001144EF">
          <w:rPr>
            <w:sz w:val="28"/>
            <w:szCs w:val="28"/>
          </w:rPr>
          <w:delText xml:space="preserve">в) </w:delText>
        </w:r>
      </w:del>
      <w:r w:rsidRPr="001144EF">
        <w:rPr>
          <w:sz w:val="28"/>
          <w:szCs w:val="28"/>
        </w:rPr>
        <w:t>проверка герметичности соединений с помощью источников открытого огня.</w:t>
      </w:r>
    </w:p>
    <w:p w:rsidR="00303495" w:rsidRPr="001144EF" w:rsidRDefault="00303495" w:rsidP="00303495">
      <w:pPr>
        <w:pStyle w:val="ConsPlusNormal"/>
        <w:jc w:val="both"/>
        <w:rPr>
          <w:del w:id="1249" w:author="Антон Хабиров" w:date="2021-01-20T01:41:00Z"/>
          <w:sz w:val="28"/>
          <w:szCs w:val="28"/>
        </w:rPr>
      </w:pPr>
      <w:del w:id="1250" w:author="Антон Хабиров" w:date="2021-01-20T01:41:00Z">
        <w:r w:rsidRPr="001144EF">
          <w:rPr>
            <w:sz w:val="28"/>
            <w:szCs w:val="28"/>
          </w:rPr>
          <w:delText>(в ред. Постановления Правительства РФ от 23.04.2020 № 569)</w:delText>
        </w:r>
      </w:del>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V. Научные и образовательные организации</w:t>
      </w:r>
    </w:p>
    <w:p w:rsidR="00303495" w:rsidRPr="001144EF" w:rsidRDefault="00303495" w:rsidP="00303495">
      <w:pPr>
        <w:pStyle w:val="ConsPlusNormal"/>
        <w:jc w:val="center"/>
        <w:rPr>
          <w:del w:id="1251" w:author="Антон Хабиров" w:date="2021-01-20T01:41:00Z"/>
          <w:sz w:val="28"/>
          <w:szCs w:val="28"/>
        </w:rPr>
      </w:pPr>
      <w:del w:id="1252" w:author="Антон Хабиров" w:date="2021-01-20T01:41:00Z">
        <w:r w:rsidRPr="001144EF">
          <w:rPr>
            <w:sz w:val="28"/>
            <w:szCs w:val="28"/>
          </w:rPr>
          <w:delText>(в ред. Постановления Правительства РФ от 06.03.2015 № 201)</w:delText>
        </w:r>
      </w:del>
    </w:p>
    <w:p w:rsidR="00303495" w:rsidRPr="001144EF" w:rsidRDefault="00303495" w:rsidP="00303495">
      <w:pPr>
        <w:pStyle w:val="ConsPlusNormal"/>
        <w:ind w:firstLine="540"/>
        <w:jc w:val="both"/>
        <w:rPr>
          <w:del w:id="1253" w:author="Антон Хабиров" w:date="2021-01-20T01:41:00Z"/>
          <w:sz w:val="28"/>
          <w:szCs w:val="28"/>
        </w:rPr>
      </w:pPr>
    </w:p>
    <w:p w:rsidR="00303495" w:rsidRPr="001144EF" w:rsidRDefault="00303495" w:rsidP="00303495">
      <w:pPr>
        <w:pStyle w:val="ConsPlusNormal"/>
        <w:jc w:val="both"/>
        <w:rPr>
          <w:ins w:id="1254" w:author="Антон Хабиров" w:date="2021-01-20T01:41:00Z"/>
          <w:sz w:val="28"/>
          <w:szCs w:val="28"/>
        </w:rPr>
      </w:pPr>
      <w:del w:id="1255" w:author="Антон Хабиров" w:date="2021-01-20T01:41:00Z">
        <w:r w:rsidRPr="001144EF">
          <w:rPr>
            <w:sz w:val="28"/>
            <w:szCs w:val="28"/>
          </w:rPr>
          <w:delText>96</w:delText>
        </w:r>
      </w:del>
    </w:p>
    <w:p w:rsidR="00303495" w:rsidRPr="001144EF" w:rsidRDefault="00303495" w:rsidP="00303495">
      <w:pPr>
        <w:pStyle w:val="ConsPlusNormal"/>
        <w:ind w:firstLine="540"/>
        <w:jc w:val="both"/>
        <w:rPr>
          <w:sz w:val="28"/>
          <w:szCs w:val="28"/>
        </w:rPr>
      </w:pPr>
      <w:ins w:id="1256" w:author="Антон Хабиров" w:date="2021-01-20T01:41:00Z">
        <w:r w:rsidRPr="001144EF">
          <w:rPr>
            <w:sz w:val="28"/>
            <w:szCs w:val="28"/>
          </w:rPr>
          <w:t>88</w:t>
        </w:r>
      </w:ins>
      <w:r w:rsidRPr="001144EF">
        <w:rPr>
          <w:sz w:val="28"/>
          <w:szCs w:val="28"/>
        </w:rPr>
        <w:t xml:space="preserve">. Запрещается проводить работы на опытных (экспериментальных) установках, связанных с применением </w:t>
      </w:r>
      <w:proofErr w:type="spellStart"/>
      <w:r w:rsidRPr="001144EF">
        <w:rPr>
          <w:sz w:val="28"/>
          <w:szCs w:val="28"/>
        </w:rPr>
        <w:t>пожаровзрывоопасных</w:t>
      </w:r>
      <w:proofErr w:type="spellEnd"/>
      <w:r w:rsidRPr="001144EF">
        <w:rPr>
          <w:sz w:val="28"/>
          <w:szCs w:val="28"/>
        </w:rPr>
        <w:t xml:space="preserve"> и пожароопасных веществ и материалов, не принятых в эксплуатацию в установленном порядке</w:t>
      </w:r>
      <w:del w:id="1257" w:author="Антон Хабиров" w:date="2021-01-20T01:41:00Z">
        <w:r w:rsidRPr="001144EF">
          <w:rPr>
            <w:sz w:val="28"/>
            <w:szCs w:val="28"/>
          </w:rPr>
          <w:delText xml:space="preserve"> руководителем организации</w:delText>
        </w:r>
      </w:del>
      <w:r w:rsidRPr="001144EF">
        <w:rPr>
          <w:sz w:val="28"/>
          <w:szCs w:val="28"/>
        </w:rPr>
        <w:t>.</w:t>
      </w:r>
    </w:p>
    <w:p w:rsidR="00303495" w:rsidRPr="001144EF" w:rsidRDefault="00303495" w:rsidP="00303495">
      <w:pPr>
        <w:pStyle w:val="ConsPlusNormal"/>
        <w:spacing w:before="240"/>
        <w:ind w:firstLine="540"/>
        <w:jc w:val="both"/>
        <w:rPr>
          <w:sz w:val="28"/>
          <w:szCs w:val="28"/>
        </w:rPr>
      </w:pPr>
      <w:moveFromRangeStart w:id="1258" w:author="Антон Хабиров" w:date="2021-01-20T01:41:00Z" w:name="move61999324"/>
      <w:moveFrom w:id="1259" w:author="Антон Хабиров" w:date="2021-01-20T01:41:00Z">
        <w:r w:rsidRPr="001144EF">
          <w:rPr>
            <w:sz w:val="28"/>
            <w:szCs w:val="28"/>
          </w:rPr>
          <w:t xml:space="preserve">97. </w:t>
        </w:r>
      </w:moveFrom>
      <w:moveFromRangeEnd w:id="1258"/>
      <w:r w:rsidRPr="001144EF">
        <w:rPr>
          <w:sz w:val="28"/>
          <w:szCs w:val="28"/>
        </w:rPr>
        <w:t xml:space="preserve">Руководитель (ответственный исполнитель) экспериментальных исследований обязан принять </w:t>
      </w:r>
      <w:ins w:id="1260" w:author="Антон Хабиров" w:date="2021-01-20T01:41:00Z">
        <w:r w:rsidRPr="001144EF">
          <w:rPr>
            <w:sz w:val="28"/>
            <w:szCs w:val="28"/>
          </w:rPr>
          <w:t xml:space="preserve">при их проведении </w:t>
        </w:r>
      </w:ins>
      <w:r w:rsidRPr="001144EF">
        <w:rPr>
          <w:sz w:val="28"/>
          <w:szCs w:val="28"/>
        </w:rPr>
        <w:t>необходимые меры пожарной безопасности</w:t>
      </w:r>
      <w:del w:id="1261" w:author="Антон Хабиров" w:date="2021-01-20T01:41:00Z">
        <w:r w:rsidRPr="001144EF">
          <w:rPr>
            <w:sz w:val="28"/>
            <w:szCs w:val="28"/>
          </w:rPr>
          <w:delText xml:space="preserve"> при их проведении</w:delText>
        </w:r>
      </w:del>
      <w:r w:rsidRPr="001144EF">
        <w:rPr>
          <w:sz w:val="28"/>
          <w:szCs w:val="28"/>
        </w:rPr>
        <w:t>, предусмотренные инструкцией.</w:t>
      </w:r>
    </w:p>
    <w:p w:rsidR="00303495" w:rsidRPr="001144EF" w:rsidRDefault="00303495" w:rsidP="00303495">
      <w:pPr>
        <w:pStyle w:val="ConsPlusNormal"/>
        <w:spacing w:before="240"/>
        <w:ind w:firstLine="540"/>
        <w:jc w:val="both"/>
        <w:rPr>
          <w:sz w:val="28"/>
          <w:szCs w:val="28"/>
        </w:rPr>
      </w:pPr>
      <w:moveFromRangeStart w:id="1262" w:author="Антон Хабиров" w:date="2021-01-20T01:41:00Z" w:name="move61999325"/>
      <w:moveFrom w:id="1263" w:author="Антон Хабиров" w:date="2021-01-20T01:41:00Z">
        <w:r w:rsidRPr="001144EF">
          <w:rPr>
            <w:sz w:val="28"/>
            <w:szCs w:val="28"/>
          </w:rPr>
          <w:t xml:space="preserve">98. </w:t>
        </w:r>
      </w:moveFrom>
      <w:moveFromRangeEnd w:id="1262"/>
      <w:r w:rsidRPr="001144EF">
        <w:rPr>
          <w:sz w:val="28"/>
          <w:szCs w:val="28"/>
        </w:rPr>
        <w:t>В помещениях, предназначенных для проведения опытов (экспериментов) с применением легковоспламеняющихся и горючих жидкостей, допускается их хранение в количествах, не превышающих сменную потребность, в соответствии с нормами потребления для конкретных установок. Доставка указанных жидкостей в помещения производится в закрытой таре.</w:t>
      </w:r>
    </w:p>
    <w:p w:rsidR="00303495" w:rsidRPr="001144EF" w:rsidRDefault="00303495" w:rsidP="00303495">
      <w:pPr>
        <w:pStyle w:val="ConsPlusNormal"/>
        <w:spacing w:before="240"/>
        <w:ind w:firstLine="540"/>
        <w:jc w:val="both"/>
        <w:rPr>
          <w:sz w:val="28"/>
          <w:szCs w:val="28"/>
        </w:rPr>
      </w:pPr>
      <w:del w:id="1264" w:author="Антон Хабиров" w:date="2021-01-20T01:41:00Z">
        <w:r w:rsidRPr="001144EF">
          <w:rPr>
            <w:sz w:val="28"/>
            <w:szCs w:val="28"/>
          </w:rPr>
          <w:delText>99</w:delText>
        </w:r>
      </w:del>
      <w:ins w:id="1265" w:author="Антон Хабиров" w:date="2021-01-20T01:41:00Z">
        <w:r w:rsidRPr="001144EF">
          <w:rPr>
            <w:sz w:val="28"/>
            <w:szCs w:val="28"/>
          </w:rPr>
          <w:t>89</w:t>
        </w:r>
      </w:ins>
      <w:r w:rsidRPr="001144EF">
        <w:rPr>
          <w:sz w:val="28"/>
          <w:szCs w:val="28"/>
        </w:rPr>
        <w:t>. Запрещается проводить работы в вытяжном шкафу, если в нем находятся вещества, материалы и оборудование, не относящиеся к выполняемым операциям, а также при его неисправности и отключенной системе вентиляции.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Бортики, предотвращающие стекание </w:t>
      </w:r>
      <w:del w:id="1266" w:author="Антон Хабиров" w:date="2021-01-20T01:41:00Z">
        <w:r w:rsidRPr="001144EF">
          <w:rPr>
            <w:sz w:val="28"/>
            <w:szCs w:val="28"/>
          </w:rPr>
          <w:delText>жидкостей</w:delText>
        </w:r>
      </w:del>
      <w:ins w:id="1267" w:author="Антон Хабиров" w:date="2021-01-20T01:41:00Z">
        <w:r w:rsidRPr="001144EF">
          <w:rPr>
            <w:sz w:val="28"/>
            <w:szCs w:val="28"/>
          </w:rPr>
          <w:t>жидкости</w:t>
        </w:r>
      </w:ins>
      <w:r w:rsidRPr="001144EF">
        <w:rPr>
          <w:sz w:val="28"/>
          <w:szCs w:val="28"/>
        </w:rPr>
        <w:t xml:space="preserve"> со столов, </w:t>
      </w:r>
      <w:ins w:id="1268" w:author="Антон Хабиров" w:date="2021-01-20T01:41:00Z">
        <w:r w:rsidRPr="001144EF">
          <w:rPr>
            <w:sz w:val="28"/>
            <w:szCs w:val="28"/>
          </w:rPr>
          <w:t xml:space="preserve">не </w:t>
        </w:r>
      </w:ins>
      <w:r w:rsidRPr="001144EF">
        <w:rPr>
          <w:sz w:val="28"/>
          <w:szCs w:val="28"/>
        </w:rPr>
        <w:t xml:space="preserve">должны </w:t>
      </w:r>
      <w:del w:id="1269" w:author="Антон Хабиров" w:date="2021-01-20T01:41:00Z">
        <w:r w:rsidRPr="001144EF">
          <w:rPr>
            <w:sz w:val="28"/>
            <w:szCs w:val="28"/>
          </w:rPr>
          <w:delText>быть исправными</w:delText>
        </w:r>
      </w:del>
      <w:ins w:id="1270" w:author="Антон Хабиров" w:date="2021-01-20T01:41:00Z">
        <w:r w:rsidRPr="001144EF">
          <w:rPr>
            <w:sz w:val="28"/>
            <w:szCs w:val="28"/>
          </w:rPr>
          <w:t>допускать ее протечку</w:t>
        </w:r>
      </w:ins>
      <w:r w:rsidRPr="001144EF">
        <w:rPr>
          <w:sz w:val="28"/>
          <w:szCs w:val="28"/>
        </w:rPr>
        <w:t>.</w:t>
      </w:r>
    </w:p>
    <w:p w:rsidR="00303495" w:rsidRPr="001144EF" w:rsidRDefault="00303495" w:rsidP="00303495">
      <w:pPr>
        <w:pStyle w:val="ConsPlusNormal"/>
        <w:spacing w:before="240"/>
        <w:ind w:firstLine="540"/>
        <w:jc w:val="both"/>
        <w:rPr>
          <w:sz w:val="28"/>
          <w:szCs w:val="28"/>
        </w:rPr>
      </w:pPr>
      <w:del w:id="1271" w:author="Антон Хабиров" w:date="2021-01-20T01:41:00Z">
        <w:r w:rsidRPr="001144EF">
          <w:rPr>
            <w:sz w:val="28"/>
            <w:szCs w:val="28"/>
          </w:rPr>
          <w:delText>100. Руководитель организации</w:delText>
        </w:r>
      </w:del>
      <w:ins w:id="1272" w:author="Антон Хабиров" w:date="2021-01-20T01:41:00Z">
        <w:r w:rsidRPr="001144EF">
          <w:rPr>
            <w:sz w:val="28"/>
            <w:szCs w:val="28"/>
          </w:rPr>
          <w:t>90. Лицо, ответственное за обеспечение пожарной безопасности,</w:t>
        </w:r>
      </w:ins>
      <w:r w:rsidRPr="001144EF">
        <w:rPr>
          <w:sz w:val="28"/>
          <w:szCs w:val="28"/>
        </w:rPr>
        <w:t xml:space="preserve"> по окончании рабочего дня организует сбор в специальную закрытую тару и удаление из лаборатории для дальнейшей утилизации </w:t>
      </w:r>
      <w:r w:rsidRPr="001144EF">
        <w:rPr>
          <w:sz w:val="28"/>
          <w:szCs w:val="28"/>
        </w:rPr>
        <w:lastRenderedPageBreak/>
        <w:t>отработанных легковоспламеняющихся и горючих жидкостей.</w:t>
      </w:r>
    </w:p>
    <w:p w:rsidR="00303495" w:rsidRPr="001144EF" w:rsidRDefault="00303495" w:rsidP="00303495">
      <w:pPr>
        <w:pStyle w:val="ConsPlusNormal"/>
        <w:spacing w:before="240"/>
        <w:ind w:firstLine="540"/>
        <w:jc w:val="both"/>
        <w:rPr>
          <w:del w:id="1273" w:author="Антон Хабиров" w:date="2021-01-20T01:41:00Z"/>
          <w:sz w:val="28"/>
          <w:szCs w:val="28"/>
        </w:rPr>
      </w:pPr>
      <w:del w:id="1274" w:author="Антон Хабиров" w:date="2021-01-20T01:41:00Z">
        <w:r w:rsidRPr="001144EF">
          <w:rPr>
            <w:sz w:val="28"/>
            <w:szCs w:val="28"/>
          </w:rPr>
          <w:delText>Запрещается сливать легковоспламеняющиеся и горючие жидкости в канализацию.</w:delText>
        </w:r>
      </w:del>
    </w:p>
    <w:p w:rsidR="00303495" w:rsidRPr="001144EF" w:rsidRDefault="00303495" w:rsidP="00303495">
      <w:pPr>
        <w:pStyle w:val="ConsPlusNormal"/>
        <w:spacing w:before="240"/>
        <w:ind w:firstLine="540"/>
        <w:jc w:val="both"/>
        <w:rPr>
          <w:sz w:val="28"/>
          <w:szCs w:val="28"/>
        </w:rPr>
      </w:pPr>
      <w:moveFromRangeStart w:id="1275" w:author="Антон Хабиров" w:date="2021-01-20T01:41:00Z" w:name="move61999326"/>
      <w:moveFrom w:id="1276" w:author="Антон Хабиров" w:date="2021-01-20T01:41:00Z">
        <w:r w:rsidRPr="001144EF">
          <w:rPr>
            <w:sz w:val="28"/>
            <w:szCs w:val="28"/>
          </w:rPr>
          <w:t>101.</w:t>
        </w:r>
      </w:moveFrom>
      <w:moveFromRangeEnd w:id="1275"/>
      <w:r w:rsidRPr="001144EF">
        <w:rPr>
          <w:sz w:val="28"/>
          <w:szCs w:val="28"/>
        </w:rPr>
        <w:t xml:space="preserve">Ответственный исполнитель после окончания экспериментальных исследований обеспечивает промывку </w:t>
      </w:r>
      <w:proofErr w:type="spellStart"/>
      <w:r w:rsidRPr="001144EF">
        <w:rPr>
          <w:sz w:val="28"/>
          <w:szCs w:val="28"/>
        </w:rPr>
        <w:t>пожаробезопасными</w:t>
      </w:r>
      <w:proofErr w:type="spellEnd"/>
      <w:r w:rsidRPr="001144EF">
        <w:rPr>
          <w:sz w:val="28"/>
          <w:szCs w:val="28"/>
        </w:rPr>
        <w:t xml:space="preserve"> растворами (составами) сосудов, в которых проводились работы с легковоспламеняющимися и горючими жидкостями.</w:t>
      </w:r>
    </w:p>
    <w:p w:rsidR="00303495" w:rsidRPr="001144EF" w:rsidRDefault="00303495" w:rsidP="00303495">
      <w:pPr>
        <w:pStyle w:val="ConsPlusNormal"/>
        <w:spacing w:before="240"/>
        <w:ind w:firstLine="540"/>
        <w:jc w:val="both"/>
        <w:rPr>
          <w:del w:id="1277" w:author="Антон Хабиров" w:date="2021-01-20T01:41:00Z"/>
          <w:sz w:val="28"/>
          <w:szCs w:val="28"/>
        </w:rPr>
      </w:pPr>
      <w:ins w:id="1278" w:author="Антон Хабиров" w:date="2021-01-20T01:41:00Z">
        <w:r w:rsidRPr="001144EF">
          <w:rPr>
            <w:sz w:val="28"/>
            <w:szCs w:val="28"/>
          </w:rPr>
          <w:t>Педагогический работник</w:t>
        </w:r>
      </w:ins>
      <w:moveFromRangeStart w:id="1279" w:author="Антон Хабиров" w:date="2021-01-20T01:41:00Z" w:name="move61999327"/>
      <w:moveFrom w:id="1280" w:author="Антон Хабиров" w:date="2021-01-20T01:41:00Z">
        <w:r w:rsidRPr="001144EF">
          <w:rPr>
            <w:sz w:val="28"/>
            <w:szCs w:val="28"/>
          </w:rPr>
          <w:t>102.</w:t>
        </w:r>
      </w:moveFrom>
      <w:moveFromRangeEnd w:id="1279"/>
      <w:del w:id="1281" w:author="Антон Хабиров" w:date="2021-01-20T01:41:00Z">
        <w:r w:rsidRPr="001144EF">
          <w:rPr>
            <w:sz w:val="28"/>
            <w:szCs w:val="28"/>
          </w:rPr>
          <w:delText xml:space="preserve"> В учебных классах и кабинетах следует размещать только необходимую для обеспечения учебного процесса мебель, а также приборы, модели, принадлежности, пособия и другие предметы, которые хранятся в шкафах, на стеллажах или стационарно установленных стойках.</w:delText>
        </w:r>
      </w:del>
    </w:p>
    <w:p w:rsidR="00303495" w:rsidRPr="001144EF" w:rsidRDefault="00303495" w:rsidP="00303495">
      <w:pPr>
        <w:pStyle w:val="ConsPlusNormal"/>
        <w:spacing w:before="240"/>
        <w:ind w:firstLine="540"/>
        <w:jc w:val="both"/>
        <w:rPr>
          <w:del w:id="1282" w:author="Антон Хабиров" w:date="2021-01-20T01:41:00Z"/>
          <w:sz w:val="28"/>
          <w:szCs w:val="28"/>
        </w:rPr>
      </w:pPr>
      <w:del w:id="1283" w:author="Антон Хабиров" w:date="2021-01-20T01:41:00Z">
        <w:r w:rsidRPr="001144EF">
          <w:rPr>
            <w:sz w:val="28"/>
            <w:szCs w:val="28"/>
          </w:rPr>
          <w:delText>103. Запрещается увеличивать по отношению к количеству, предусмотренному проектом, по которому построено здание, число парт (столов) в учебных классах и кабинетах.</w:delText>
        </w:r>
      </w:del>
    </w:p>
    <w:p w:rsidR="00303495" w:rsidRPr="001144EF" w:rsidRDefault="00303495" w:rsidP="00303495">
      <w:pPr>
        <w:pStyle w:val="ConsPlusNormal"/>
        <w:spacing w:before="240"/>
        <w:ind w:firstLine="540"/>
        <w:jc w:val="both"/>
        <w:rPr>
          <w:del w:id="1284" w:author="Антон Хабиров" w:date="2021-01-20T01:41:00Z"/>
          <w:sz w:val="28"/>
          <w:szCs w:val="28"/>
        </w:rPr>
      </w:pPr>
      <w:del w:id="1285" w:author="Антон Хабиров" w:date="2021-01-20T01:41:00Z">
        <w:r w:rsidRPr="001144EF">
          <w:rPr>
            <w:sz w:val="28"/>
            <w:szCs w:val="28"/>
          </w:rPr>
          <w:delText>104. Руководитель образовательной организации организует проведение с учащимися и студентами занятия (беседы) по изучению соответствующих требований пожарной безопасности.</w:delText>
        </w:r>
      </w:del>
    </w:p>
    <w:p w:rsidR="00303495" w:rsidRPr="001144EF" w:rsidRDefault="00303495" w:rsidP="00303495">
      <w:pPr>
        <w:pStyle w:val="ConsPlusNormal"/>
        <w:jc w:val="both"/>
        <w:rPr>
          <w:del w:id="1286" w:author="Антон Хабиров" w:date="2021-01-20T01:41:00Z"/>
          <w:sz w:val="28"/>
          <w:szCs w:val="28"/>
        </w:rPr>
      </w:pPr>
      <w:del w:id="1287" w:author="Антон Хабиров" w:date="2021-01-20T01:41:00Z">
        <w:r w:rsidRPr="001144EF">
          <w:rPr>
            <w:sz w:val="28"/>
            <w:szCs w:val="28"/>
          </w:rPr>
          <w:delText>(в ред. Постановления Правительства РФ от 06.03.2015 № 201)</w:delText>
        </w:r>
      </w:del>
    </w:p>
    <w:p w:rsidR="00303495" w:rsidRPr="001144EF" w:rsidRDefault="00303495" w:rsidP="00303495">
      <w:pPr>
        <w:pStyle w:val="ConsPlusNormal"/>
        <w:spacing w:before="240"/>
        <w:ind w:firstLine="540"/>
        <w:jc w:val="both"/>
        <w:rPr>
          <w:sz w:val="28"/>
          <w:szCs w:val="28"/>
        </w:rPr>
      </w:pPr>
      <w:del w:id="1288" w:author="Антон Хабиров" w:date="2021-01-20T01:41:00Z">
        <w:r w:rsidRPr="001144EF">
          <w:rPr>
            <w:sz w:val="28"/>
            <w:szCs w:val="28"/>
          </w:rPr>
          <w:delText>105. Преподаватель</w:delText>
        </w:r>
      </w:del>
      <w:r w:rsidRPr="001144EF">
        <w:rPr>
          <w:sz w:val="28"/>
          <w:szCs w:val="28"/>
        </w:rPr>
        <w:t xml:space="preserve"> по окончании занятий убирает все пожароопасные и </w:t>
      </w:r>
      <w:proofErr w:type="spellStart"/>
      <w:r w:rsidRPr="001144EF">
        <w:rPr>
          <w:sz w:val="28"/>
          <w:szCs w:val="28"/>
        </w:rPr>
        <w:t>пожаровзрывоопасные</w:t>
      </w:r>
      <w:proofErr w:type="spellEnd"/>
      <w:r w:rsidRPr="001144EF">
        <w:rPr>
          <w:sz w:val="28"/>
          <w:szCs w:val="28"/>
        </w:rPr>
        <w:t xml:space="preserve"> вещества и материалы в помещения, оборудованные для их временного хранения.</w:t>
      </w:r>
    </w:p>
    <w:p w:rsidR="00303495" w:rsidRPr="001144EF" w:rsidRDefault="00303495" w:rsidP="00303495">
      <w:pPr>
        <w:pStyle w:val="ConsPlusNormal"/>
        <w:spacing w:before="240"/>
        <w:ind w:firstLine="540"/>
        <w:jc w:val="both"/>
        <w:rPr>
          <w:ins w:id="1289" w:author="Антон Хабиров" w:date="2021-01-20T01:41:00Z"/>
          <w:sz w:val="28"/>
          <w:szCs w:val="28"/>
        </w:rPr>
      </w:pPr>
      <w:ins w:id="1290" w:author="Антон Хабиров" w:date="2021-01-20T01:41:00Z">
        <w:r w:rsidRPr="001144EF">
          <w:rPr>
            <w:sz w:val="28"/>
            <w:szCs w:val="28"/>
          </w:rPr>
          <w:t>91. Запрещается увеличивать установленное число парт (столов), а также превышать нормативную вместимость в учебных классах и кабинетах.</w:t>
        </w:r>
      </w:ins>
    </w:p>
    <w:p w:rsidR="00303495" w:rsidRPr="001144EF" w:rsidRDefault="00303495" w:rsidP="00303495">
      <w:pPr>
        <w:pStyle w:val="ConsPlusNormal"/>
        <w:spacing w:before="240"/>
        <w:ind w:firstLine="540"/>
        <w:jc w:val="both"/>
        <w:rPr>
          <w:ins w:id="1291" w:author="Антон Хабиров" w:date="2021-01-20T01:41:00Z"/>
          <w:sz w:val="28"/>
          <w:szCs w:val="28"/>
        </w:rPr>
      </w:pPr>
      <w:ins w:id="1292" w:author="Антон Хабиров" w:date="2021-01-20T01:41:00Z">
        <w:r w:rsidRPr="001144EF">
          <w:rPr>
            <w:sz w:val="28"/>
            <w:szCs w:val="28"/>
          </w:rPr>
          <w:t xml:space="preserve">92. </w:t>
        </w:r>
        <w:proofErr w:type="gramStart"/>
        <w:r w:rsidRPr="001144EF">
          <w:rPr>
            <w:sz w:val="28"/>
            <w:szCs w:val="28"/>
          </w:rPr>
          <w:t>Руководитель образовательной организации организует проведение перед началом каждого учебного года (семестра) с обучающимися занятия по изучению требований пожарной безопасности, в том числе по умению пользоваться средствами индивидуальной защиты органов дыхания и зрения человека от опасных факторов пожара и первичными средствами пожаротушения.</w:t>
        </w:r>
        <w:proofErr w:type="gramEnd"/>
      </w:ins>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VI. Культурно-просветительные и зрелищные учреждения</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del w:id="1293" w:author="Антон Хабиров" w:date="2021-01-20T01:41:00Z">
        <w:r w:rsidRPr="001144EF">
          <w:rPr>
            <w:sz w:val="28"/>
            <w:szCs w:val="28"/>
          </w:rPr>
          <w:delText>106</w:delText>
        </w:r>
      </w:del>
      <w:ins w:id="1294" w:author="Антон Хабиров" w:date="2021-01-20T01:41:00Z">
        <w:r w:rsidRPr="001144EF">
          <w:rPr>
            <w:sz w:val="28"/>
            <w:szCs w:val="28"/>
          </w:rPr>
          <w:t>93</w:t>
        </w:r>
      </w:ins>
      <w:r w:rsidRPr="001144EF">
        <w:rPr>
          <w:sz w:val="28"/>
          <w:szCs w:val="28"/>
        </w:rPr>
        <w:t xml:space="preserve">. Руководитель организации обеспечивает разработку плана эвакуации </w:t>
      </w:r>
      <w:del w:id="1295" w:author="Антон Хабиров" w:date="2021-01-20T01:41:00Z">
        <w:r w:rsidRPr="001144EF">
          <w:rPr>
            <w:sz w:val="28"/>
            <w:szCs w:val="28"/>
          </w:rPr>
          <w:delText>экспонатов</w:delText>
        </w:r>
      </w:del>
      <w:ins w:id="1296" w:author="Антон Хабиров" w:date="2021-01-20T01:41:00Z">
        <w:r w:rsidRPr="001144EF">
          <w:rPr>
            <w:sz w:val="28"/>
            <w:szCs w:val="28"/>
          </w:rPr>
          <w:t>музейных предметов</w:t>
        </w:r>
      </w:ins>
      <w:r w:rsidRPr="001144EF">
        <w:rPr>
          <w:sz w:val="28"/>
          <w:szCs w:val="28"/>
        </w:rPr>
        <w:t xml:space="preserve"> и других ценностей из музея</w:t>
      </w:r>
      <w:del w:id="1297" w:author="Антон Хабиров" w:date="2021-01-20T01:41:00Z">
        <w:r w:rsidRPr="001144EF">
          <w:rPr>
            <w:sz w:val="28"/>
            <w:szCs w:val="28"/>
          </w:rPr>
          <w:delText xml:space="preserve">, </w:delText>
        </w:r>
      </w:del>
      <w:ins w:id="1298" w:author="Антон Хабиров" w:date="2021-01-20T01:41:00Z">
        <w:r w:rsidRPr="001144EF">
          <w:rPr>
            <w:sz w:val="28"/>
            <w:szCs w:val="28"/>
          </w:rPr>
          <w:t xml:space="preserve"> (</w:t>
        </w:r>
      </w:ins>
      <w:r w:rsidRPr="001144EF">
        <w:rPr>
          <w:sz w:val="28"/>
          <w:szCs w:val="28"/>
        </w:rPr>
        <w:t>картинной галереи</w:t>
      </w:r>
      <w:del w:id="1299" w:author="Антон Хабиров" w:date="2021-01-20T01:41:00Z">
        <w:r w:rsidRPr="001144EF">
          <w:rPr>
            <w:sz w:val="28"/>
            <w:szCs w:val="28"/>
          </w:rPr>
          <w:delText>,</w:delText>
        </w:r>
      </w:del>
      <w:ins w:id="1300" w:author="Антон Хабиров" w:date="2021-01-20T01:41:00Z">
        <w:r w:rsidRPr="001144EF">
          <w:rPr>
            <w:sz w:val="28"/>
            <w:szCs w:val="28"/>
          </w:rPr>
          <w:t xml:space="preserve"> и др.),</w:t>
        </w:r>
      </w:ins>
      <w:r w:rsidRPr="001144EF">
        <w:rPr>
          <w:sz w:val="28"/>
          <w:szCs w:val="28"/>
        </w:rPr>
        <w:t xml:space="preserve"> а также плана эвакуации животных из цирка </w:t>
      </w:r>
      <w:del w:id="1301" w:author="Антон Хабиров" w:date="2021-01-20T01:41:00Z">
        <w:r w:rsidRPr="001144EF">
          <w:rPr>
            <w:sz w:val="28"/>
            <w:szCs w:val="28"/>
          </w:rPr>
          <w:delText xml:space="preserve">и </w:delText>
        </w:r>
      </w:del>
      <w:ins w:id="1302" w:author="Антон Хабиров" w:date="2021-01-20T01:41:00Z">
        <w:r w:rsidRPr="001144EF">
          <w:rPr>
            <w:sz w:val="28"/>
            <w:szCs w:val="28"/>
          </w:rPr>
          <w:t>(</w:t>
        </w:r>
      </w:ins>
      <w:r w:rsidRPr="001144EF">
        <w:rPr>
          <w:sz w:val="28"/>
          <w:szCs w:val="28"/>
        </w:rPr>
        <w:t xml:space="preserve">зоопарка </w:t>
      </w:r>
      <w:ins w:id="1303" w:author="Антон Хабиров" w:date="2021-01-20T01:41:00Z">
        <w:r w:rsidRPr="001144EF">
          <w:rPr>
            <w:sz w:val="28"/>
            <w:szCs w:val="28"/>
          </w:rPr>
          <w:t xml:space="preserve">и др.) </w:t>
        </w:r>
      </w:ins>
      <w:r w:rsidRPr="001144EF">
        <w:rPr>
          <w:sz w:val="28"/>
          <w:szCs w:val="28"/>
        </w:rPr>
        <w:t>в случае пожара.</w:t>
      </w:r>
    </w:p>
    <w:p w:rsidR="00303495" w:rsidRPr="001144EF" w:rsidRDefault="00303495" w:rsidP="00303495">
      <w:pPr>
        <w:pStyle w:val="ConsPlusNormal"/>
        <w:spacing w:before="240"/>
        <w:ind w:firstLine="540"/>
        <w:jc w:val="both"/>
        <w:rPr>
          <w:sz w:val="28"/>
          <w:szCs w:val="28"/>
        </w:rPr>
      </w:pPr>
      <w:del w:id="1304" w:author="Антон Хабиров" w:date="2021-01-20T01:41:00Z">
        <w:r w:rsidRPr="001144EF">
          <w:rPr>
            <w:sz w:val="28"/>
            <w:szCs w:val="28"/>
          </w:rPr>
          <w:delText>107</w:delText>
        </w:r>
      </w:del>
      <w:ins w:id="1305" w:author="Антон Хабиров" w:date="2021-01-20T01:41:00Z">
        <w:r w:rsidRPr="001144EF">
          <w:rPr>
            <w:sz w:val="28"/>
            <w:szCs w:val="28"/>
          </w:rPr>
          <w:t>94</w:t>
        </w:r>
      </w:ins>
      <w:r w:rsidRPr="001144EF">
        <w:rPr>
          <w:sz w:val="28"/>
          <w:szCs w:val="28"/>
        </w:rPr>
        <w:t xml:space="preserve">. В зрительных залах и на трибунах культурно-просветительных и зрелищных учреждений кресла и стулья следует соединять между собой в ряды и прочно крепить к полу. Допускается не закреплять кресла (стулья) в ложах с количеством мест не более 12 при наличии самостоятельного выхода из ложи </w:t>
      </w:r>
      <w:del w:id="1306" w:author="Антон Хабиров" w:date="2021-01-20T01:41:00Z">
        <w:r w:rsidRPr="001144EF">
          <w:rPr>
            <w:sz w:val="28"/>
            <w:szCs w:val="28"/>
          </w:rPr>
          <w:delText xml:space="preserve">к </w:delText>
        </w:r>
        <w:r w:rsidRPr="001144EF">
          <w:rPr>
            <w:sz w:val="28"/>
            <w:szCs w:val="28"/>
          </w:rPr>
          <w:lastRenderedPageBreak/>
          <w:delText>путям</w:delText>
        </w:r>
      </w:del>
      <w:ins w:id="1307" w:author="Антон Хабиров" w:date="2021-01-20T01:41:00Z">
        <w:r w:rsidRPr="001144EF">
          <w:rPr>
            <w:sz w:val="28"/>
            <w:szCs w:val="28"/>
          </w:rPr>
          <w:t>на путь</w:t>
        </w:r>
      </w:ins>
      <w:r w:rsidRPr="001144EF">
        <w:rPr>
          <w:sz w:val="28"/>
          <w:szCs w:val="28"/>
        </w:rPr>
        <w:t xml:space="preserve"> эвакуации</w:t>
      </w:r>
      <w:ins w:id="1308" w:author="Антон Хабиров" w:date="2021-01-20T01:41:00Z">
        <w:r w:rsidRPr="001144EF">
          <w:rPr>
            <w:sz w:val="28"/>
            <w:szCs w:val="28"/>
          </w:rPr>
          <w:t xml:space="preserve"> или к эвакуационному выходу</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зрительных залах с количеством мест не более 200 крепление стульев к полу может не </w:t>
      </w:r>
      <w:del w:id="1309" w:author="Антон Хабиров" w:date="2021-01-20T01:41:00Z">
        <w:r w:rsidRPr="001144EF">
          <w:rPr>
            <w:sz w:val="28"/>
            <w:szCs w:val="28"/>
          </w:rPr>
          <w:delText>производиться</w:delText>
        </w:r>
      </w:del>
      <w:ins w:id="1310" w:author="Антон Хабиров" w:date="2021-01-20T01:41:00Z">
        <w:r w:rsidRPr="001144EF">
          <w:rPr>
            <w:sz w:val="28"/>
            <w:szCs w:val="28"/>
          </w:rPr>
          <w:t>проводиться</w:t>
        </w:r>
      </w:ins>
      <w:r w:rsidRPr="001144EF">
        <w:rPr>
          <w:sz w:val="28"/>
          <w:szCs w:val="28"/>
        </w:rPr>
        <w:t xml:space="preserve"> при обязательном соединении их в ряду между собой.</w:t>
      </w:r>
    </w:p>
    <w:p w:rsidR="00303495" w:rsidRPr="001144EF" w:rsidRDefault="00303495" w:rsidP="00303495">
      <w:pPr>
        <w:pStyle w:val="ConsPlusNormal"/>
        <w:jc w:val="both"/>
        <w:rPr>
          <w:del w:id="1311" w:author="Антон Хабиров" w:date="2021-01-20T01:41:00Z"/>
          <w:sz w:val="28"/>
          <w:szCs w:val="28"/>
        </w:rPr>
      </w:pPr>
      <w:del w:id="1312"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1313" w:author="Антон Хабиров" w:date="2021-01-20T01:41:00Z">
        <w:r w:rsidRPr="001144EF">
          <w:rPr>
            <w:sz w:val="28"/>
            <w:szCs w:val="28"/>
          </w:rPr>
          <w:delText>108</w:delText>
        </w:r>
      </w:del>
      <w:ins w:id="1314" w:author="Антон Хабиров" w:date="2021-01-20T01:41:00Z">
        <w:r w:rsidRPr="001144EF">
          <w:rPr>
            <w:sz w:val="28"/>
            <w:szCs w:val="28"/>
          </w:rPr>
          <w:t>95</w:t>
        </w:r>
      </w:ins>
      <w:r w:rsidRPr="001144EF">
        <w:rPr>
          <w:sz w:val="28"/>
          <w:szCs w:val="28"/>
        </w:rPr>
        <w:t xml:space="preserve">. </w:t>
      </w:r>
      <w:proofErr w:type="gramStart"/>
      <w:r w:rsidRPr="001144EF">
        <w:rPr>
          <w:sz w:val="28"/>
          <w:szCs w:val="28"/>
        </w:rPr>
        <w:t xml:space="preserve">Руководитель организации обеспечивает обработку деревянных </w:t>
      </w:r>
      <w:ins w:id="1315" w:author="Антон Хабиров" w:date="2021-01-20T01:41:00Z">
        <w:r w:rsidRPr="001144EF">
          <w:rPr>
            <w:sz w:val="28"/>
            <w:szCs w:val="28"/>
          </w:rPr>
          <w:t xml:space="preserve">и иных </w:t>
        </w:r>
      </w:ins>
      <w:r w:rsidRPr="001144EF">
        <w:rPr>
          <w:sz w:val="28"/>
          <w:szCs w:val="28"/>
        </w:rPr>
        <w:t>конструкций сценической коробки</w:t>
      </w:r>
      <w:ins w:id="1316" w:author="Антон Хабиров" w:date="2021-01-20T01:41:00Z">
        <w:r w:rsidRPr="001144EF">
          <w:rPr>
            <w:sz w:val="28"/>
            <w:szCs w:val="28"/>
          </w:rPr>
          <w:t>, выполненных из горючих материалов</w:t>
        </w:r>
      </w:ins>
      <w:r w:rsidRPr="001144EF">
        <w:rPr>
          <w:sz w:val="28"/>
          <w:szCs w:val="28"/>
        </w:rPr>
        <w:t xml:space="preserve"> (колосники, подвесные мостики, рабочие галереи и др.), горючих декораций, сценического и выставочного оформления, а также драпировки в зрительных и экспозиционных залах</w:t>
      </w:r>
      <w:del w:id="1317" w:author="Антон Хабиров" w:date="2021-01-20T01:41:00Z">
        <w:r w:rsidRPr="001144EF">
          <w:rPr>
            <w:sz w:val="28"/>
            <w:szCs w:val="28"/>
          </w:rPr>
          <w:delText>, фойе и буфетах</w:delText>
        </w:r>
      </w:del>
      <w:r w:rsidRPr="001144EF">
        <w:rPr>
          <w:sz w:val="28"/>
          <w:szCs w:val="28"/>
        </w:rPr>
        <w:t xml:space="preserve"> огнезащитными составами</w:t>
      </w:r>
      <w:del w:id="1318" w:author="Антон Хабиров" w:date="2021-01-20T01:41:00Z">
        <w:r w:rsidRPr="001144EF">
          <w:rPr>
            <w:sz w:val="28"/>
            <w:szCs w:val="28"/>
          </w:rPr>
          <w:delText>, о чем должен быть составлен соответствующий акт</w:delText>
        </w:r>
      </w:del>
      <w:r w:rsidRPr="001144EF">
        <w:rPr>
          <w:sz w:val="28"/>
          <w:szCs w:val="28"/>
        </w:rPr>
        <w:t xml:space="preserve"> с </w:t>
      </w:r>
      <w:del w:id="1319" w:author="Антон Хабиров" w:date="2021-01-20T01:41:00Z">
        <w:r w:rsidRPr="001144EF">
          <w:rPr>
            <w:sz w:val="28"/>
            <w:szCs w:val="28"/>
          </w:rPr>
          <w:delText>указанием даты</w:delText>
        </w:r>
      </w:del>
      <w:ins w:id="1320" w:author="Антон Хабиров" w:date="2021-01-20T01:41:00Z">
        <w:r w:rsidRPr="001144EF">
          <w:rPr>
            <w:sz w:val="28"/>
            <w:szCs w:val="28"/>
          </w:rPr>
          <w:t>внесением информации в журнал эксплуатации систем противопожарной защиты, включая дату</w:t>
        </w:r>
      </w:ins>
      <w:r w:rsidRPr="001144EF">
        <w:rPr>
          <w:sz w:val="28"/>
          <w:szCs w:val="28"/>
        </w:rPr>
        <w:t xml:space="preserve"> пропитки и </w:t>
      </w:r>
      <w:del w:id="1321" w:author="Антон Хабиров" w:date="2021-01-20T01:41:00Z">
        <w:r w:rsidRPr="001144EF">
          <w:rPr>
            <w:sz w:val="28"/>
            <w:szCs w:val="28"/>
          </w:rPr>
          <w:delText>срока</w:delText>
        </w:r>
      </w:del>
      <w:ins w:id="1322" w:author="Антон Хабиров" w:date="2021-01-20T01:41:00Z">
        <w:r w:rsidRPr="001144EF">
          <w:rPr>
            <w:sz w:val="28"/>
            <w:szCs w:val="28"/>
          </w:rPr>
          <w:t>срок</w:t>
        </w:r>
      </w:ins>
      <w:r w:rsidRPr="001144EF">
        <w:rPr>
          <w:sz w:val="28"/>
          <w:szCs w:val="28"/>
        </w:rPr>
        <w:t xml:space="preserve"> ее действия.</w:t>
      </w:r>
      <w:proofErr w:type="gramEnd"/>
    </w:p>
    <w:p w:rsidR="00303495" w:rsidRPr="001144EF" w:rsidRDefault="00303495" w:rsidP="00303495">
      <w:pPr>
        <w:pStyle w:val="ConsPlusNormal"/>
        <w:spacing w:before="240"/>
        <w:ind w:firstLine="540"/>
        <w:jc w:val="both"/>
        <w:rPr>
          <w:sz w:val="28"/>
          <w:szCs w:val="28"/>
        </w:rPr>
      </w:pPr>
      <w:del w:id="1323" w:author="Антон Хабиров" w:date="2021-01-20T01:41:00Z">
        <w:r w:rsidRPr="001144EF">
          <w:rPr>
            <w:sz w:val="28"/>
            <w:szCs w:val="28"/>
          </w:rPr>
          <w:delText>109</w:delText>
        </w:r>
      </w:del>
      <w:ins w:id="1324" w:author="Антон Хабиров" w:date="2021-01-20T01:41:00Z">
        <w:r w:rsidRPr="001144EF">
          <w:rPr>
            <w:sz w:val="28"/>
            <w:szCs w:val="28"/>
          </w:rPr>
          <w:t>96</w:t>
        </w:r>
      </w:ins>
      <w:r w:rsidRPr="001144EF">
        <w:rPr>
          <w:sz w:val="28"/>
          <w:szCs w:val="28"/>
        </w:rPr>
        <w:t xml:space="preserve">. Запрещается </w:t>
      </w:r>
      <w:ins w:id="1325" w:author="Антон Хабиров" w:date="2021-01-20T01:41:00Z">
        <w:r w:rsidRPr="001144EF">
          <w:rPr>
            <w:sz w:val="28"/>
            <w:szCs w:val="28"/>
          </w:rPr>
          <w:t xml:space="preserve">размещать </w:t>
        </w:r>
      </w:ins>
      <w:r w:rsidRPr="001144EF">
        <w:rPr>
          <w:sz w:val="28"/>
          <w:szCs w:val="28"/>
        </w:rPr>
        <w:t xml:space="preserve">в пределах сценической коробки зрелищных учреждений </w:t>
      </w:r>
      <w:del w:id="1326" w:author="Антон Хабиров" w:date="2021-01-20T01:41:00Z">
        <w:r w:rsidRPr="001144EF">
          <w:rPr>
            <w:sz w:val="28"/>
            <w:szCs w:val="28"/>
          </w:rPr>
          <w:delText xml:space="preserve">размещать </w:delText>
        </w:r>
      </w:del>
      <w:r w:rsidRPr="001144EF">
        <w:rPr>
          <w:sz w:val="28"/>
          <w:szCs w:val="28"/>
        </w:rPr>
        <w:t xml:space="preserve">одновременно декорации и сценическое оборудование </w:t>
      </w:r>
      <w:proofErr w:type="gramStart"/>
      <w:ins w:id="1327" w:author="Антон Хабиров" w:date="2021-01-20T01:41:00Z">
        <w:r w:rsidRPr="001144EF">
          <w:rPr>
            <w:sz w:val="28"/>
            <w:szCs w:val="28"/>
          </w:rPr>
          <w:t>для</w:t>
        </w:r>
        <w:proofErr w:type="gramEnd"/>
        <w:r w:rsidRPr="001144EF">
          <w:rPr>
            <w:sz w:val="28"/>
            <w:szCs w:val="28"/>
          </w:rPr>
          <w:t xml:space="preserve"> </w:t>
        </w:r>
      </w:ins>
      <w:r w:rsidRPr="001144EF">
        <w:rPr>
          <w:sz w:val="28"/>
          <w:szCs w:val="28"/>
        </w:rPr>
        <w:t xml:space="preserve">более </w:t>
      </w:r>
      <w:proofErr w:type="gramStart"/>
      <w:r w:rsidRPr="001144EF">
        <w:rPr>
          <w:sz w:val="28"/>
          <w:szCs w:val="28"/>
        </w:rPr>
        <w:t>чем</w:t>
      </w:r>
      <w:proofErr w:type="gramEnd"/>
      <w:r w:rsidRPr="001144EF">
        <w:rPr>
          <w:sz w:val="28"/>
          <w:szCs w:val="28"/>
        </w:rPr>
        <w:t xml:space="preserve"> </w:t>
      </w:r>
      <w:del w:id="1328" w:author="Антон Хабиров" w:date="2021-01-20T01:41:00Z">
        <w:r w:rsidRPr="001144EF">
          <w:rPr>
            <w:sz w:val="28"/>
            <w:szCs w:val="28"/>
          </w:rPr>
          <w:delText xml:space="preserve">для </w:delText>
        </w:r>
      </w:del>
      <w:r w:rsidRPr="001144EF">
        <w:rPr>
          <w:sz w:val="28"/>
          <w:szCs w:val="28"/>
        </w:rPr>
        <w:t>2 спектаклей.</w:t>
      </w:r>
    </w:p>
    <w:p w:rsidR="00303495" w:rsidRPr="001144EF" w:rsidRDefault="00303495" w:rsidP="00303495">
      <w:pPr>
        <w:pStyle w:val="ConsPlusNormal"/>
        <w:spacing w:before="240"/>
        <w:ind w:firstLine="540"/>
        <w:jc w:val="both"/>
        <w:rPr>
          <w:sz w:val="28"/>
          <w:szCs w:val="28"/>
        </w:rPr>
      </w:pPr>
      <w:r w:rsidRPr="001144EF">
        <w:rPr>
          <w:sz w:val="28"/>
          <w:szCs w:val="28"/>
        </w:rPr>
        <w:t xml:space="preserve">Запрещается хранение декораций, бутафории, деревянных станков, откосов, инвентаря и другого имущества в трюмах, на колосниках и рабочих площадках (галереях), под лестничными маршами и площадками, а также в </w:t>
      </w:r>
      <w:del w:id="1329" w:author="Антон Хабиров" w:date="2021-01-20T01:41:00Z">
        <w:r w:rsidRPr="001144EF">
          <w:rPr>
            <w:sz w:val="28"/>
            <w:szCs w:val="28"/>
          </w:rPr>
          <w:delText>подвалах</w:delText>
        </w:r>
      </w:del>
      <w:ins w:id="1330" w:author="Антон Хабиров" w:date="2021-01-20T01:41:00Z">
        <w:r w:rsidRPr="001144EF">
          <w:rPr>
            <w:sz w:val="28"/>
            <w:szCs w:val="28"/>
          </w:rPr>
          <w:t>подвальных и технических этажах</w:t>
        </w:r>
      </w:ins>
      <w:r w:rsidRPr="001144EF">
        <w:rPr>
          <w:sz w:val="28"/>
          <w:szCs w:val="28"/>
        </w:rPr>
        <w:t xml:space="preserve"> под зрительными залами.</w:t>
      </w:r>
    </w:p>
    <w:p w:rsidR="00303495" w:rsidRPr="001144EF" w:rsidRDefault="00303495" w:rsidP="00303495">
      <w:pPr>
        <w:pStyle w:val="ConsPlusNormal"/>
        <w:spacing w:before="240"/>
        <w:ind w:firstLine="540"/>
        <w:jc w:val="both"/>
        <w:rPr>
          <w:sz w:val="28"/>
          <w:szCs w:val="28"/>
        </w:rPr>
      </w:pPr>
      <w:moveToRangeStart w:id="1331" w:author="Антон Хабиров" w:date="2021-01-20T01:41:00Z" w:name="move61999324"/>
      <w:moveTo w:id="1332" w:author="Антон Хабиров" w:date="2021-01-20T01:41:00Z">
        <w:r w:rsidRPr="001144EF">
          <w:rPr>
            <w:sz w:val="28"/>
            <w:szCs w:val="28"/>
          </w:rPr>
          <w:t xml:space="preserve">97. </w:t>
        </w:r>
      </w:moveTo>
      <w:moveToRangeEnd w:id="1331"/>
      <w:del w:id="1333" w:author="Антон Хабиров" w:date="2021-01-20T01:41:00Z">
        <w:r w:rsidRPr="001144EF">
          <w:rPr>
            <w:sz w:val="28"/>
            <w:szCs w:val="28"/>
          </w:rPr>
          <w:delText>110.</w:delText>
        </w:r>
      </w:del>
      <w:ins w:id="1334" w:author="Антон Хабиров" w:date="2021-01-20T01:41:00Z">
        <w:r w:rsidRPr="001144EF">
          <w:rPr>
            <w:sz w:val="28"/>
            <w:szCs w:val="28"/>
          </w:rPr>
          <w:t>Вокруг планшета сцены</w:t>
        </w:r>
      </w:ins>
      <w:r w:rsidRPr="001144EF">
        <w:rPr>
          <w:sz w:val="28"/>
          <w:szCs w:val="28"/>
        </w:rPr>
        <w:t xml:space="preserve"> при оформлении постановок</w:t>
      </w:r>
      <w:del w:id="1335" w:author="Антон Хабиров" w:date="2021-01-20T01:41:00Z">
        <w:r w:rsidRPr="001144EF">
          <w:rPr>
            <w:sz w:val="28"/>
            <w:szCs w:val="28"/>
          </w:rPr>
          <w:delText xml:space="preserve"> вокруг планшета сцены</w:delText>
        </w:r>
      </w:del>
      <w:r w:rsidRPr="001144EF">
        <w:rPr>
          <w:sz w:val="28"/>
          <w:szCs w:val="28"/>
        </w:rPr>
        <w:t xml:space="preserve"> обеспечивается свободный круговой проход шириной не менее 1 метра.</w:t>
      </w:r>
    </w:p>
    <w:p w:rsidR="00303495" w:rsidRPr="001144EF" w:rsidRDefault="00303495" w:rsidP="00303495">
      <w:pPr>
        <w:pStyle w:val="ConsPlusNormal"/>
        <w:spacing w:before="240"/>
        <w:ind w:firstLine="540"/>
        <w:jc w:val="both"/>
        <w:rPr>
          <w:sz w:val="28"/>
          <w:szCs w:val="28"/>
        </w:rPr>
      </w:pPr>
      <w:r w:rsidRPr="001144EF">
        <w:rPr>
          <w:sz w:val="28"/>
          <w:szCs w:val="28"/>
        </w:rPr>
        <w:t>По окончании спектакля все декорации и бутафория разбираются и убираются со сцены в складские помещения.</w:t>
      </w:r>
    </w:p>
    <w:p w:rsidR="00303495" w:rsidRPr="001144EF" w:rsidRDefault="00303495" w:rsidP="00303495">
      <w:pPr>
        <w:pStyle w:val="ConsPlusNormal"/>
        <w:spacing w:before="240"/>
        <w:ind w:firstLine="540"/>
        <w:jc w:val="both"/>
        <w:rPr>
          <w:del w:id="1336" w:author="Антон Хабиров" w:date="2021-01-20T01:41:00Z"/>
          <w:sz w:val="28"/>
          <w:szCs w:val="28"/>
        </w:rPr>
      </w:pPr>
      <w:moveToRangeStart w:id="1337" w:author="Антон Хабиров" w:date="2021-01-20T01:41:00Z" w:name="move61999325"/>
      <w:moveTo w:id="1338" w:author="Антон Хабиров" w:date="2021-01-20T01:41:00Z">
        <w:r w:rsidRPr="001144EF">
          <w:rPr>
            <w:sz w:val="28"/>
            <w:szCs w:val="28"/>
          </w:rPr>
          <w:t xml:space="preserve">98. </w:t>
        </w:r>
      </w:moveTo>
      <w:moveToRangeEnd w:id="1337"/>
      <w:del w:id="1339" w:author="Антон Хабиров" w:date="2021-01-20T01:41:00Z">
        <w:r w:rsidRPr="001144EF">
          <w:rPr>
            <w:sz w:val="28"/>
            <w:szCs w:val="28"/>
          </w:rPr>
          <w:delText>111. Запрещается применение открытого огня на сцене, в зрительном зале и подсобных помещениях, дуговых прожекторов со степенью защиты менее IP54, фейерверков и других видов огневых эффектов.</w:delText>
        </w:r>
      </w:del>
    </w:p>
    <w:p w:rsidR="00303495" w:rsidRPr="001144EF" w:rsidRDefault="00303495" w:rsidP="00303495">
      <w:pPr>
        <w:pStyle w:val="ConsPlusNormal"/>
        <w:jc w:val="both"/>
        <w:rPr>
          <w:del w:id="1340" w:author="Антон Хабиров" w:date="2021-01-20T01:41:00Z"/>
          <w:sz w:val="28"/>
          <w:szCs w:val="28"/>
        </w:rPr>
      </w:pPr>
      <w:del w:id="1341" w:author="Антон Хабиров" w:date="2021-01-20T01:41:00Z">
        <w:r w:rsidRPr="001144EF">
          <w:rPr>
            <w:sz w:val="28"/>
            <w:szCs w:val="28"/>
          </w:rPr>
          <w:delText>(в ред. Постановлений Правительства РФ от 20.09.2016 № 947, от 23.04.2020 № 569)</w:delText>
        </w:r>
      </w:del>
    </w:p>
    <w:p w:rsidR="00303495" w:rsidRPr="001144EF" w:rsidRDefault="00303495" w:rsidP="00303495">
      <w:pPr>
        <w:pStyle w:val="ConsPlusNormal"/>
        <w:spacing w:before="240"/>
        <w:ind w:firstLine="540"/>
        <w:jc w:val="both"/>
        <w:rPr>
          <w:ins w:id="1342" w:author="Антон Хабиров" w:date="2021-01-20T01:41:00Z"/>
          <w:sz w:val="28"/>
          <w:szCs w:val="28"/>
        </w:rPr>
      </w:pPr>
      <w:ins w:id="1343" w:author="Антон Хабиров" w:date="2021-01-20T01:41:00Z">
        <w:r w:rsidRPr="001144EF">
          <w:rPr>
            <w:sz w:val="28"/>
            <w:szCs w:val="28"/>
          </w:rPr>
          <w:t>Запрещается проводить огневые работы в здании или сооружении во время проведения мероприятий с массовым пребыванием людей.</w:t>
        </w:r>
      </w:ins>
    </w:p>
    <w:p w:rsidR="00303495" w:rsidRPr="001144EF" w:rsidRDefault="00303495" w:rsidP="00303495">
      <w:pPr>
        <w:pStyle w:val="ConsPlusNormal"/>
        <w:spacing w:before="240"/>
        <w:ind w:firstLine="540"/>
        <w:jc w:val="both"/>
        <w:rPr>
          <w:sz w:val="28"/>
          <w:szCs w:val="28"/>
        </w:rPr>
      </w:pPr>
      <w:r w:rsidRPr="001144EF">
        <w:rPr>
          <w:sz w:val="28"/>
          <w:szCs w:val="28"/>
        </w:rPr>
        <w:t xml:space="preserve">Для обеспечения безопасности людей при проведении спортивных и других массовых мероприятий принимаются меры по тушению фальшфейеров с применением огнетушителей </w:t>
      </w:r>
      <w:ins w:id="1344" w:author="Антон Хабиров" w:date="2021-01-20T01:41:00Z">
        <w:r w:rsidRPr="001144EF">
          <w:rPr>
            <w:sz w:val="28"/>
            <w:szCs w:val="28"/>
          </w:rPr>
          <w:t xml:space="preserve">для пожаров класса D </w:t>
        </w:r>
      </w:ins>
      <w:r w:rsidRPr="001144EF">
        <w:rPr>
          <w:sz w:val="28"/>
          <w:szCs w:val="28"/>
        </w:rPr>
        <w:t xml:space="preserve">в соответствии с приложением № 1 к настоящим Правилам, </w:t>
      </w:r>
      <w:del w:id="1345" w:author="Антон Хабиров" w:date="2021-01-20T01:41:00Z">
        <w:r w:rsidRPr="001144EF">
          <w:rPr>
            <w:sz w:val="28"/>
            <w:szCs w:val="28"/>
          </w:rPr>
          <w:delText>огнетушащих накидок</w:delText>
        </w:r>
      </w:del>
      <w:ins w:id="1346" w:author="Антон Хабиров" w:date="2021-01-20T01:41:00Z">
        <w:r w:rsidRPr="001144EF">
          <w:rPr>
            <w:sz w:val="28"/>
            <w:szCs w:val="28"/>
          </w:rPr>
          <w:t>а также покрывал для изоляции очага возгорания</w:t>
        </w:r>
      </w:ins>
      <w:r w:rsidRPr="001144EF">
        <w:rPr>
          <w:sz w:val="28"/>
          <w:szCs w:val="28"/>
        </w:rPr>
        <w:t xml:space="preserve"> и других средств, обеспечивающих тушение таких изделий</w:t>
      </w:r>
      <w:del w:id="1347" w:author="Антон Хабиров" w:date="2021-01-20T01:41:00Z">
        <w:r w:rsidRPr="001144EF">
          <w:rPr>
            <w:sz w:val="28"/>
            <w:szCs w:val="28"/>
          </w:rPr>
          <w:delText>, а также</w:delText>
        </w:r>
      </w:del>
      <w:ins w:id="1348" w:author="Антон Хабиров" w:date="2021-01-20T01:41:00Z">
        <w:r w:rsidRPr="001144EF">
          <w:rPr>
            <w:sz w:val="28"/>
            <w:szCs w:val="28"/>
          </w:rPr>
          <w:t xml:space="preserve"> и</w:t>
        </w:r>
      </w:ins>
      <w:r w:rsidRPr="001144EF">
        <w:rPr>
          <w:sz w:val="28"/>
          <w:szCs w:val="28"/>
        </w:rPr>
        <w:t xml:space="preserve"> горящей на человеке одежды.</w:t>
      </w:r>
    </w:p>
    <w:p w:rsidR="00303495" w:rsidRPr="001144EF" w:rsidRDefault="00303495" w:rsidP="00303495">
      <w:pPr>
        <w:pStyle w:val="ConsPlusNormal"/>
        <w:jc w:val="both"/>
        <w:rPr>
          <w:del w:id="1349" w:author="Антон Хабиров" w:date="2021-01-20T01:41:00Z"/>
          <w:sz w:val="28"/>
          <w:szCs w:val="28"/>
        </w:rPr>
      </w:pPr>
      <w:del w:id="1350" w:author="Антон Хабиров" w:date="2021-01-20T01:41:00Z">
        <w:r w:rsidRPr="001144EF">
          <w:rPr>
            <w:sz w:val="28"/>
            <w:szCs w:val="28"/>
          </w:rPr>
          <w:delText>(абзац введен Постановлением Правительства РФ от 20.09.2016 № 947)</w:delText>
        </w:r>
      </w:del>
    </w:p>
    <w:p w:rsidR="00303495" w:rsidRPr="001144EF" w:rsidRDefault="00303495" w:rsidP="00303495">
      <w:pPr>
        <w:pStyle w:val="ConsPlusNormal"/>
        <w:spacing w:before="240"/>
        <w:ind w:firstLine="540"/>
        <w:jc w:val="both"/>
        <w:rPr>
          <w:sz w:val="28"/>
          <w:szCs w:val="28"/>
        </w:rPr>
      </w:pPr>
      <w:del w:id="1351" w:author="Антон Хабиров" w:date="2021-01-20T01:41:00Z">
        <w:r w:rsidRPr="001144EF">
          <w:rPr>
            <w:sz w:val="28"/>
            <w:szCs w:val="28"/>
          </w:rPr>
          <w:lastRenderedPageBreak/>
          <w:delText>112</w:delText>
        </w:r>
      </w:del>
      <w:ins w:id="1352" w:author="Антон Хабиров" w:date="2021-01-20T01:41:00Z">
        <w:r w:rsidRPr="001144EF">
          <w:rPr>
            <w:sz w:val="28"/>
            <w:szCs w:val="28"/>
          </w:rPr>
          <w:t>99</w:t>
        </w:r>
      </w:ins>
      <w:r w:rsidRPr="001144EF">
        <w:rPr>
          <w:sz w:val="28"/>
          <w:szCs w:val="28"/>
        </w:rPr>
        <w:t xml:space="preserve">. На планшет сцены наносится красная линия, указывающая границу </w:t>
      </w:r>
      <w:del w:id="1353" w:author="Антон Хабиров" w:date="2021-01-20T01:41:00Z">
        <w:r w:rsidRPr="001144EF">
          <w:rPr>
            <w:sz w:val="28"/>
            <w:szCs w:val="28"/>
          </w:rPr>
          <w:delText>спуска</w:delText>
        </w:r>
      </w:del>
      <w:ins w:id="1354" w:author="Антон Хабиров" w:date="2021-01-20T01:41:00Z">
        <w:r w:rsidRPr="001144EF">
          <w:rPr>
            <w:sz w:val="28"/>
            <w:szCs w:val="28"/>
          </w:rPr>
          <w:t>опускания</w:t>
        </w:r>
      </w:ins>
      <w:r w:rsidRPr="001144EF">
        <w:rPr>
          <w:sz w:val="28"/>
          <w:szCs w:val="28"/>
        </w:rPr>
        <w:t xml:space="preserve"> противопожарного занавеса. Декорации и другие предметы оформления сцены не должны выступать за эту линию.</w:t>
      </w:r>
    </w:p>
    <w:p w:rsidR="00303495" w:rsidRPr="001144EF" w:rsidRDefault="00303495" w:rsidP="00303495">
      <w:pPr>
        <w:pStyle w:val="ConsPlusNormal"/>
        <w:spacing w:before="240"/>
        <w:ind w:firstLine="540"/>
        <w:jc w:val="both"/>
        <w:rPr>
          <w:sz w:val="28"/>
          <w:szCs w:val="28"/>
        </w:rPr>
      </w:pPr>
      <w:del w:id="1355" w:author="Антон Хабиров" w:date="2021-01-20T01:41:00Z">
        <w:r w:rsidRPr="001144EF">
          <w:rPr>
            <w:sz w:val="28"/>
            <w:szCs w:val="28"/>
          </w:rPr>
          <w:delText xml:space="preserve">113. </w:delText>
        </w:r>
      </w:del>
      <w:r w:rsidRPr="001144EF">
        <w:rPr>
          <w:sz w:val="28"/>
          <w:szCs w:val="28"/>
        </w:rPr>
        <w:t>По окончании спектакля (репетиции) необходимо опустить противопожарный занавес. Противопожарный занавес должен плотно примыкать к планшету сцены с помощью песочного затвора (эластичной подушки).</w:t>
      </w:r>
    </w:p>
    <w:p w:rsidR="00303495" w:rsidRPr="001144EF" w:rsidRDefault="00303495" w:rsidP="00303495">
      <w:pPr>
        <w:pStyle w:val="ConsPlusNormal"/>
        <w:spacing w:before="240"/>
        <w:ind w:firstLine="540"/>
        <w:jc w:val="both"/>
        <w:rPr>
          <w:sz w:val="28"/>
          <w:szCs w:val="28"/>
        </w:rPr>
      </w:pPr>
      <w:del w:id="1356" w:author="Антон Хабиров" w:date="2021-01-20T01:41:00Z">
        <w:r w:rsidRPr="001144EF">
          <w:rPr>
            <w:sz w:val="28"/>
            <w:szCs w:val="28"/>
          </w:rPr>
          <w:delText>114</w:delText>
        </w:r>
      </w:del>
      <w:ins w:id="1357" w:author="Антон Хабиров" w:date="2021-01-20T01:41:00Z">
        <w:r w:rsidRPr="001144EF">
          <w:rPr>
            <w:sz w:val="28"/>
            <w:szCs w:val="28"/>
          </w:rPr>
          <w:t>100</w:t>
        </w:r>
      </w:ins>
      <w:r w:rsidRPr="001144EF">
        <w:rPr>
          <w:sz w:val="28"/>
          <w:szCs w:val="28"/>
        </w:rPr>
        <w:t xml:space="preserve">. Руководитель организации обеспечивает проведение работ по утеплению клапанов дымовых люков </w:t>
      </w:r>
      <w:ins w:id="1358" w:author="Антон Хабиров" w:date="2021-01-20T01:41:00Z">
        <w:r w:rsidRPr="001144EF">
          <w:rPr>
            <w:sz w:val="28"/>
            <w:szCs w:val="28"/>
          </w:rPr>
          <w:t xml:space="preserve">в покрытии сцены </w:t>
        </w:r>
      </w:ins>
      <w:r w:rsidRPr="001144EF">
        <w:rPr>
          <w:sz w:val="28"/>
          <w:szCs w:val="28"/>
        </w:rPr>
        <w:t xml:space="preserve">на зимний период и проведение их проверок </w:t>
      </w:r>
      <w:ins w:id="1359" w:author="Антон Хабиров" w:date="2021-01-20T01:41:00Z">
        <w:r w:rsidRPr="001144EF">
          <w:rPr>
            <w:sz w:val="28"/>
            <w:szCs w:val="28"/>
          </w:rPr>
          <w:t xml:space="preserve">на работоспособность </w:t>
        </w:r>
      </w:ins>
      <w:r w:rsidRPr="001144EF">
        <w:rPr>
          <w:sz w:val="28"/>
          <w:szCs w:val="28"/>
        </w:rPr>
        <w:t>(не реже 1 раза в 10 дней</w:t>
      </w:r>
      <w:del w:id="1360" w:author="Антон Хабиров" w:date="2021-01-20T01:41:00Z">
        <w:r w:rsidRPr="001144EF">
          <w:rPr>
            <w:sz w:val="28"/>
            <w:szCs w:val="28"/>
          </w:rPr>
          <w:delText>) на работоспособность.</w:delText>
        </w:r>
      </w:del>
      <w:ins w:id="1361" w:author="Антон Хабиров" w:date="2021-01-20T01:41:00Z">
        <w:r w:rsidRPr="001144EF">
          <w:rPr>
            <w:sz w:val="28"/>
            <w:szCs w:val="28"/>
          </w:rPr>
          <w:t>).</w:t>
        </w:r>
      </w:ins>
    </w:p>
    <w:p w:rsidR="00303495" w:rsidRPr="001144EF" w:rsidRDefault="00303495" w:rsidP="00303495">
      <w:pPr>
        <w:pStyle w:val="ConsPlusNormal"/>
        <w:spacing w:before="240"/>
        <w:ind w:firstLine="540"/>
        <w:jc w:val="both"/>
        <w:rPr>
          <w:sz w:val="28"/>
          <w:szCs w:val="28"/>
        </w:rPr>
      </w:pPr>
      <w:moveToRangeStart w:id="1362" w:author="Антон Хабиров" w:date="2021-01-20T01:41:00Z" w:name="move61999326"/>
      <w:moveTo w:id="1363" w:author="Антон Хабиров" w:date="2021-01-20T01:41:00Z">
        <w:r w:rsidRPr="001144EF">
          <w:rPr>
            <w:sz w:val="28"/>
            <w:szCs w:val="28"/>
          </w:rPr>
          <w:t>101.</w:t>
        </w:r>
      </w:moveTo>
      <w:moveToRangeEnd w:id="1362"/>
      <w:del w:id="1364" w:author="Антон Хабиров" w:date="2021-01-20T01:41:00Z">
        <w:r w:rsidRPr="001144EF">
          <w:rPr>
            <w:sz w:val="28"/>
            <w:szCs w:val="28"/>
          </w:rPr>
          <w:delText>114(1).</w:delText>
        </w:r>
      </w:del>
      <w:r w:rsidRPr="001144EF">
        <w:rPr>
          <w:sz w:val="28"/>
          <w:szCs w:val="28"/>
        </w:rPr>
        <w:t xml:space="preserve"> Объекты защиты вместимостью </w:t>
      </w:r>
      <w:del w:id="1365" w:author="Антон Хабиров" w:date="2021-01-20T01:41:00Z">
        <w:r w:rsidRPr="001144EF">
          <w:rPr>
            <w:sz w:val="28"/>
            <w:szCs w:val="28"/>
          </w:rPr>
          <w:delText xml:space="preserve">не </w:delText>
        </w:r>
      </w:del>
      <w:r w:rsidRPr="001144EF">
        <w:rPr>
          <w:sz w:val="28"/>
          <w:szCs w:val="28"/>
        </w:rPr>
        <w:t xml:space="preserve">более </w:t>
      </w:r>
      <w:del w:id="1366" w:author="Антон Хабиров" w:date="2021-01-20T01:41:00Z">
        <w:r w:rsidRPr="001144EF">
          <w:rPr>
            <w:sz w:val="28"/>
            <w:szCs w:val="28"/>
          </w:rPr>
          <w:delText>10</w:delText>
        </w:r>
      </w:del>
      <w:ins w:id="1367" w:author="Антон Хабиров" w:date="2021-01-20T01:41:00Z">
        <w:r w:rsidRPr="001144EF">
          <w:rPr>
            <w:sz w:val="28"/>
            <w:szCs w:val="28"/>
          </w:rPr>
          <w:t>1</w:t>
        </w:r>
      </w:ins>
      <w:r w:rsidRPr="001144EF">
        <w:rPr>
          <w:sz w:val="28"/>
          <w:szCs w:val="28"/>
        </w:rPr>
        <w:t xml:space="preserve"> тыс. человек, на которых проводятся культурно-просветительные и зрелищные мероприятия, в целях тушения фальшфейеров оснащаются 10 огнетушителями </w:t>
      </w:r>
      <w:del w:id="1368" w:author="Антон Хабиров" w:date="2021-01-20T01:41:00Z">
        <w:r w:rsidRPr="001144EF">
          <w:rPr>
            <w:sz w:val="28"/>
            <w:szCs w:val="28"/>
          </w:rPr>
          <w:delText xml:space="preserve">в соответствии с приложением № 1 к настоящим Правилам </w:delText>
        </w:r>
      </w:del>
      <w:r w:rsidRPr="001144EF">
        <w:rPr>
          <w:sz w:val="28"/>
          <w:szCs w:val="28"/>
        </w:rPr>
        <w:t>и 10 покрывалами для изоляции очага возгорания</w:t>
      </w:r>
      <w:del w:id="1369" w:author="Антон Хабиров" w:date="2021-01-20T01:41:00Z">
        <w:r w:rsidRPr="001144EF">
          <w:rPr>
            <w:sz w:val="28"/>
            <w:szCs w:val="28"/>
          </w:rPr>
          <w:delText>, либо 20 покрывалами для изоляции очага возгорания,</w:delText>
        </w:r>
      </w:del>
      <w:r w:rsidRPr="001144EF">
        <w:rPr>
          <w:sz w:val="28"/>
          <w:szCs w:val="28"/>
        </w:rPr>
        <w:t xml:space="preserve"> либо 20 огнетушителями в соответствии с </w:t>
      </w:r>
      <w:del w:id="1370" w:author="Антон Хабиров" w:date="2021-01-20T01:41:00Z">
        <w:r w:rsidRPr="001144EF">
          <w:rPr>
            <w:sz w:val="28"/>
            <w:szCs w:val="28"/>
          </w:rPr>
          <w:delText xml:space="preserve">указанным </w:delText>
        </w:r>
      </w:del>
      <w:r w:rsidRPr="001144EF">
        <w:rPr>
          <w:sz w:val="28"/>
          <w:szCs w:val="28"/>
        </w:rPr>
        <w:t>приложением</w:t>
      </w:r>
      <w:ins w:id="1371" w:author="Антон Хабиров" w:date="2021-01-20T01:41:00Z">
        <w:r w:rsidRPr="001144EF">
          <w:rPr>
            <w:sz w:val="28"/>
            <w:szCs w:val="28"/>
          </w:rPr>
          <w:t xml:space="preserve"> № 1 к настоящим Правилам</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Объекты защиты вместимостью более 10 тыс. человек, на которых проводятся культурно-просветительные и зрелищные мероприятия, в целях тушения фальшфейеров дополнительно к </w:t>
      </w:r>
      <w:del w:id="1372" w:author="Антон Хабиров" w:date="2021-01-20T01:41:00Z">
        <w:r w:rsidRPr="001144EF">
          <w:rPr>
            <w:sz w:val="28"/>
            <w:szCs w:val="28"/>
          </w:rPr>
          <w:delText>указанному оснащению</w:delText>
        </w:r>
      </w:del>
      <w:ins w:id="1373" w:author="Антон Хабиров" w:date="2021-01-20T01:41:00Z">
        <w:r w:rsidRPr="001144EF">
          <w:rPr>
            <w:sz w:val="28"/>
            <w:szCs w:val="28"/>
          </w:rPr>
          <w:t>указанным мерам</w:t>
        </w:r>
      </w:ins>
      <w:r w:rsidRPr="001144EF">
        <w:rPr>
          <w:sz w:val="28"/>
          <w:szCs w:val="28"/>
        </w:rPr>
        <w:t xml:space="preserve"> оснащаются 4 покрывалами для изоляции очага возгорания либо 2 покрывалами для изоляции очага возгорания и 2 огнетушителями в соответствии с приложением № 1 к настоящим Правилам.</w:t>
      </w:r>
    </w:p>
    <w:p w:rsidR="00303495" w:rsidRPr="001144EF" w:rsidRDefault="00303495" w:rsidP="00303495">
      <w:pPr>
        <w:pStyle w:val="ConsPlusNormal"/>
        <w:jc w:val="both"/>
        <w:rPr>
          <w:del w:id="1374" w:author="Антон Хабиров" w:date="2021-01-20T01:41:00Z"/>
          <w:sz w:val="28"/>
          <w:szCs w:val="28"/>
        </w:rPr>
      </w:pPr>
      <w:moveToRangeStart w:id="1375" w:author="Антон Хабиров" w:date="2021-01-20T01:41:00Z" w:name="move61999327"/>
      <w:moveTo w:id="1376" w:author="Антон Хабиров" w:date="2021-01-20T01:41:00Z">
        <w:r w:rsidRPr="001144EF">
          <w:rPr>
            <w:sz w:val="28"/>
            <w:szCs w:val="28"/>
          </w:rPr>
          <w:t>102.</w:t>
        </w:r>
      </w:moveTo>
      <w:moveToRangeEnd w:id="1375"/>
      <w:del w:id="1377" w:author="Антон Хабиров" w:date="2021-01-20T01:41:00Z">
        <w:r w:rsidRPr="001144EF">
          <w:rPr>
            <w:sz w:val="28"/>
            <w:szCs w:val="28"/>
          </w:rPr>
          <w:delText>(п. 114(1) 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1378" w:author="Антон Хабиров" w:date="2021-01-20T01:41:00Z">
        <w:r w:rsidRPr="001144EF">
          <w:rPr>
            <w:sz w:val="28"/>
            <w:szCs w:val="28"/>
          </w:rPr>
          <w:delText>114(2).</w:delText>
        </w:r>
      </w:del>
      <w:r w:rsidRPr="001144EF">
        <w:rPr>
          <w:sz w:val="28"/>
          <w:szCs w:val="28"/>
        </w:rPr>
        <w:t xml:space="preserve"> </w:t>
      </w:r>
      <w:proofErr w:type="gramStart"/>
      <w:r w:rsidRPr="001144EF">
        <w:rPr>
          <w:sz w:val="28"/>
          <w:szCs w:val="28"/>
        </w:rPr>
        <w:t xml:space="preserve">Руководитель организации обеспечивает информирование зрителей о </w:t>
      </w:r>
      <w:del w:id="1379" w:author="Антон Хабиров" w:date="2021-01-20T01:41:00Z">
        <w:r w:rsidRPr="001144EF">
          <w:rPr>
            <w:sz w:val="28"/>
            <w:szCs w:val="28"/>
          </w:rPr>
          <w:delText>правилах</w:delText>
        </w:r>
      </w:del>
      <w:ins w:id="1380" w:author="Антон Хабиров" w:date="2021-01-20T01:41:00Z">
        <w:r w:rsidRPr="001144EF">
          <w:rPr>
            <w:sz w:val="28"/>
            <w:szCs w:val="28"/>
          </w:rPr>
          <w:t>мерах</w:t>
        </w:r>
      </w:ins>
      <w:r w:rsidRPr="001144EF">
        <w:rPr>
          <w:sz w:val="28"/>
          <w:szCs w:val="28"/>
        </w:rPr>
        <w:t xml:space="preserve"> пожарной безопасности путем трансляции речевого сообщения либо демонстрации перед началом сеансов в кинозалах видеосюжетов о порядке их действий в случае возникновения пожара (срабатывания системы оповещения и управления эвакуацией людей при пожаре, команды персонала), направлениях эвакуационных путей и выходов, </w:t>
      </w:r>
      <w:del w:id="1381" w:author="Антон Хабиров" w:date="2021-01-20T01:41:00Z">
        <w:r w:rsidRPr="001144EF">
          <w:rPr>
            <w:sz w:val="28"/>
            <w:szCs w:val="28"/>
          </w:rPr>
          <w:delText>а также расположении первичных средств</w:delText>
        </w:r>
      </w:del>
      <w:ins w:id="1382" w:author="Антон Хабиров" w:date="2021-01-20T01:41:00Z">
        <w:r w:rsidRPr="001144EF">
          <w:rPr>
            <w:sz w:val="28"/>
            <w:szCs w:val="28"/>
          </w:rPr>
          <w:t>правилах пользования средствами индивидуальной защиты органов дыхания и зрения человека от опасных факторов пожара и</w:t>
        </w:r>
        <w:proofErr w:type="gramEnd"/>
        <w:r w:rsidRPr="001144EF">
          <w:rPr>
            <w:sz w:val="28"/>
            <w:szCs w:val="28"/>
          </w:rPr>
          <w:t xml:space="preserve"> первичными средствами</w:t>
        </w:r>
      </w:ins>
      <w:r w:rsidRPr="001144EF">
        <w:rPr>
          <w:sz w:val="28"/>
          <w:szCs w:val="28"/>
        </w:rPr>
        <w:t xml:space="preserve"> пожаротушения.</w:t>
      </w:r>
    </w:p>
    <w:p w:rsidR="00303495" w:rsidRPr="001144EF" w:rsidRDefault="00303495" w:rsidP="00303495">
      <w:pPr>
        <w:pStyle w:val="ConsPlusNormal"/>
        <w:jc w:val="both"/>
        <w:rPr>
          <w:del w:id="1383" w:author="Антон Хабиров" w:date="2021-01-20T01:41:00Z"/>
          <w:sz w:val="28"/>
          <w:szCs w:val="28"/>
        </w:rPr>
      </w:pPr>
      <w:del w:id="1384" w:author="Антон Хабиров" w:date="2021-01-20T01:41:00Z">
        <w:r w:rsidRPr="001144EF">
          <w:rPr>
            <w:sz w:val="28"/>
            <w:szCs w:val="28"/>
          </w:rPr>
          <w:delText>(п. 114(2) введен Постановлением Правительства РФ от 20.09.2019 № 1216)</w:delText>
        </w:r>
      </w:del>
    </w:p>
    <w:p w:rsidR="00303495" w:rsidRPr="001144EF" w:rsidRDefault="00303495" w:rsidP="00303495">
      <w:pPr>
        <w:pStyle w:val="ConsPlusNormal"/>
        <w:spacing w:before="240"/>
        <w:ind w:firstLine="540"/>
        <w:jc w:val="both"/>
        <w:rPr>
          <w:ins w:id="1385" w:author="Антон Хабиров" w:date="2021-01-20T01:41:00Z"/>
          <w:sz w:val="28"/>
          <w:szCs w:val="28"/>
        </w:rPr>
      </w:pPr>
      <w:ins w:id="1386" w:author="Антон Хабиров" w:date="2021-01-20T01:41:00Z">
        <w:r w:rsidRPr="001144EF">
          <w:rPr>
            <w:sz w:val="28"/>
            <w:szCs w:val="28"/>
          </w:rPr>
          <w:t>В период проведения мероприятия запрещается закрывать входные двери и двери эвакуационных выходов на ключ.</w:t>
        </w:r>
      </w:ins>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VII. Объекты организаций торговли</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del w:id="1387" w:author="Антон Хабиров" w:date="2021-01-20T01:41:00Z">
        <w:r w:rsidRPr="001144EF">
          <w:rPr>
            <w:sz w:val="28"/>
            <w:szCs w:val="28"/>
          </w:rPr>
          <w:delText>115</w:delText>
        </w:r>
      </w:del>
      <w:ins w:id="1388" w:author="Антон Хабиров" w:date="2021-01-20T01:41:00Z">
        <w:r w:rsidRPr="001144EF">
          <w:rPr>
            <w:sz w:val="28"/>
            <w:szCs w:val="28"/>
          </w:rPr>
          <w:t>103</w:t>
        </w:r>
      </w:ins>
      <w:r w:rsidRPr="001144EF">
        <w:rPr>
          <w:sz w:val="28"/>
          <w:szCs w:val="28"/>
        </w:rPr>
        <w:t>. На объектах организаций торговли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а) проводить огневые работы во время нахождения покупателей в торговых залах;</w:t>
      </w:r>
    </w:p>
    <w:p w:rsidR="00303495" w:rsidRPr="001144EF" w:rsidRDefault="00303495" w:rsidP="00303495">
      <w:pPr>
        <w:pStyle w:val="ConsPlusNormal"/>
        <w:spacing w:before="240"/>
        <w:ind w:firstLine="540"/>
        <w:jc w:val="both"/>
        <w:rPr>
          <w:sz w:val="28"/>
          <w:szCs w:val="28"/>
        </w:rPr>
      </w:pPr>
      <w:proofErr w:type="gramStart"/>
      <w:r w:rsidRPr="001144EF">
        <w:rPr>
          <w:sz w:val="28"/>
          <w:szCs w:val="28"/>
        </w:rPr>
        <w:t xml:space="preserve">б) осуществлять продажу легковоспламеняющихся и горючих жидкостей (за исключением </w:t>
      </w:r>
      <w:del w:id="1389" w:author="Антон Хабиров" w:date="2021-01-20T01:41:00Z">
        <w:r w:rsidRPr="001144EF">
          <w:rPr>
            <w:sz w:val="28"/>
            <w:szCs w:val="28"/>
          </w:rPr>
          <w:delText xml:space="preserve">продуктов питания, </w:delText>
        </w:r>
      </w:del>
      <w:r w:rsidRPr="001144EF">
        <w:rPr>
          <w:sz w:val="28"/>
          <w:szCs w:val="28"/>
        </w:rPr>
        <w:t xml:space="preserve">лекарственных средств, медицинских изделий, косметической и алкогольной продукции), горючих газов, пороха, капсюлей, пиротехнических и других взрывоопасных изделий, если объекты организаций торговли размещены в зданиях, </w:t>
      </w:r>
      <w:ins w:id="1390" w:author="Антон Хабиров" w:date="2021-01-20T01:41:00Z">
        <w:r w:rsidRPr="001144EF">
          <w:rPr>
            <w:sz w:val="28"/>
            <w:szCs w:val="28"/>
          </w:rPr>
          <w:t xml:space="preserve">кроме зданий автозаправочных станций, </w:t>
        </w:r>
      </w:ins>
      <w:r w:rsidRPr="001144EF">
        <w:rPr>
          <w:sz w:val="28"/>
          <w:szCs w:val="28"/>
        </w:rPr>
        <w:t>не являющихся зданиями (частями зданий) класса функциональной пожарной опасности Ф3.1, определенного в соответствии с Федеральным законом "Технический регламент о требованиях пожарной безопасности";</w:t>
      </w:r>
      <w:proofErr w:type="gramEnd"/>
    </w:p>
    <w:p w:rsidR="00303495" w:rsidRPr="001144EF" w:rsidRDefault="00303495" w:rsidP="00303495">
      <w:pPr>
        <w:pStyle w:val="ConsPlusNormal"/>
        <w:jc w:val="both"/>
        <w:rPr>
          <w:del w:id="1391" w:author="Антон Хабиров" w:date="2021-01-20T01:41:00Z"/>
          <w:sz w:val="28"/>
          <w:szCs w:val="28"/>
        </w:rPr>
      </w:pPr>
      <w:del w:id="1392" w:author="Антон Хабиров" w:date="2021-01-20T01:41:00Z">
        <w:r w:rsidRPr="001144EF">
          <w:rPr>
            <w:sz w:val="28"/>
            <w:szCs w:val="28"/>
          </w:rPr>
          <w:delText>(в ред. Постановлений Правительства РФ от 17.02.2014 № 113,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в) размещать отделы, секции по продаже легковоспламеняющихся и горючих жидкостей, горючих газов и пиротехнических изделий на расстоянии менее 4 метров от выходов, лестничных клеток и других путей эвакуации;</w:t>
      </w:r>
    </w:p>
    <w:p w:rsidR="00303495" w:rsidRPr="001144EF" w:rsidRDefault="00303495" w:rsidP="00303495">
      <w:pPr>
        <w:pStyle w:val="ConsPlusNormal"/>
        <w:spacing w:before="240"/>
        <w:ind w:firstLine="540"/>
        <w:jc w:val="both"/>
        <w:rPr>
          <w:sz w:val="28"/>
          <w:szCs w:val="28"/>
        </w:rPr>
      </w:pPr>
      <w:r w:rsidRPr="001144EF">
        <w:rPr>
          <w:sz w:val="28"/>
          <w:szCs w:val="28"/>
        </w:rPr>
        <w:t>г) устанавливать в торговых залах баллоны с горючими газами для наполнения воздушных шаров и для других целей;</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w:t>
      </w:r>
      <w:del w:id="1393" w:author="Антон Хабиров" w:date="2021-01-20T01:41:00Z">
        <w:r w:rsidRPr="001144EF">
          <w:rPr>
            <w:sz w:val="28"/>
            <w:szCs w:val="28"/>
          </w:rPr>
          <w:delText>размещать торговые, игровые аппараты и вести торговлю</w:delText>
        </w:r>
      </w:del>
      <w:ins w:id="1394" w:author="Антон Хабиров" w:date="2021-01-20T01:41:00Z">
        <w:r w:rsidRPr="001144EF">
          <w:rPr>
            <w:sz w:val="28"/>
            <w:szCs w:val="28"/>
          </w:rPr>
          <w:t>уменьшать ширину путей эвакуации, установленную требованиями пожарной безопасности, путем размещения</w:t>
        </w:r>
      </w:ins>
      <w:r w:rsidRPr="001144EF">
        <w:rPr>
          <w:sz w:val="28"/>
          <w:szCs w:val="28"/>
        </w:rPr>
        <w:t xml:space="preserve"> на </w:t>
      </w:r>
      <w:del w:id="1395" w:author="Антон Хабиров" w:date="2021-01-20T01:41:00Z">
        <w:r w:rsidRPr="001144EF">
          <w:rPr>
            <w:sz w:val="28"/>
            <w:szCs w:val="28"/>
          </w:rPr>
          <w:delText xml:space="preserve">площадках лестничных клеток, в тамбурах и на других </w:delText>
        </w:r>
      </w:del>
      <w:r w:rsidRPr="001144EF">
        <w:rPr>
          <w:sz w:val="28"/>
          <w:szCs w:val="28"/>
        </w:rPr>
        <w:t>путях эвакуации</w:t>
      </w:r>
      <w:ins w:id="1396" w:author="Антон Хабиров" w:date="2021-01-20T01:41:00Z">
        <w:r w:rsidRPr="001144EF">
          <w:rPr>
            <w:sz w:val="28"/>
            <w:szCs w:val="28"/>
          </w:rPr>
          <w:t xml:space="preserve"> торговых, игровых аппаратов</w:t>
        </w:r>
      </w:ins>
      <w:r w:rsidRPr="001144EF">
        <w:rPr>
          <w:sz w:val="28"/>
          <w:szCs w:val="28"/>
        </w:rPr>
        <w:t>.</w:t>
      </w:r>
    </w:p>
    <w:p w:rsidR="00303495" w:rsidRPr="001144EF" w:rsidRDefault="00303495" w:rsidP="00303495">
      <w:pPr>
        <w:pStyle w:val="ConsPlusNormal"/>
        <w:spacing w:before="240"/>
        <w:ind w:firstLine="540"/>
        <w:jc w:val="both"/>
        <w:rPr>
          <w:sz w:val="28"/>
          <w:szCs w:val="28"/>
        </w:rPr>
      </w:pPr>
      <w:del w:id="1397" w:author="Антон Хабиров" w:date="2021-01-20T01:41:00Z">
        <w:r w:rsidRPr="001144EF">
          <w:rPr>
            <w:sz w:val="28"/>
            <w:szCs w:val="28"/>
          </w:rPr>
          <w:delText>116</w:delText>
        </w:r>
      </w:del>
      <w:ins w:id="1398" w:author="Антон Хабиров" w:date="2021-01-20T01:41:00Z">
        <w:r w:rsidRPr="001144EF">
          <w:rPr>
            <w:sz w:val="28"/>
            <w:szCs w:val="28"/>
          </w:rPr>
          <w:t>104</w:t>
        </w:r>
      </w:ins>
      <w:r w:rsidRPr="001144EF">
        <w:rPr>
          <w:sz w:val="28"/>
          <w:szCs w:val="28"/>
        </w:rPr>
        <w:t xml:space="preserve">. Запрещается хранение горючих материалов, отходов, упаковок и контейнеров </w:t>
      </w:r>
      <w:del w:id="1399" w:author="Антон Хабиров" w:date="2021-01-20T01:41:00Z">
        <w:r w:rsidRPr="001144EF">
          <w:rPr>
            <w:sz w:val="28"/>
            <w:szCs w:val="28"/>
          </w:rPr>
          <w:delText xml:space="preserve">в торговых залах и </w:delText>
        </w:r>
      </w:del>
      <w:r w:rsidRPr="001144EF">
        <w:rPr>
          <w:sz w:val="28"/>
          <w:szCs w:val="28"/>
        </w:rPr>
        <w:t>на путях эвакуации.</w:t>
      </w:r>
    </w:p>
    <w:p w:rsidR="00303495" w:rsidRPr="001144EF" w:rsidRDefault="00303495" w:rsidP="00303495">
      <w:pPr>
        <w:pStyle w:val="ConsPlusNormal"/>
        <w:jc w:val="both"/>
        <w:rPr>
          <w:del w:id="1400" w:author="Антон Хабиров" w:date="2021-01-20T01:41:00Z"/>
          <w:sz w:val="28"/>
          <w:szCs w:val="28"/>
        </w:rPr>
      </w:pPr>
      <w:del w:id="1401"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1402" w:author="Антон Хабиров" w:date="2021-01-20T01:41:00Z">
        <w:r w:rsidRPr="001144EF">
          <w:rPr>
            <w:sz w:val="28"/>
            <w:szCs w:val="28"/>
          </w:rPr>
          <w:delText xml:space="preserve">117. </w:delText>
        </w:r>
      </w:del>
      <w:r w:rsidRPr="001144EF">
        <w:rPr>
          <w:sz w:val="28"/>
          <w:szCs w:val="28"/>
        </w:rPr>
        <w:t xml:space="preserve">Запрещается хранение горючих товаров или негорючих товаров в горючей упаковке в помещениях, не имеющих </w:t>
      </w:r>
      <w:ins w:id="1403" w:author="Антон Хабиров" w:date="2021-01-20T01:41:00Z">
        <w:r w:rsidRPr="001144EF">
          <w:rPr>
            <w:sz w:val="28"/>
            <w:szCs w:val="28"/>
          </w:rPr>
          <w:t xml:space="preserve">открывающихся </w:t>
        </w:r>
      </w:ins>
      <w:r w:rsidRPr="001144EF">
        <w:rPr>
          <w:sz w:val="28"/>
          <w:szCs w:val="28"/>
        </w:rPr>
        <w:t xml:space="preserve">оконных проемов или </w:t>
      </w:r>
      <w:del w:id="1404" w:author="Антон Хабиров" w:date="2021-01-20T01:41:00Z">
        <w:r w:rsidRPr="001144EF">
          <w:rPr>
            <w:sz w:val="28"/>
            <w:szCs w:val="28"/>
          </w:rPr>
          <w:delText>шахт</w:delText>
        </w:r>
      </w:del>
      <w:ins w:id="1405" w:author="Антон Хабиров" w:date="2021-01-20T01:41:00Z">
        <w:r w:rsidRPr="001144EF">
          <w:rPr>
            <w:sz w:val="28"/>
            <w:szCs w:val="28"/>
          </w:rPr>
          <w:t>систем</w:t>
        </w:r>
      </w:ins>
      <w:r w:rsidRPr="001144EF">
        <w:rPr>
          <w:sz w:val="28"/>
          <w:szCs w:val="28"/>
        </w:rPr>
        <w:t xml:space="preserve"> </w:t>
      </w:r>
      <w:proofErr w:type="spellStart"/>
      <w:r w:rsidRPr="001144EF">
        <w:rPr>
          <w:sz w:val="28"/>
          <w:szCs w:val="28"/>
        </w:rPr>
        <w:t>дымоудаления</w:t>
      </w:r>
      <w:proofErr w:type="spellEnd"/>
      <w:del w:id="1406" w:author="Антон Хабиров" w:date="2021-01-20T01:41:00Z">
        <w:r w:rsidRPr="001144EF">
          <w:rPr>
            <w:sz w:val="28"/>
            <w:szCs w:val="28"/>
          </w:rPr>
          <w:delText>, за исключением случаев, разрешенных нормативными правовыми актами и нормативными документами по пожарной безопасности</w:delText>
        </w:r>
      </w:del>
      <w:ins w:id="1407" w:author="Антон Хабиров" w:date="2021-01-20T01:41:00Z">
        <w:r w:rsidRPr="001144EF">
          <w:rPr>
            <w:sz w:val="28"/>
            <w:szCs w:val="28"/>
          </w:rPr>
          <w:t xml:space="preserve"> с механическим приводом</w:t>
        </w:r>
      </w:ins>
      <w:r w:rsidRPr="001144EF">
        <w:rPr>
          <w:sz w:val="28"/>
          <w:szCs w:val="28"/>
        </w:rPr>
        <w:t>.</w:t>
      </w:r>
    </w:p>
    <w:p w:rsidR="00303495" w:rsidRPr="001144EF" w:rsidRDefault="00303495" w:rsidP="00303495">
      <w:pPr>
        <w:pStyle w:val="ConsPlusNormal"/>
        <w:spacing w:before="240"/>
        <w:ind w:firstLine="540"/>
        <w:jc w:val="both"/>
        <w:rPr>
          <w:sz w:val="28"/>
          <w:szCs w:val="28"/>
        </w:rPr>
      </w:pPr>
      <w:del w:id="1408" w:author="Антон Хабиров" w:date="2021-01-20T01:41:00Z">
        <w:r w:rsidRPr="001144EF">
          <w:rPr>
            <w:sz w:val="28"/>
            <w:szCs w:val="28"/>
          </w:rPr>
          <w:delText>118</w:delText>
        </w:r>
      </w:del>
      <w:ins w:id="1409" w:author="Антон Хабиров" w:date="2021-01-20T01:41:00Z">
        <w:r w:rsidRPr="001144EF">
          <w:rPr>
            <w:sz w:val="28"/>
            <w:szCs w:val="28"/>
          </w:rPr>
          <w:t>105</w:t>
        </w:r>
      </w:ins>
      <w:r w:rsidRPr="001144EF">
        <w:rPr>
          <w:sz w:val="28"/>
          <w:szCs w:val="28"/>
        </w:rPr>
        <w:t>. Загрузочные устройства шахтных подъемников для бестарного транспортирования полуфабрикатов оборудуются заслонками, открывающимися только на период загрузки.</w:t>
      </w:r>
    </w:p>
    <w:p w:rsidR="00303495" w:rsidRPr="001144EF" w:rsidRDefault="00303495" w:rsidP="00303495">
      <w:pPr>
        <w:pStyle w:val="ConsPlusNormal"/>
        <w:spacing w:before="240"/>
        <w:ind w:firstLine="540"/>
        <w:jc w:val="both"/>
        <w:rPr>
          <w:del w:id="1410" w:author="Антон Хабиров" w:date="2021-01-20T01:41:00Z"/>
          <w:sz w:val="28"/>
          <w:szCs w:val="28"/>
        </w:rPr>
      </w:pPr>
      <w:del w:id="1411" w:author="Антон Хабиров" w:date="2021-01-20T01:41:00Z">
        <w:r w:rsidRPr="001144EF">
          <w:rPr>
            <w:sz w:val="28"/>
            <w:szCs w:val="28"/>
          </w:rPr>
          <w:delText>119. Руководитель организации при проведении распродаж, рекламных акций и других мероприятий, связанных с массовым пребыванием людей в торговых залах, обязан принять дополнительные меры пожарной безопасности, направленные в том числе на ограничение доступа посетителей в торговые залы, а также назначить ответственных за их соблюдение.</w:delText>
        </w:r>
      </w:del>
    </w:p>
    <w:p w:rsidR="00303495" w:rsidRPr="001144EF" w:rsidRDefault="00303495" w:rsidP="00303495">
      <w:pPr>
        <w:pStyle w:val="ConsPlusNormal"/>
        <w:spacing w:before="240"/>
        <w:ind w:firstLine="540"/>
        <w:jc w:val="both"/>
        <w:rPr>
          <w:sz w:val="28"/>
          <w:szCs w:val="28"/>
        </w:rPr>
      </w:pPr>
      <w:del w:id="1412" w:author="Антон Хабиров" w:date="2021-01-20T01:41:00Z">
        <w:r w:rsidRPr="001144EF">
          <w:rPr>
            <w:sz w:val="28"/>
            <w:szCs w:val="28"/>
          </w:rPr>
          <w:delText>120</w:delText>
        </w:r>
      </w:del>
      <w:ins w:id="1413" w:author="Антон Хабиров" w:date="2021-01-20T01:41:00Z">
        <w:r w:rsidRPr="001144EF">
          <w:rPr>
            <w:sz w:val="28"/>
            <w:szCs w:val="28"/>
          </w:rPr>
          <w:t>106</w:t>
        </w:r>
      </w:ins>
      <w:r w:rsidRPr="001144EF">
        <w:rPr>
          <w:sz w:val="28"/>
          <w:szCs w:val="28"/>
        </w:rPr>
        <w:t xml:space="preserve">. Руководитель организации обеспечивает на </w:t>
      </w:r>
      <w:del w:id="1414" w:author="Антон Хабиров" w:date="2021-01-20T01:41:00Z">
        <w:r w:rsidRPr="001144EF">
          <w:rPr>
            <w:sz w:val="28"/>
            <w:szCs w:val="28"/>
          </w:rPr>
          <w:delText xml:space="preserve">вещевых </w:delText>
        </w:r>
      </w:del>
      <w:r w:rsidRPr="001144EF">
        <w:rPr>
          <w:sz w:val="28"/>
          <w:szCs w:val="28"/>
        </w:rPr>
        <w:t>рынках</w:t>
      </w:r>
      <w:ins w:id="1415" w:author="Антон Хабиров" w:date="2021-01-20T01:41:00Z">
        <w:r w:rsidRPr="001144EF">
          <w:rPr>
            <w:sz w:val="28"/>
            <w:szCs w:val="28"/>
          </w:rPr>
          <w:t xml:space="preserve"> розничной и мелкооптовой торговли</w:t>
        </w:r>
      </w:ins>
      <w:r w:rsidRPr="001144EF">
        <w:rPr>
          <w:sz w:val="28"/>
          <w:szCs w:val="28"/>
        </w:rPr>
        <w:t>, организованных в установленном порядке</w:t>
      </w:r>
      <w:del w:id="1416" w:author="Антон Хабиров" w:date="2021-01-20T01:41:00Z">
        <w:r w:rsidRPr="001144EF">
          <w:rPr>
            <w:sz w:val="28"/>
            <w:szCs w:val="28"/>
          </w:rPr>
          <w:delText>,</w:delText>
        </w:r>
      </w:del>
      <w:ins w:id="1417" w:author="Антон Хабиров" w:date="2021-01-20T01:41:00Z">
        <w:r w:rsidRPr="001144EF">
          <w:rPr>
            <w:sz w:val="28"/>
            <w:szCs w:val="28"/>
          </w:rPr>
          <w:t xml:space="preserve"> и</w:t>
        </w:r>
      </w:ins>
      <w:r w:rsidRPr="001144EF">
        <w:rPr>
          <w:sz w:val="28"/>
          <w:szCs w:val="28"/>
        </w:rPr>
        <w:t xml:space="preserve"> </w:t>
      </w:r>
      <w:r w:rsidRPr="001144EF">
        <w:rPr>
          <w:sz w:val="28"/>
          <w:szCs w:val="28"/>
        </w:rPr>
        <w:lastRenderedPageBreak/>
        <w:t>расположенных на открытых площадках или в зданиях (сооружениях), соблюдение следующих требований пожарной безопасности:</w:t>
      </w:r>
    </w:p>
    <w:p w:rsidR="00303495" w:rsidRPr="001144EF" w:rsidRDefault="00303495" w:rsidP="00303495">
      <w:pPr>
        <w:pStyle w:val="ConsPlusNormal"/>
        <w:spacing w:before="240"/>
        <w:ind w:firstLine="540"/>
        <w:jc w:val="both"/>
        <w:rPr>
          <w:sz w:val="28"/>
          <w:szCs w:val="28"/>
        </w:rPr>
      </w:pPr>
      <w:r w:rsidRPr="001144EF">
        <w:rPr>
          <w:sz w:val="28"/>
          <w:szCs w:val="28"/>
        </w:rPr>
        <w:t>ширина прохода между торговыми рядами, ведущего к эвакуационным выходам, должна быть не менее 2 метров;</w:t>
      </w:r>
    </w:p>
    <w:p w:rsidR="00303495" w:rsidRPr="001144EF" w:rsidRDefault="00303495" w:rsidP="00303495">
      <w:pPr>
        <w:pStyle w:val="ConsPlusNormal"/>
        <w:spacing w:before="240"/>
        <w:ind w:firstLine="540"/>
        <w:jc w:val="both"/>
        <w:rPr>
          <w:sz w:val="28"/>
          <w:szCs w:val="28"/>
        </w:rPr>
      </w:pPr>
      <w:r w:rsidRPr="001144EF">
        <w:rPr>
          <w:sz w:val="28"/>
          <w:szCs w:val="28"/>
        </w:rPr>
        <w:t>через каждые 30 метров торгового ряда должны быть поперечные проходы шириной не менее 1,4 метра.</w:t>
      </w:r>
    </w:p>
    <w:p w:rsidR="00303495" w:rsidRPr="001144EF" w:rsidRDefault="00303495" w:rsidP="00303495">
      <w:pPr>
        <w:pStyle w:val="ConsPlusNormal"/>
        <w:spacing w:before="240"/>
        <w:ind w:firstLine="540"/>
        <w:jc w:val="both"/>
        <w:rPr>
          <w:del w:id="1418" w:author="Антон Хабиров" w:date="2021-01-20T01:41:00Z"/>
          <w:sz w:val="28"/>
          <w:szCs w:val="28"/>
        </w:rPr>
      </w:pPr>
      <w:del w:id="1419" w:author="Антон Хабиров" w:date="2021-01-20T01:41:00Z">
        <w:r w:rsidRPr="001144EF">
          <w:rPr>
            <w:sz w:val="28"/>
            <w:szCs w:val="28"/>
          </w:rPr>
          <w:delText>121. Утратил силу. - Постановление Правительства РФ от 17.02.2014 № 113.</w:delText>
        </w:r>
      </w:del>
    </w:p>
    <w:p w:rsidR="00303495" w:rsidRPr="001144EF" w:rsidRDefault="00303495" w:rsidP="00303495">
      <w:pPr>
        <w:pStyle w:val="ConsPlusNormal"/>
        <w:spacing w:before="240"/>
        <w:ind w:firstLine="540"/>
        <w:jc w:val="both"/>
        <w:rPr>
          <w:sz w:val="28"/>
          <w:szCs w:val="28"/>
        </w:rPr>
      </w:pPr>
      <w:del w:id="1420" w:author="Антон Хабиров" w:date="2021-01-20T01:41:00Z">
        <w:r w:rsidRPr="001144EF">
          <w:rPr>
            <w:sz w:val="28"/>
            <w:szCs w:val="28"/>
          </w:rPr>
          <w:delText>122</w:delText>
        </w:r>
      </w:del>
      <w:ins w:id="1421" w:author="Антон Хабиров" w:date="2021-01-20T01:41:00Z">
        <w:r w:rsidRPr="001144EF">
          <w:rPr>
            <w:sz w:val="28"/>
            <w:szCs w:val="28"/>
          </w:rPr>
          <w:t>107</w:t>
        </w:r>
      </w:ins>
      <w:r w:rsidRPr="001144EF">
        <w:rPr>
          <w:sz w:val="28"/>
          <w:szCs w:val="28"/>
        </w:rPr>
        <w:t>. В рабочее время загрузка (выгрузка) товаров и тары должна осуществляться по путям, не связанным с эвакуационными выходами, предназначенными для покупателей.</w:t>
      </w:r>
    </w:p>
    <w:p w:rsidR="00303495" w:rsidRPr="001144EF" w:rsidRDefault="00303495" w:rsidP="00303495">
      <w:pPr>
        <w:pStyle w:val="ConsPlusNormal"/>
        <w:jc w:val="both"/>
        <w:rPr>
          <w:del w:id="1422" w:author="Антон Хабиров" w:date="2021-01-20T01:41:00Z"/>
          <w:sz w:val="28"/>
          <w:szCs w:val="28"/>
        </w:rPr>
      </w:pPr>
      <w:del w:id="1423" w:author="Антон Хабиров" w:date="2021-01-20T01:41:00Z">
        <w:r w:rsidRPr="001144EF">
          <w:rPr>
            <w:sz w:val="28"/>
            <w:szCs w:val="28"/>
          </w:rPr>
          <w:delText>(п. 122 в ред. Постановления Правительства РФ от 20.09.2019 № 1216)</w:delText>
        </w:r>
      </w:del>
    </w:p>
    <w:p w:rsidR="00303495" w:rsidRPr="001144EF" w:rsidRDefault="00303495" w:rsidP="00303495">
      <w:pPr>
        <w:pStyle w:val="ConsPlusNormal"/>
        <w:spacing w:before="240"/>
        <w:ind w:firstLine="540"/>
        <w:jc w:val="both"/>
        <w:rPr>
          <w:sz w:val="28"/>
          <w:szCs w:val="28"/>
        </w:rPr>
      </w:pPr>
      <w:del w:id="1424" w:author="Антон Хабиров" w:date="2021-01-20T01:41:00Z">
        <w:r w:rsidRPr="001144EF">
          <w:rPr>
            <w:sz w:val="28"/>
            <w:szCs w:val="28"/>
          </w:rPr>
          <w:delText>123</w:delText>
        </w:r>
      </w:del>
      <w:ins w:id="1425" w:author="Антон Хабиров" w:date="2021-01-20T01:41:00Z">
        <w:r w:rsidRPr="001144EF">
          <w:rPr>
            <w:sz w:val="28"/>
            <w:szCs w:val="28"/>
          </w:rPr>
          <w:t>108</w:t>
        </w:r>
      </w:ins>
      <w:r w:rsidRPr="001144EF">
        <w:rPr>
          <w:sz w:val="28"/>
          <w:szCs w:val="28"/>
        </w:rPr>
        <w:t xml:space="preserve">. Запрещается торговля товарами бытовой химии, лаками, красками и другими легковоспламеняющимися и горючими жидкостями, расфасованными в стеклянную тару емкостью более 1 литра каждая, а также пожароопасными товарами без этикеток с </w:t>
      </w:r>
      <w:del w:id="1426" w:author="Антон Хабиров" w:date="2021-01-20T01:41:00Z">
        <w:r w:rsidRPr="001144EF">
          <w:rPr>
            <w:sz w:val="28"/>
            <w:szCs w:val="28"/>
          </w:rPr>
          <w:delText>предупреждающими надписями</w:delText>
        </w:r>
      </w:del>
      <w:ins w:id="1427" w:author="Антон Хабиров" w:date="2021-01-20T01:41:00Z">
        <w:r w:rsidRPr="001144EF">
          <w:rPr>
            <w:sz w:val="28"/>
            <w:szCs w:val="28"/>
          </w:rPr>
          <w:t>предупреждающей надписью</w:t>
        </w:r>
      </w:ins>
      <w:r w:rsidRPr="001144EF">
        <w:rPr>
          <w:sz w:val="28"/>
          <w:szCs w:val="28"/>
        </w:rPr>
        <w:t xml:space="preserve"> "Огнеопасно</w:t>
      </w:r>
      <w:del w:id="1428" w:author="Антон Хабиров" w:date="2021-01-20T01:41:00Z">
        <w:r w:rsidRPr="001144EF">
          <w:rPr>
            <w:sz w:val="28"/>
            <w:szCs w:val="28"/>
          </w:rPr>
          <w:delText>", "Не распылять вблизи огня</w:delText>
        </w:r>
      </w:del>
      <w:r w:rsidRPr="001144EF">
        <w:rPr>
          <w:sz w:val="28"/>
          <w:szCs w:val="28"/>
        </w:rPr>
        <w:t>".</w:t>
      </w:r>
    </w:p>
    <w:p w:rsidR="00303495" w:rsidRPr="001144EF" w:rsidRDefault="00303495" w:rsidP="00303495">
      <w:pPr>
        <w:pStyle w:val="ConsPlusNormal"/>
        <w:spacing w:before="240"/>
        <w:ind w:firstLine="540"/>
        <w:jc w:val="both"/>
        <w:rPr>
          <w:sz w:val="28"/>
          <w:szCs w:val="28"/>
        </w:rPr>
      </w:pPr>
      <w:del w:id="1429" w:author="Антон Хабиров" w:date="2021-01-20T01:41:00Z">
        <w:r w:rsidRPr="001144EF">
          <w:rPr>
            <w:sz w:val="28"/>
            <w:szCs w:val="28"/>
          </w:rPr>
          <w:delText xml:space="preserve">124. </w:delText>
        </w:r>
      </w:del>
      <w:r w:rsidRPr="001144EF">
        <w:rPr>
          <w:sz w:val="28"/>
          <w:szCs w:val="28"/>
        </w:rPr>
        <w:t xml:space="preserve">Расфасовка пожароопасных товаров должна осуществляться в </w:t>
      </w:r>
      <w:del w:id="1430" w:author="Антон Хабиров" w:date="2021-01-20T01:41:00Z">
        <w:r w:rsidRPr="001144EF">
          <w:rPr>
            <w:sz w:val="28"/>
            <w:szCs w:val="28"/>
          </w:rPr>
          <w:delText xml:space="preserve">специально </w:delText>
        </w:r>
      </w:del>
      <w:r w:rsidRPr="001144EF">
        <w:rPr>
          <w:sz w:val="28"/>
          <w:szCs w:val="28"/>
        </w:rPr>
        <w:t>приспособленных для этой цели помещениях</w:t>
      </w:r>
      <w:ins w:id="1431" w:author="Антон Хабиров" w:date="2021-01-20T01:41:00Z">
        <w:r w:rsidRPr="001144EF">
          <w:rPr>
            <w:sz w:val="28"/>
            <w:szCs w:val="28"/>
          </w:rPr>
          <w:t>, отвечающих требованиям пожарной безопасности</w:t>
        </w:r>
      </w:ins>
      <w:r w:rsidRPr="001144EF">
        <w:rPr>
          <w:sz w:val="28"/>
          <w:szCs w:val="28"/>
        </w:rPr>
        <w:t>.</w:t>
      </w:r>
    </w:p>
    <w:p w:rsidR="00303495" w:rsidRPr="001144EF" w:rsidRDefault="00303495" w:rsidP="00303495">
      <w:pPr>
        <w:pStyle w:val="ConsPlusNormal"/>
        <w:spacing w:before="240"/>
        <w:ind w:firstLine="540"/>
        <w:jc w:val="both"/>
        <w:rPr>
          <w:sz w:val="28"/>
          <w:szCs w:val="28"/>
        </w:rPr>
      </w:pPr>
      <w:del w:id="1432" w:author="Антон Хабиров" w:date="2021-01-20T01:41:00Z">
        <w:r w:rsidRPr="001144EF">
          <w:rPr>
            <w:sz w:val="28"/>
            <w:szCs w:val="28"/>
          </w:rPr>
          <w:delText>125</w:delText>
        </w:r>
      </w:del>
      <w:ins w:id="1433" w:author="Антон Хабиров" w:date="2021-01-20T01:41:00Z">
        <w:r w:rsidRPr="001144EF">
          <w:rPr>
            <w:sz w:val="28"/>
            <w:szCs w:val="28"/>
          </w:rPr>
          <w:t>109</w:t>
        </w:r>
      </w:ins>
      <w:r w:rsidRPr="001144EF">
        <w:rPr>
          <w:sz w:val="28"/>
          <w:szCs w:val="28"/>
        </w:rPr>
        <w:t xml:space="preserve">. Хранение и продажа керосина и других горючих жидкостей путем налива в тару разрешается только в отдельно стоящих зданиях, </w:t>
      </w:r>
      <w:del w:id="1434" w:author="Антон Хабиров" w:date="2021-01-20T01:41:00Z">
        <w:r w:rsidRPr="001144EF">
          <w:rPr>
            <w:sz w:val="28"/>
            <w:szCs w:val="28"/>
          </w:rPr>
          <w:delText>выполненных</w:delText>
        </w:r>
      </w:del>
      <w:ins w:id="1435" w:author="Антон Хабиров" w:date="2021-01-20T01:41:00Z">
        <w:r w:rsidRPr="001144EF">
          <w:rPr>
            <w:sz w:val="28"/>
            <w:szCs w:val="28"/>
          </w:rPr>
          <w:t>конструкции которых выполнены</w:t>
        </w:r>
      </w:ins>
      <w:r w:rsidRPr="001144EF">
        <w:rPr>
          <w:sz w:val="28"/>
          <w:szCs w:val="28"/>
        </w:rPr>
        <w:t xml:space="preserve"> из негорючих материалов, включая полы. Уровень пола в этих зданиях должен быть ниже примыкающей планировочной отметки с таким расчетом, чтобы исключалось растекание жидкости при аварии</w:t>
      </w:r>
      <w:del w:id="1436" w:author="Антон Хабиров" w:date="2021-01-20T01:41:00Z">
        <w:r w:rsidRPr="001144EF">
          <w:rPr>
            <w:sz w:val="28"/>
            <w:szCs w:val="28"/>
          </w:rPr>
          <w:delText>.</w:delText>
        </w:r>
      </w:del>
      <w:ins w:id="1437" w:author="Антон Хабиров" w:date="2021-01-20T01:41:00Z">
        <w:r w:rsidRPr="001144EF">
          <w:rPr>
            <w:sz w:val="28"/>
            <w:szCs w:val="28"/>
          </w:rPr>
          <w:t xml:space="preserve"> за его пределы.</w:t>
        </w:r>
      </w:ins>
      <w:r w:rsidRPr="001144EF">
        <w:rPr>
          <w:sz w:val="28"/>
          <w:szCs w:val="28"/>
        </w:rPr>
        <w:t xml:space="preserve"> В указанных зданиях не </w:t>
      </w:r>
      <w:del w:id="1438" w:author="Антон Хабиров" w:date="2021-01-20T01:41:00Z">
        <w:r w:rsidRPr="001144EF">
          <w:rPr>
            <w:sz w:val="28"/>
            <w:szCs w:val="28"/>
          </w:rPr>
          <w:delText>разрешается</w:delText>
        </w:r>
      </w:del>
      <w:ins w:id="1439" w:author="Антон Хабиров" w:date="2021-01-20T01:41:00Z">
        <w:r w:rsidRPr="001144EF">
          <w:rPr>
            <w:sz w:val="28"/>
            <w:szCs w:val="28"/>
          </w:rPr>
          <w:t>допускается</w:t>
        </w:r>
      </w:ins>
      <w:r w:rsidRPr="001144EF">
        <w:rPr>
          <w:sz w:val="28"/>
          <w:szCs w:val="28"/>
        </w:rPr>
        <w:t xml:space="preserve"> печное отопление</w:t>
      </w:r>
      <w:ins w:id="1440" w:author="Антон Хабиров" w:date="2021-01-20T01:41:00Z">
        <w:r w:rsidRPr="001144EF">
          <w:rPr>
            <w:sz w:val="28"/>
            <w:szCs w:val="28"/>
          </w:rPr>
          <w:t xml:space="preserve"> и использование приборов, устрой</w:t>
        </w:r>
        <w:proofErr w:type="gramStart"/>
        <w:r w:rsidRPr="001144EF">
          <w:rPr>
            <w:sz w:val="28"/>
            <w:szCs w:val="28"/>
          </w:rPr>
          <w:t>ств с пр</w:t>
        </w:r>
        <w:proofErr w:type="gramEnd"/>
        <w:r w:rsidRPr="001144EF">
          <w:rPr>
            <w:sz w:val="28"/>
            <w:szCs w:val="28"/>
          </w:rPr>
          <w:t>именением открытого огня</w:t>
        </w:r>
      </w:ins>
      <w:r w:rsidRPr="001144EF">
        <w:rPr>
          <w:sz w:val="28"/>
          <w:szCs w:val="28"/>
        </w:rPr>
        <w:t>.</w:t>
      </w:r>
    </w:p>
    <w:p w:rsidR="00303495" w:rsidRPr="001144EF" w:rsidRDefault="00303495" w:rsidP="00303495">
      <w:pPr>
        <w:pStyle w:val="ConsPlusNormal"/>
        <w:spacing w:before="240"/>
        <w:ind w:firstLine="540"/>
        <w:jc w:val="both"/>
        <w:rPr>
          <w:sz w:val="28"/>
          <w:szCs w:val="28"/>
        </w:rPr>
      </w:pPr>
      <w:del w:id="1441" w:author="Антон Хабиров" w:date="2021-01-20T01:41:00Z">
        <w:r w:rsidRPr="001144EF">
          <w:rPr>
            <w:sz w:val="28"/>
            <w:szCs w:val="28"/>
          </w:rPr>
          <w:delText>126</w:delText>
        </w:r>
      </w:del>
      <w:ins w:id="1442" w:author="Антон Хабиров" w:date="2021-01-20T01:41:00Z">
        <w:r w:rsidRPr="001144EF">
          <w:rPr>
            <w:sz w:val="28"/>
            <w:szCs w:val="28"/>
          </w:rPr>
          <w:t>110</w:t>
        </w:r>
      </w:ins>
      <w:r w:rsidRPr="001144EF">
        <w:rPr>
          <w:sz w:val="28"/>
          <w:szCs w:val="28"/>
        </w:rPr>
        <w:t xml:space="preserve">. Торговые залы отделяются </w:t>
      </w:r>
      <w:del w:id="1443" w:author="Антон Хабиров" w:date="2021-01-20T01:41:00Z">
        <w:r w:rsidRPr="001144EF">
          <w:rPr>
            <w:sz w:val="28"/>
            <w:szCs w:val="28"/>
          </w:rPr>
          <w:delText xml:space="preserve">противопожарными перегородками </w:delText>
        </w:r>
      </w:del>
      <w:r w:rsidRPr="001144EF">
        <w:rPr>
          <w:sz w:val="28"/>
          <w:szCs w:val="28"/>
        </w:rPr>
        <w:t>от кладовых, в которых установлены емкости с керосином или другими горючими жидкостями</w:t>
      </w:r>
      <w:del w:id="1444" w:author="Антон Хабиров" w:date="2021-01-20T01:41:00Z">
        <w:r w:rsidRPr="001144EF">
          <w:rPr>
            <w:sz w:val="28"/>
            <w:szCs w:val="28"/>
          </w:rPr>
          <w:delText>.</w:delText>
        </w:r>
      </w:del>
      <w:ins w:id="1445" w:author="Антон Хабиров" w:date="2021-01-20T01:41:00Z">
        <w:r w:rsidRPr="001144EF">
          <w:rPr>
            <w:sz w:val="28"/>
            <w:szCs w:val="28"/>
          </w:rPr>
          <w:t>, соответствующими противопожарными преградами.</w:t>
        </w:r>
      </w:ins>
      <w:r w:rsidRPr="001144EF">
        <w:rPr>
          <w:sz w:val="28"/>
          <w:szCs w:val="28"/>
        </w:rPr>
        <w:t xml:space="preserve"> Емкости (резервуары, бочки) не должны быть объемом более 5 куб. метров.</w:t>
      </w:r>
    </w:p>
    <w:p w:rsidR="00303495" w:rsidRPr="001144EF" w:rsidRDefault="00303495" w:rsidP="00303495">
      <w:pPr>
        <w:pStyle w:val="ConsPlusNormal"/>
        <w:spacing w:before="240"/>
        <w:ind w:firstLine="540"/>
        <w:jc w:val="both"/>
        <w:rPr>
          <w:sz w:val="28"/>
          <w:szCs w:val="28"/>
        </w:rPr>
      </w:pPr>
      <w:del w:id="1446" w:author="Антон Хабиров" w:date="2021-01-20T01:41:00Z">
        <w:r w:rsidRPr="001144EF">
          <w:rPr>
            <w:sz w:val="28"/>
            <w:szCs w:val="28"/>
          </w:rPr>
          <w:delText>127</w:delText>
        </w:r>
      </w:del>
      <w:ins w:id="1447" w:author="Антон Хабиров" w:date="2021-01-20T01:41:00Z">
        <w:r w:rsidRPr="001144EF">
          <w:rPr>
            <w:sz w:val="28"/>
            <w:szCs w:val="28"/>
          </w:rPr>
          <w:t>111</w:t>
        </w:r>
      </w:ins>
      <w:r w:rsidRPr="001144EF">
        <w:rPr>
          <w:sz w:val="28"/>
          <w:szCs w:val="28"/>
        </w:rPr>
        <w:t>. Трубопровод, по которому подается горючая жидкость из резервуаров в раздаточные баки, закрепляется неподвижно и имеет вентили у раздаточного бака и емкости. Раздаточный бак должен быть емкостью не более 100 литров. Трубопроводы и емкости должны иметь заземление не менее чем в 2 местах. Надежность заземления с измерением электрического сопротивления проверяется не реже 1 раза в год.</w:t>
      </w:r>
    </w:p>
    <w:p w:rsidR="00303495" w:rsidRPr="001144EF" w:rsidRDefault="00303495" w:rsidP="00303495">
      <w:pPr>
        <w:pStyle w:val="ConsPlusNormal"/>
        <w:spacing w:before="240"/>
        <w:ind w:firstLine="540"/>
        <w:jc w:val="both"/>
        <w:rPr>
          <w:sz w:val="28"/>
          <w:szCs w:val="28"/>
        </w:rPr>
      </w:pPr>
      <w:del w:id="1448" w:author="Антон Хабиров" w:date="2021-01-20T01:41:00Z">
        <w:r w:rsidRPr="001144EF">
          <w:rPr>
            <w:sz w:val="28"/>
            <w:szCs w:val="28"/>
          </w:rPr>
          <w:delText>128</w:delText>
        </w:r>
      </w:del>
      <w:ins w:id="1449" w:author="Антон Хабиров" w:date="2021-01-20T01:41:00Z">
        <w:r w:rsidRPr="001144EF">
          <w:rPr>
            <w:sz w:val="28"/>
            <w:szCs w:val="28"/>
          </w:rPr>
          <w:t>112</w:t>
        </w:r>
      </w:ins>
      <w:r w:rsidRPr="001144EF">
        <w:rPr>
          <w:sz w:val="28"/>
          <w:szCs w:val="28"/>
        </w:rPr>
        <w:t xml:space="preserve">. Прилавок для отпуска </w:t>
      </w:r>
      <w:del w:id="1450" w:author="Антон Хабиров" w:date="2021-01-20T01:41:00Z">
        <w:r w:rsidRPr="001144EF">
          <w:rPr>
            <w:sz w:val="28"/>
            <w:szCs w:val="28"/>
          </w:rPr>
          <w:delText xml:space="preserve">керосина </w:delText>
        </w:r>
      </w:del>
      <w:ins w:id="1451" w:author="Антон Хабиров" w:date="2021-01-20T01:41:00Z">
        <w:r w:rsidRPr="001144EF">
          <w:rPr>
            <w:sz w:val="28"/>
            <w:szCs w:val="28"/>
          </w:rPr>
          <w:t xml:space="preserve">легковоспламеняющихся и горючих </w:t>
        </w:r>
        <w:r w:rsidRPr="001144EF">
          <w:rPr>
            <w:sz w:val="28"/>
            <w:szCs w:val="28"/>
          </w:rPr>
          <w:lastRenderedPageBreak/>
          <w:t xml:space="preserve">жидкостей </w:t>
        </w:r>
      </w:ins>
      <w:r w:rsidRPr="001144EF">
        <w:rPr>
          <w:sz w:val="28"/>
          <w:szCs w:val="28"/>
        </w:rPr>
        <w:t>должен иметь негорючее покрытие, исключающее искрообразование при ударе.</w:t>
      </w:r>
    </w:p>
    <w:p w:rsidR="00303495" w:rsidRPr="001144EF" w:rsidRDefault="00303495" w:rsidP="00303495">
      <w:pPr>
        <w:pStyle w:val="ConsPlusNormal"/>
        <w:spacing w:before="240"/>
        <w:ind w:firstLine="540"/>
        <w:jc w:val="both"/>
        <w:rPr>
          <w:sz w:val="28"/>
          <w:szCs w:val="28"/>
        </w:rPr>
      </w:pPr>
      <w:del w:id="1452" w:author="Антон Хабиров" w:date="2021-01-20T01:41:00Z">
        <w:r w:rsidRPr="001144EF">
          <w:rPr>
            <w:sz w:val="28"/>
            <w:szCs w:val="28"/>
          </w:rPr>
          <w:delText xml:space="preserve">129. </w:delText>
        </w:r>
      </w:del>
      <w:r w:rsidRPr="001144EF">
        <w:rPr>
          <w:sz w:val="28"/>
          <w:szCs w:val="28"/>
        </w:rPr>
        <w:t xml:space="preserve">Запрещается хранение упаковочных материалов (стружка, солома, бумага и др.) в помещениях </w:t>
      </w:r>
      <w:ins w:id="1453" w:author="Антон Хабиров" w:date="2021-01-20T01:41:00Z">
        <w:r w:rsidRPr="001144EF">
          <w:rPr>
            <w:sz w:val="28"/>
            <w:szCs w:val="28"/>
          </w:rPr>
          <w:t xml:space="preserve">для </w:t>
        </w:r>
      </w:ins>
      <w:r w:rsidRPr="001144EF">
        <w:rPr>
          <w:sz w:val="28"/>
          <w:szCs w:val="28"/>
        </w:rPr>
        <w:t xml:space="preserve">торговли </w:t>
      </w:r>
      <w:del w:id="1454" w:author="Антон Хабиров" w:date="2021-01-20T01:41:00Z">
        <w:r w:rsidRPr="001144EF">
          <w:rPr>
            <w:sz w:val="28"/>
            <w:szCs w:val="28"/>
          </w:rPr>
          <w:delText>керосином</w:delText>
        </w:r>
      </w:del>
      <w:ins w:id="1455" w:author="Антон Хабиров" w:date="2021-01-20T01:41:00Z">
        <w:r w:rsidRPr="001144EF">
          <w:rPr>
            <w:sz w:val="28"/>
            <w:szCs w:val="28"/>
          </w:rPr>
          <w:t>легковоспламеняющимися и горючими жидкостями</w:t>
        </w:r>
      </w:ins>
      <w:r w:rsidRPr="001144EF">
        <w:rPr>
          <w:sz w:val="28"/>
          <w:szCs w:val="28"/>
        </w:rPr>
        <w:t>.</w:t>
      </w:r>
    </w:p>
    <w:p w:rsidR="00303495" w:rsidRPr="001144EF" w:rsidRDefault="00303495" w:rsidP="00303495">
      <w:pPr>
        <w:pStyle w:val="ConsPlusNormal"/>
        <w:spacing w:before="240"/>
        <w:ind w:firstLine="540"/>
        <w:jc w:val="both"/>
        <w:rPr>
          <w:sz w:val="28"/>
          <w:szCs w:val="28"/>
        </w:rPr>
      </w:pPr>
      <w:bookmarkStart w:id="1456" w:name="Par464"/>
      <w:bookmarkEnd w:id="1456"/>
      <w:del w:id="1457" w:author="Антон Хабиров" w:date="2021-01-20T01:41:00Z">
        <w:r w:rsidRPr="001144EF">
          <w:rPr>
            <w:sz w:val="28"/>
            <w:szCs w:val="28"/>
          </w:rPr>
          <w:delText xml:space="preserve">130. </w:delText>
        </w:r>
      </w:del>
      <w:r w:rsidRPr="001144EF">
        <w:rPr>
          <w:sz w:val="28"/>
          <w:szCs w:val="28"/>
        </w:rPr>
        <w:t xml:space="preserve">Тара из-под </w:t>
      </w:r>
      <w:del w:id="1458" w:author="Антон Хабиров" w:date="2021-01-20T01:41:00Z">
        <w:r w:rsidRPr="001144EF">
          <w:rPr>
            <w:sz w:val="28"/>
            <w:szCs w:val="28"/>
          </w:rPr>
          <w:delText>керосина и других</w:delText>
        </w:r>
      </w:del>
      <w:ins w:id="1459" w:author="Антон Хабиров" w:date="2021-01-20T01:41:00Z">
        <w:r w:rsidRPr="001144EF">
          <w:rPr>
            <w:sz w:val="28"/>
            <w:szCs w:val="28"/>
          </w:rPr>
          <w:t>легковоспламеняющихся и</w:t>
        </w:r>
      </w:ins>
      <w:r w:rsidRPr="001144EF">
        <w:rPr>
          <w:sz w:val="28"/>
          <w:szCs w:val="28"/>
        </w:rPr>
        <w:t xml:space="preserve"> горючих жидкостей хранится только на специальных огражденных площадках.</w:t>
      </w:r>
    </w:p>
    <w:p w:rsidR="00303495" w:rsidRPr="001144EF" w:rsidRDefault="00303495" w:rsidP="00303495">
      <w:pPr>
        <w:pStyle w:val="ConsPlusNormal"/>
        <w:spacing w:before="240"/>
        <w:ind w:firstLine="540"/>
        <w:jc w:val="both"/>
        <w:rPr>
          <w:sz w:val="28"/>
          <w:szCs w:val="28"/>
        </w:rPr>
      </w:pPr>
      <w:bookmarkStart w:id="1460" w:name="Par465"/>
      <w:bookmarkEnd w:id="1460"/>
      <w:del w:id="1461" w:author="Антон Хабиров" w:date="2021-01-20T01:41:00Z">
        <w:r w:rsidRPr="001144EF">
          <w:rPr>
            <w:sz w:val="28"/>
            <w:szCs w:val="28"/>
          </w:rPr>
          <w:delText>131</w:delText>
        </w:r>
      </w:del>
      <w:ins w:id="1462" w:author="Антон Хабиров" w:date="2021-01-20T01:41:00Z">
        <w:r w:rsidRPr="001144EF">
          <w:rPr>
            <w:sz w:val="28"/>
            <w:szCs w:val="28"/>
          </w:rPr>
          <w:t>113</w:t>
        </w:r>
      </w:ins>
      <w:r w:rsidRPr="001144EF">
        <w:rPr>
          <w:sz w:val="28"/>
          <w:szCs w:val="28"/>
        </w:rPr>
        <w:t>. Запрещается совмещать продажу в одном торговом зале оружия (гражданского и служебного) и патронов к нему и иных видов товаров, за исключением спортивных, охотничьих и рыболовных принадлежностей и запасных частей к оружию.</w:t>
      </w:r>
    </w:p>
    <w:p w:rsidR="00303495" w:rsidRPr="001144EF" w:rsidRDefault="00303495" w:rsidP="00303495">
      <w:pPr>
        <w:pStyle w:val="ConsPlusNormal"/>
        <w:spacing w:before="240"/>
        <w:ind w:firstLine="540"/>
        <w:jc w:val="both"/>
        <w:rPr>
          <w:ins w:id="1463" w:author="Антон Хабиров" w:date="2021-01-20T01:41:00Z"/>
          <w:sz w:val="28"/>
          <w:szCs w:val="28"/>
        </w:rPr>
      </w:pPr>
      <w:del w:id="1464" w:author="Антон Хабиров" w:date="2021-01-20T01:41:00Z">
        <w:r w:rsidRPr="001144EF">
          <w:rPr>
            <w:sz w:val="28"/>
            <w:szCs w:val="28"/>
          </w:rPr>
          <w:delText xml:space="preserve">132. </w:delText>
        </w:r>
      </w:del>
      <w:ins w:id="1465" w:author="Антон Хабиров" w:date="2021-01-20T01:41:00Z">
        <w:r w:rsidRPr="001144EF">
          <w:rPr>
            <w:sz w:val="28"/>
            <w:szCs w:val="28"/>
          </w:rPr>
          <w:t>Запрещается хранение патронов к оружию в подвальных помещениях.</w:t>
        </w:r>
      </w:ins>
    </w:p>
    <w:p w:rsidR="00303495" w:rsidRPr="001144EF" w:rsidRDefault="00303495" w:rsidP="00303495">
      <w:pPr>
        <w:pStyle w:val="ConsPlusNormal"/>
        <w:spacing w:before="240"/>
        <w:ind w:firstLine="540"/>
        <w:jc w:val="both"/>
        <w:rPr>
          <w:del w:id="1466" w:author="Антон Хабиров" w:date="2021-01-20T01:41:00Z"/>
          <w:sz w:val="28"/>
          <w:szCs w:val="28"/>
        </w:rPr>
      </w:pPr>
      <w:r w:rsidRPr="001144EF">
        <w:rPr>
          <w:sz w:val="28"/>
          <w:szCs w:val="28"/>
        </w:rPr>
        <w:t>Патроны к оружию</w:t>
      </w:r>
      <w:del w:id="1467" w:author="Антон Хабиров" w:date="2021-01-20T01:41:00Z">
        <w:r w:rsidRPr="001144EF">
          <w:rPr>
            <w:sz w:val="28"/>
            <w:szCs w:val="28"/>
          </w:rPr>
          <w:delText xml:space="preserve">, а также пиротехнические изделия технического назначения хранятся в металлических </w:delText>
        </w:r>
      </w:del>
      <w:ins w:id="1468" w:author="Антон Хабиров" w:date="2021-01-20T01:41:00Z">
        <w:r w:rsidRPr="001144EF">
          <w:rPr>
            <w:sz w:val="28"/>
            <w:szCs w:val="28"/>
          </w:rPr>
          <w:t xml:space="preserve"> должны храниться в </w:t>
        </w:r>
      </w:ins>
      <w:r w:rsidRPr="001144EF">
        <w:rPr>
          <w:sz w:val="28"/>
          <w:szCs w:val="28"/>
        </w:rPr>
        <w:t>шкафах</w:t>
      </w:r>
      <w:ins w:id="1469" w:author="Антон Хабиров" w:date="2021-01-20T01:41:00Z">
        <w:r w:rsidRPr="001144EF">
          <w:rPr>
            <w:sz w:val="28"/>
            <w:szCs w:val="28"/>
          </w:rPr>
          <w:t xml:space="preserve"> из негорючих материалов</w:t>
        </w:r>
      </w:ins>
      <w:r w:rsidRPr="001144EF">
        <w:rPr>
          <w:sz w:val="28"/>
          <w:szCs w:val="28"/>
        </w:rPr>
        <w:t>, установленных в помещениях, отгороженных от других помещений противопожарными перегородками</w:t>
      </w:r>
      <w:del w:id="1470" w:author="Антон Хабиров" w:date="2021-01-20T01:41:00Z">
        <w:r w:rsidRPr="001144EF">
          <w:rPr>
            <w:sz w:val="28"/>
            <w:szCs w:val="28"/>
          </w:rPr>
          <w:delText>.</w:delText>
        </w:r>
      </w:del>
    </w:p>
    <w:p w:rsidR="00303495" w:rsidRPr="001144EF" w:rsidRDefault="00303495" w:rsidP="00303495">
      <w:pPr>
        <w:pStyle w:val="ConsPlusNormal"/>
        <w:spacing w:before="240"/>
        <w:ind w:firstLine="540"/>
        <w:jc w:val="both"/>
        <w:rPr>
          <w:del w:id="1471" w:author="Антон Хабиров" w:date="2021-01-20T01:41:00Z"/>
          <w:sz w:val="28"/>
          <w:szCs w:val="28"/>
        </w:rPr>
      </w:pPr>
      <w:del w:id="1472" w:author="Антон Хабиров" w:date="2021-01-20T01:41:00Z">
        <w:r w:rsidRPr="001144EF">
          <w:rPr>
            <w:sz w:val="28"/>
            <w:szCs w:val="28"/>
          </w:rPr>
          <w:delText xml:space="preserve">Пиротехнические изделия </w:delText>
        </w:r>
      </w:del>
      <w:moveFromRangeStart w:id="1473" w:author="Антон Хабиров" w:date="2021-01-20T01:41:00Z" w:name="move61999328"/>
      <w:moveFrom w:id="1474" w:author="Антон Хабиров" w:date="2021-01-20T01:41:00Z">
        <w:r w:rsidRPr="001144EF">
          <w:rPr>
            <w:sz w:val="28"/>
            <w:szCs w:val="28"/>
          </w:rPr>
          <w:t>бытового назначения</w:t>
        </w:r>
      </w:moveFrom>
      <w:moveFromRangeEnd w:id="1473"/>
      <w:del w:id="1475" w:author="Антон Хабиров" w:date="2021-01-20T01:41:00Z">
        <w:r w:rsidRPr="001144EF">
          <w:rPr>
            <w:sz w:val="28"/>
            <w:szCs w:val="28"/>
          </w:rPr>
          <w:delText xml:space="preserve"> хранятся в помещениях, отгороженных от других помещений противопожарными перегородками.</w:delText>
        </w:r>
      </w:del>
    </w:p>
    <w:p w:rsidR="00303495" w:rsidRPr="001144EF" w:rsidRDefault="00303495" w:rsidP="00303495">
      <w:pPr>
        <w:pStyle w:val="ConsPlusNormal"/>
        <w:spacing w:before="240"/>
        <w:ind w:firstLine="540"/>
        <w:jc w:val="both"/>
        <w:rPr>
          <w:sz w:val="28"/>
          <w:szCs w:val="28"/>
        </w:rPr>
      </w:pPr>
      <w:del w:id="1476" w:author="Антон Хабиров" w:date="2021-01-20T01:41:00Z">
        <w:r w:rsidRPr="001144EF">
          <w:rPr>
            <w:sz w:val="28"/>
            <w:szCs w:val="28"/>
          </w:rPr>
          <w:delText>Запрещается хранение патронов к оружию, а также пиротехнических изделий технического</w:delText>
        </w:r>
      </w:del>
      <w:r w:rsidRPr="001144EF">
        <w:rPr>
          <w:sz w:val="28"/>
          <w:szCs w:val="28"/>
        </w:rPr>
        <w:t xml:space="preserve"> и </w:t>
      </w:r>
      <w:del w:id="1477" w:author="Антон Хабиров" w:date="2021-01-20T01:41:00Z">
        <w:r w:rsidRPr="001144EF">
          <w:rPr>
            <w:sz w:val="28"/>
            <w:szCs w:val="28"/>
          </w:rPr>
          <w:delText>бытового назначения в подвальных помещениях</w:delText>
        </w:r>
      </w:del>
      <w:ins w:id="1478" w:author="Антон Хабиров" w:date="2021-01-20T01:41:00Z">
        <w:r w:rsidRPr="001144EF">
          <w:rPr>
            <w:sz w:val="28"/>
            <w:szCs w:val="28"/>
          </w:rPr>
          <w:t>перекрытиями</w:t>
        </w:r>
      </w:ins>
      <w:r w:rsidRPr="001144EF">
        <w:rPr>
          <w:sz w:val="28"/>
          <w:szCs w:val="28"/>
        </w:rPr>
        <w:t>.</w:t>
      </w:r>
    </w:p>
    <w:p w:rsidR="00303495" w:rsidRPr="001144EF" w:rsidRDefault="00303495" w:rsidP="00303495">
      <w:pPr>
        <w:pStyle w:val="ConsPlusNormal"/>
        <w:jc w:val="both"/>
        <w:rPr>
          <w:del w:id="1479" w:author="Антон Хабиров" w:date="2021-01-20T01:41:00Z"/>
          <w:sz w:val="28"/>
          <w:szCs w:val="28"/>
        </w:rPr>
      </w:pPr>
      <w:del w:id="1480" w:author="Антон Хабиров" w:date="2021-01-20T01:41:00Z">
        <w:r w:rsidRPr="001144EF">
          <w:rPr>
            <w:sz w:val="28"/>
            <w:szCs w:val="28"/>
          </w:rPr>
          <w:delText>(п. 132 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1481" w:author="Антон Хабиров" w:date="2021-01-20T01:41:00Z">
        <w:r w:rsidRPr="001144EF">
          <w:rPr>
            <w:sz w:val="28"/>
            <w:szCs w:val="28"/>
          </w:rPr>
          <w:delText>133</w:delText>
        </w:r>
      </w:del>
      <w:ins w:id="1482" w:author="Антон Хабиров" w:date="2021-01-20T01:41:00Z">
        <w:r w:rsidRPr="001144EF">
          <w:rPr>
            <w:sz w:val="28"/>
            <w:szCs w:val="28"/>
          </w:rPr>
          <w:t>114</w:t>
        </w:r>
      </w:ins>
      <w:r w:rsidRPr="001144EF">
        <w:rPr>
          <w:sz w:val="28"/>
          <w:szCs w:val="28"/>
        </w:rPr>
        <w:t xml:space="preserve">. Запрещается хранить порох </w:t>
      </w:r>
      <w:del w:id="1483" w:author="Антон Хабиров" w:date="2021-01-20T01:41:00Z">
        <w:r w:rsidRPr="001144EF">
          <w:rPr>
            <w:sz w:val="28"/>
            <w:szCs w:val="28"/>
          </w:rPr>
          <w:delText>совместно</w:delText>
        </w:r>
      </w:del>
      <w:ins w:id="1484" w:author="Антон Хабиров" w:date="2021-01-20T01:41:00Z">
        <w:r w:rsidRPr="001144EF">
          <w:rPr>
            <w:sz w:val="28"/>
            <w:szCs w:val="28"/>
          </w:rPr>
          <w:t>в одном шкафу</w:t>
        </w:r>
      </w:ins>
      <w:r w:rsidRPr="001144EF">
        <w:rPr>
          <w:sz w:val="28"/>
          <w:szCs w:val="28"/>
        </w:rPr>
        <w:t xml:space="preserve"> с капсюлями или снаряженными патронами</w:t>
      </w:r>
      <w:del w:id="1485" w:author="Антон Хабиров" w:date="2021-01-20T01:41:00Z">
        <w:r w:rsidRPr="001144EF">
          <w:rPr>
            <w:sz w:val="28"/>
            <w:szCs w:val="28"/>
          </w:rPr>
          <w:delText xml:space="preserve"> в одном шкафу</w:delText>
        </w:r>
      </w:del>
      <w:r w:rsidRPr="001144EF">
        <w:rPr>
          <w:sz w:val="28"/>
          <w:szCs w:val="28"/>
        </w:rPr>
        <w:t>.</w:t>
      </w:r>
    </w:p>
    <w:p w:rsidR="00303495" w:rsidRPr="001144EF" w:rsidRDefault="00303495" w:rsidP="00303495">
      <w:pPr>
        <w:pStyle w:val="ConsPlusNormal"/>
        <w:spacing w:before="240"/>
        <w:ind w:firstLine="540"/>
        <w:jc w:val="both"/>
        <w:rPr>
          <w:sz w:val="28"/>
          <w:szCs w:val="28"/>
        </w:rPr>
      </w:pPr>
      <w:del w:id="1486" w:author="Антон Хабиров" w:date="2021-01-20T01:41:00Z">
        <w:r w:rsidRPr="001144EF">
          <w:rPr>
            <w:sz w:val="28"/>
            <w:szCs w:val="28"/>
          </w:rPr>
          <w:delText>134</w:delText>
        </w:r>
      </w:del>
      <w:ins w:id="1487" w:author="Антон Хабиров" w:date="2021-01-20T01:41:00Z">
        <w:r w:rsidRPr="001144EF">
          <w:rPr>
            <w:sz w:val="28"/>
            <w:szCs w:val="28"/>
          </w:rPr>
          <w:t>115</w:t>
        </w:r>
      </w:ins>
      <w:r w:rsidRPr="001144EF">
        <w:rPr>
          <w:sz w:val="28"/>
          <w:szCs w:val="28"/>
        </w:rPr>
        <w:t>. Непосредственно в зданиях магазинов разрешается хранить 50 килограммов дымного пороха или 50 килограммов бездымного пороха</w:t>
      </w:r>
      <w:ins w:id="1488" w:author="Антон Хабиров" w:date="2021-01-20T01:41:00Z">
        <w:r w:rsidRPr="001144EF">
          <w:rPr>
            <w:sz w:val="28"/>
            <w:szCs w:val="28"/>
          </w:rPr>
          <w:t>, включая порох, содержащийся в патронах</w:t>
        </w:r>
      </w:ins>
      <w:r w:rsidRPr="001144EF">
        <w:rPr>
          <w:sz w:val="28"/>
          <w:szCs w:val="28"/>
        </w:rPr>
        <w:t>.</w:t>
      </w:r>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VIII. Медицинские организации</w:t>
      </w:r>
    </w:p>
    <w:p w:rsidR="00303495" w:rsidRPr="001144EF" w:rsidRDefault="00303495" w:rsidP="00303495">
      <w:pPr>
        <w:pStyle w:val="ConsPlusNormal"/>
        <w:jc w:val="center"/>
        <w:rPr>
          <w:del w:id="1489" w:author="Антон Хабиров" w:date="2021-01-20T01:41:00Z"/>
          <w:sz w:val="28"/>
          <w:szCs w:val="28"/>
        </w:rPr>
      </w:pPr>
      <w:del w:id="1490"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ind w:firstLine="540"/>
        <w:jc w:val="both"/>
        <w:rPr>
          <w:del w:id="1491" w:author="Антон Хабиров" w:date="2021-01-20T01:41:00Z"/>
          <w:sz w:val="28"/>
          <w:szCs w:val="28"/>
        </w:rPr>
      </w:pPr>
    </w:p>
    <w:p w:rsidR="00303495" w:rsidRPr="001144EF" w:rsidRDefault="00303495" w:rsidP="00303495">
      <w:pPr>
        <w:pStyle w:val="ConsPlusNormal"/>
        <w:jc w:val="both"/>
        <w:rPr>
          <w:ins w:id="1492" w:author="Антон Хабиров" w:date="2021-01-20T01:41:00Z"/>
          <w:sz w:val="28"/>
          <w:szCs w:val="28"/>
        </w:rPr>
      </w:pPr>
      <w:del w:id="1493" w:author="Антон Хабиров" w:date="2021-01-20T01:41:00Z">
        <w:r w:rsidRPr="001144EF">
          <w:rPr>
            <w:sz w:val="28"/>
            <w:szCs w:val="28"/>
          </w:rPr>
          <w:delText>135</w:delText>
        </w:r>
      </w:del>
    </w:p>
    <w:p w:rsidR="00303495" w:rsidRPr="001144EF" w:rsidRDefault="00303495" w:rsidP="00303495">
      <w:pPr>
        <w:pStyle w:val="ConsPlusNormal"/>
        <w:ind w:firstLine="540"/>
        <w:jc w:val="both"/>
        <w:rPr>
          <w:sz w:val="28"/>
          <w:szCs w:val="28"/>
        </w:rPr>
      </w:pPr>
      <w:ins w:id="1494" w:author="Антон Хабиров" w:date="2021-01-20T01:41:00Z">
        <w:r w:rsidRPr="001144EF">
          <w:rPr>
            <w:sz w:val="28"/>
            <w:szCs w:val="28"/>
          </w:rPr>
          <w:t>116</w:t>
        </w:r>
      </w:ins>
      <w:r w:rsidRPr="001144EF">
        <w:rPr>
          <w:sz w:val="28"/>
          <w:szCs w:val="28"/>
        </w:rPr>
        <w:t xml:space="preserve">. Руководитель </w:t>
      </w:r>
      <w:ins w:id="1495" w:author="Антон Хабиров" w:date="2021-01-20T01:41:00Z">
        <w:r w:rsidRPr="001144EF">
          <w:rPr>
            <w:sz w:val="28"/>
            <w:szCs w:val="28"/>
          </w:rPr>
          <w:t xml:space="preserve">медицинской </w:t>
        </w:r>
      </w:ins>
      <w:r w:rsidRPr="001144EF">
        <w:rPr>
          <w:sz w:val="28"/>
          <w:szCs w:val="28"/>
        </w:rPr>
        <w:t>организации обеспечивает наличие в зданиях и сооружениях</w:t>
      </w:r>
      <w:del w:id="1496" w:author="Антон Хабиров" w:date="2021-01-20T01:41:00Z">
        <w:r w:rsidRPr="001144EF">
          <w:rPr>
            <w:sz w:val="28"/>
            <w:szCs w:val="28"/>
          </w:rPr>
          <w:delText xml:space="preserve"> организации</w:delText>
        </w:r>
      </w:del>
      <w:r w:rsidRPr="001144EF">
        <w:rPr>
          <w:sz w:val="28"/>
          <w:szCs w:val="28"/>
        </w:rPr>
        <w:t xml:space="preserve">, в которых находятся пациенты, не способные передвигаться самостоятельно, носилок из расчета 1 носилки на 5 пациентов </w:t>
      </w:r>
      <w:del w:id="1497" w:author="Антон Хабиров" w:date="2021-01-20T01:41:00Z">
        <w:r w:rsidRPr="001144EF">
          <w:rPr>
            <w:sz w:val="28"/>
            <w:szCs w:val="28"/>
          </w:rPr>
          <w:delText>(инвалидов).</w:delText>
        </w:r>
      </w:del>
      <w:ins w:id="1498" w:author="Антон Хабиров" w:date="2021-01-20T01:41:00Z">
        <w:r w:rsidRPr="001144EF">
          <w:rPr>
            <w:sz w:val="28"/>
            <w:szCs w:val="28"/>
          </w:rPr>
          <w:t>и средств индивидуальной защиты органов дыхания и зрения человека от опасных факторов пожара на каждого работника дежурной смены медицинской организации.</w:t>
        </w:r>
      </w:ins>
    </w:p>
    <w:p w:rsidR="00303495" w:rsidRPr="001144EF" w:rsidRDefault="00303495" w:rsidP="00303495">
      <w:pPr>
        <w:pStyle w:val="ConsPlusNormal"/>
        <w:spacing w:before="240"/>
        <w:ind w:firstLine="540"/>
        <w:jc w:val="both"/>
        <w:rPr>
          <w:del w:id="1499" w:author="Антон Хабиров" w:date="2021-01-20T01:41:00Z"/>
          <w:sz w:val="28"/>
          <w:szCs w:val="28"/>
        </w:rPr>
      </w:pPr>
      <w:del w:id="1500" w:author="Антон Хабиров" w:date="2021-01-20T01:41:00Z">
        <w:r w:rsidRPr="001144EF">
          <w:rPr>
            <w:sz w:val="28"/>
            <w:szCs w:val="28"/>
          </w:rPr>
          <w:lastRenderedPageBreak/>
          <w:delText>Размещение палат для пациентов с тяжелыми проявлениями заболевания, а также для детей следует предусматривать в соответствии с проектной документацией преимущественно на первых этажах зданий.</w:delText>
        </w:r>
      </w:del>
    </w:p>
    <w:p w:rsidR="00303495" w:rsidRPr="001144EF" w:rsidRDefault="00303495" w:rsidP="00303495">
      <w:pPr>
        <w:pStyle w:val="ConsPlusNormal"/>
        <w:jc w:val="both"/>
        <w:rPr>
          <w:del w:id="1501" w:author="Антон Хабиров" w:date="2021-01-20T01:41:00Z"/>
          <w:sz w:val="28"/>
          <w:szCs w:val="28"/>
        </w:rPr>
      </w:pPr>
      <w:del w:id="1502" w:author="Антон Хабиров" w:date="2021-01-20T01:41:00Z">
        <w:r w:rsidRPr="001144EF">
          <w:rPr>
            <w:sz w:val="28"/>
            <w:szCs w:val="28"/>
          </w:rPr>
          <w:delText>(в ред. Постановления Правительства РФ от 20.09.2019 № 1216)</w:delText>
        </w:r>
      </w:del>
    </w:p>
    <w:p w:rsidR="00303495" w:rsidRPr="001144EF" w:rsidRDefault="00303495" w:rsidP="00303495">
      <w:pPr>
        <w:pStyle w:val="ConsPlusNormal"/>
        <w:jc w:val="both"/>
        <w:rPr>
          <w:del w:id="1503" w:author="Антон Хабиров" w:date="2021-01-20T01:41:00Z"/>
          <w:sz w:val="28"/>
          <w:szCs w:val="28"/>
        </w:rPr>
      </w:pPr>
      <w:del w:id="1504" w:author="Антон Хабиров" w:date="2021-01-20T01:41:00Z">
        <w:r w:rsidRPr="001144EF">
          <w:rPr>
            <w:sz w:val="28"/>
            <w:szCs w:val="28"/>
          </w:rPr>
          <w:delText>(п. 135 в ред. Постановления Правительства РФ от 17.02.2014 № 113)</w:delText>
        </w:r>
      </w:del>
    </w:p>
    <w:p w:rsidR="00303495" w:rsidRPr="001144EF" w:rsidRDefault="00303495" w:rsidP="00303495">
      <w:pPr>
        <w:pStyle w:val="ConsPlusNormal"/>
        <w:spacing w:before="240"/>
        <w:ind w:firstLine="540"/>
        <w:jc w:val="both"/>
        <w:rPr>
          <w:ins w:id="1505" w:author="Антон Хабиров" w:date="2021-01-20T01:41:00Z"/>
          <w:sz w:val="28"/>
          <w:szCs w:val="28"/>
        </w:rPr>
      </w:pPr>
      <w:del w:id="1506" w:author="Антон Хабиров" w:date="2021-01-20T01:41:00Z">
        <w:r w:rsidRPr="001144EF">
          <w:rPr>
            <w:sz w:val="28"/>
            <w:szCs w:val="28"/>
          </w:rPr>
          <w:delText>136</w:delText>
        </w:r>
      </w:del>
      <w:ins w:id="1507" w:author="Антон Хабиров" w:date="2021-01-20T01:41:00Z">
        <w:r w:rsidRPr="001144EF">
          <w:rPr>
            <w:sz w:val="28"/>
            <w:szCs w:val="28"/>
          </w:rPr>
          <w:t>Расстояние между кроватями в больничных палатах должно быть не менее 0,8 метра, а центральный основной проход - шириной не менее 1,2 метра. Стулья, тумбочки и другая мебель не должны загромождать эвакуационные пути и выходы, уменьшая ширину путей эвакуации, установленную требованиями пожарной безопасности.</w:t>
        </w:r>
      </w:ins>
    </w:p>
    <w:p w:rsidR="00303495" w:rsidRPr="001144EF" w:rsidRDefault="00303495" w:rsidP="00303495">
      <w:pPr>
        <w:pStyle w:val="ConsPlusNormal"/>
        <w:spacing w:before="240"/>
        <w:ind w:firstLine="540"/>
        <w:jc w:val="both"/>
        <w:rPr>
          <w:sz w:val="28"/>
          <w:szCs w:val="28"/>
        </w:rPr>
      </w:pPr>
      <w:ins w:id="1508" w:author="Антон Хабиров" w:date="2021-01-20T01:41:00Z">
        <w:r w:rsidRPr="001144EF">
          <w:rPr>
            <w:sz w:val="28"/>
            <w:szCs w:val="28"/>
          </w:rPr>
          <w:t>117</w:t>
        </w:r>
      </w:ins>
      <w:r w:rsidRPr="001144EF">
        <w:rPr>
          <w:sz w:val="28"/>
          <w:szCs w:val="28"/>
        </w:rPr>
        <w:t>.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обустраивать и использовать в корпусах с палатами для пациентов помещения, не связанные с лечебным процессом</w:t>
      </w:r>
      <w:del w:id="1509" w:author="Антон Хабиров" w:date="2021-01-20T01:41:00Z">
        <w:r w:rsidRPr="001144EF">
          <w:rPr>
            <w:sz w:val="28"/>
            <w:szCs w:val="28"/>
          </w:rPr>
          <w:delText xml:space="preserve"> (кроме помещений, определенных нормами проектирования);</w:delText>
        </w:r>
      </w:del>
      <w:ins w:id="1510" w:author="Антон Хабиров" w:date="2021-01-20T01:41:00Z">
        <w:r w:rsidRPr="001144EF">
          <w:rPr>
            <w:sz w:val="28"/>
            <w:szCs w:val="28"/>
          </w:rPr>
          <w:t>;</w:t>
        </w:r>
      </w:ins>
    </w:p>
    <w:p w:rsidR="00303495" w:rsidRPr="001144EF" w:rsidRDefault="00303495" w:rsidP="00303495">
      <w:pPr>
        <w:pStyle w:val="ConsPlusNormal"/>
        <w:spacing w:before="240"/>
        <w:ind w:firstLine="540"/>
        <w:jc w:val="both"/>
        <w:rPr>
          <w:ins w:id="1511" w:author="Антон Хабиров" w:date="2021-01-20T01:41:00Z"/>
          <w:sz w:val="28"/>
          <w:szCs w:val="28"/>
        </w:rPr>
      </w:pPr>
      <w:del w:id="1512" w:author="Антон Хабиров" w:date="2021-01-20T01:41:00Z">
        <w:r w:rsidRPr="001144EF">
          <w:rPr>
            <w:sz w:val="28"/>
            <w:szCs w:val="28"/>
          </w:rPr>
          <w:delText>(</w:delText>
        </w:r>
      </w:del>
      <w:ins w:id="1513" w:author="Антон Хабиров" w:date="2021-01-20T01:41:00Z">
        <w:r w:rsidRPr="001144EF">
          <w:rPr>
            <w:sz w:val="28"/>
            <w:szCs w:val="28"/>
          </w:rPr>
          <w:t>б) группировать более 2 кроватей;</w:t>
        </w:r>
      </w:ins>
    </w:p>
    <w:p w:rsidR="00303495" w:rsidRPr="001144EF" w:rsidRDefault="00303495" w:rsidP="00303495">
      <w:pPr>
        <w:pStyle w:val="ConsPlusNormal"/>
        <w:jc w:val="both"/>
        <w:rPr>
          <w:del w:id="1514" w:author="Антон Хабиров" w:date="2021-01-20T01:41:00Z"/>
          <w:sz w:val="28"/>
          <w:szCs w:val="28"/>
        </w:rPr>
      </w:pPr>
      <w:r w:rsidRPr="001144EF">
        <w:rPr>
          <w:sz w:val="28"/>
          <w:szCs w:val="28"/>
        </w:rPr>
        <w:t>в</w:t>
      </w:r>
      <w:del w:id="1515" w:author="Антон Хабиров" w:date="2021-01-20T01:41:00Z">
        <w:r w:rsidRPr="001144EF">
          <w:rPr>
            <w:sz w:val="28"/>
            <w:szCs w:val="28"/>
          </w:rPr>
          <w:delText xml:space="preserve">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1516" w:author="Антон Хабиров" w:date="2021-01-20T01:41:00Z">
        <w:r w:rsidRPr="001144EF">
          <w:rPr>
            <w:sz w:val="28"/>
            <w:szCs w:val="28"/>
          </w:rPr>
          <w:delText>б</w:delText>
        </w:r>
      </w:del>
      <w:r w:rsidRPr="001144EF">
        <w:rPr>
          <w:sz w:val="28"/>
          <w:szCs w:val="28"/>
        </w:rPr>
        <w:t>) устанавливать кровати в коридорах, холлах и на других путях эвакуации;</w:t>
      </w:r>
    </w:p>
    <w:p w:rsidR="00303495" w:rsidRPr="001144EF" w:rsidRDefault="00303495" w:rsidP="00303495">
      <w:pPr>
        <w:pStyle w:val="ConsPlusNormal"/>
        <w:spacing w:before="240"/>
        <w:ind w:firstLine="540"/>
        <w:jc w:val="both"/>
        <w:rPr>
          <w:sz w:val="28"/>
          <w:szCs w:val="28"/>
        </w:rPr>
      </w:pPr>
      <w:del w:id="1517" w:author="Антон Хабиров" w:date="2021-01-20T01:41:00Z">
        <w:r w:rsidRPr="001144EF">
          <w:rPr>
            <w:sz w:val="28"/>
            <w:szCs w:val="28"/>
          </w:rPr>
          <w:delText>в</w:delText>
        </w:r>
      </w:del>
      <w:ins w:id="1518" w:author="Антон Хабиров" w:date="2021-01-20T01:41:00Z">
        <w:r w:rsidRPr="001144EF">
          <w:rPr>
            <w:sz w:val="28"/>
            <w:szCs w:val="28"/>
          </w:rPr>
          <w:t>г</w:t>
        </w:r>
      </w:ins>
      <w:r w:rsidRPr="001144EF">
        <w:rPr>
          <w:sz w:val="28"/>
          <w:szCs w:val="28"/>
        </w:rPr>
        <w:t>) устанавливать и хранить баллоны с кислородом в зданиях медицинских организаций</w:t>
      </w:r>
      <w:ins w:id="1519" w:author="Антон Хабиров" w:date="2021-01-20T01:41:00Z">
        <w:r w:rsidRPr="001144EF">
          <w:rPr>
            <w:sz w:val="28"/>
            <w:szCs w:val="28"/>
          </w:rPr>
          <w:t>, если это не предусмотрено проектной документацией</w:t>
        </w:r>
      </w:ins>
      <w:r w:rsidRPr="001144EF">
        <w:rPr>
          <w:sz w:val="28"/>
          <w:szCs w:val="28"/>
        </w:rPr>
        <w:t>;</w:t>
      </w:r>
    </w:p>
    <w:p w:rsidR="00303495" w:rsidRPr="001144EF" w:rsidRDefault="00303495" w:rsidP="00303495">
      <w:pPr>
        <w:pStyle w:val="ConsPlusNormal"/>
        <w:jc w:val="both"/>
        <w:rPr>
          <w:del w:id="1520" w:author="Антон Хабиров" w:date="2021-01-20T01:41:00Z"/>
          <w:sz w:val="28"/>
          <w:szCs w:val="28"/>
        </w:rPr>
      </w:pPr>
      <w:del w:id="1521"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1522" w:author="Антон Хабиров" w:date="2021-01-20T01:41:00Z">
        <w:r w:rsidRPr="001144EF">
          <w:rPr>
            <w:sz w:val="28"/>
            <w:szCs w:val="28"/>
          </w:rPr>
          <w:delText>г</w:delText>
        </w:r>
      </w:del>
      <w:ins w:id="1523" w:author="Антон Хабиров" w:date="2021-01-20T01:41:00Z">
        <w:r w:rsidRPr="001144EF">
          <w:rPr>
            <w:sz w:val="28"/>
            <w:szCs w:val="28"/>
          </w:rPr>
          <w:t>д</w:t>
        </w:r>
      </w:ins>
      <w:r w:rsidRPr="001144EF">
        <w:rPr>
          <w:sz w:val="28"/>
          <w:szCs w:val="28"/>
        </w:rPr>
        <w:t>) устраивать топочные отверстия печей в палатах</w:t>
      </w:r>
      <w:del w:id="1524" w:author="Антон Хабиров" w:date="2021-01-20T01:41:00Z">
        <w:r w:rsidRPr="001144EF">
          <w:rPr>
            <w:sz w:val="28"/>
            <w:szCs w:val="28"/>
          </w:rPr>
          <w:delText>;</w:delText>
        </w:r>
      </w:del>
      <w:ins w:id="1525" w:author="Антон Хабиров" w:date="2021-01-20T01:41:00Z">
        <w:r w:rsidRPr="001144EF">
          <w:rPr>
            <w:sz w:val="28"/>
            <w:szCs w:val="28"/>
          </w:rPr>
          <w:t>.</w:t>
        </w:r>
      </w:ins>
    </w:p>
    <w:p w:rsidR="00303495" w:rsidRPr="001144EF" w:rsidRDefault="00303495" w:rsidP="00303495">
      <w:pPr>
        <w:pStyle w:val="ConsPlusNormal"/>
        <w:jc w:val="both"/>
        <w:rPr>
          <w:del w:id="1526" w:author="Антон Хабиров" w:date="2021-01-20T01:41:00Z"/>
          <w:sz w:val="28"/>
          <w:szCs w:val="28"/>
        </w:rPr>
      </w:pPr>
      <w:del w:id="1527"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del w:id="1528" w:author="Антон Хабиров" w:date="2021-01-20T01:41:00Z"/>
          <w:sz w:val="28"/>
          <w:szCs w:val="28"/>
        </w:rPr>
      </w:pPr>
      <w:del w:id="1529" w:author="Антон Хабиров" w:date="2021-01-20T01:41:00Z">
        <w:r w:rsidRPr="001144EF">
          <w:rPr>
            <w:sz w:val="28"/>
            <w:szCs w:val="28"/>
          </w:rPr>
          <w:delText>д) размещать в подвальных и цокольных этажах мастерские, склады и кладовые, не предусмотренные проектной документацией.</w:delText>
        </w:r>
      </w:del>
    </w:p>
    <w:p w:rsidR="00303495" w:rsidRPr="001144EF" w:rsidRDefault="00303495" w:rsidP="00303495">
      <w:pPr>
        <w:pStyle w:val="ConsPlusNormal"/>
        <w:jc w:val="both"/>
        <w:rPr>
          <w:del w:id="1530" w:author="Антон Хабиров" w:date="2021-01-20T01:41:00Z"/>
          <w:sz w:val="28"/>
          <w:szCs w:val="28"/>
        </w:rPr>
      </w:pPr>
      <w:del w:id="1531" w:author="Антон Хабиров" w:date="2021-01-20T01:41:00Z">
        <w:r w:rsidRPr="001144EF">
          <w:rPr>
            <w:sz w:val="28"/>
            <w:szCs w:val="28"/>
          </w:rPr>
          <w:delText>(пп. "д" в ред. Постановления Правительства РФ от 20.09.2019 № 1216)</w:delText>
        </w:r>
      </w:del>
    </w:p>
    <w:p w:rsidR="00303495" w:rsidRPr="001144EF" w:rsidRDefault="00303495" w:rsidP="00303495">
      <w:pPr>
        <w:pStyle w:val="ConsPlusNormal"/>
        <w:spacing w:before="240"/>
        <w:ind w:firstLine="540"/>
        <w:jc w:val="both"/>
        <w:rPr>
          <w:sz w:val="28"/>
          <w:szCs w:val="28"/>
        </w:rPr>
      </w:pPr>
      <w:del w:id="1532" w:author="Антон Хабиров" w:date="2021-01-20T01:41:00Z">
        <w:r w:rsidRPr="001144EF">
          <w:rPr>
            <w:sz w:val="28"/>
            <w:szCs w:val="28"/>
          </w:rPr>
          <w:delText>137</w:delText>
        </w:r>
      </w:del>
      <w:ins w:id="1533" w:author="Антон Хабиров" w:date="2021-01-20T01:41:00Z">
        <w:r w:rsidRPr="001144EF">
          <w:rPr>
            <w:sz w:val="28"/>
            <w:szCs w:val="28"/>
          </w:rPr>
          <w:t>118</w:t>
        </w:r>
      </w:ins>
      <w:r w:rsidRPr="001144EF">
        <w:rPr>
          <w:sz w:val="28"/>
          <w:szCs w:val="28"/>
        </w:rPr>
        <w:t>. Установка кипятильников, водонагревателей и титанов, стерилизация медицинских инструментов, а также разогрев парафина и озокерита допускаются только в помещениях, предназначенных для этих целей.</w:t>
      </w:r>
    </w:p>
    <w:p w:rsidR="00303495" w:rsidRPr="001144EF" w:rsidRDefault="00303495" w:rsidP="00303495">
      <w:pPr>
        <w:pStyle w:val="ConsPlusNormal"/>
        <w:spacing w:before="240"/>
        <w:ind w:firstLine="540"/>
        <w:jc w:val="both"/>
        <w:rPr>
          <w:del w:id="1534" w:author="Антон Хабиров" w:date="2021-01-20T01:41:00Z"/>
          <w:sz w:val="28"/>
          <w:szCs w:val="28"/>
        </w:rPr>
      </w:pPr>
      <w:del w:id="1535" w:author="Антон Хабиров" w:date="2021-01-20T01:41:00Z">
        <w:r w:rsidRPr="001144EF">
          <w:rPr>
            <w:sz w:val="28"/>
            <w:szCs w:val="28"/>
          </w:rPr>
          <w:delText>Запрещается применять керогазы, керосинки и примусы для кипячения медицинских изделий и белья.</w:delText>
        </w:r>
      </w:del>
    </w:p>
    <w:p w:rsidR="00303495" w:rsidRPr="001144EF" w:rsidRDefault="00303495" w:rsidP="00303495">
      <w:pPr>
        <w:pStyle w:val="ConsPlusNormal"/>
        <w:jc w:val="both"/>
        <w:rPr>
          <w:del w:id="1536" w:author="Антон Хабиров" w:date="2021-01-20T01:41:00Z"/>
          <w:sz w:val="28"/>
          <w:szCs w:val="28"/>
        </w:rPr>
      </w:pPr>
      <w:del w:id="1537"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1538" w:author="Антон Хабиров" w:date="2021-01-20T01:41:00Z">
        <w:r w:rsidRPr="001144EF">
          <w:rPr>
            <w:sz w:val="28"/>
            <w:szCs w:val="28"/>
          </w:rPr>
          <w:delText>138</w:delText>
        </w:r>
      </w:del>
      <w:ins w:id="1539" w:author="Антон Хабиров" w:date="2021-01-20T01:41:00Z">
        <w:r w:rsidRPr="001144EF">
          <w:rPr>
            <w:sz w:val="28"/>
            <w:szCs w:val="28"/>
          </w:rPr>
          <w:t>119</w:t>
        </w:r>
      </w:ins>
      <w:r w:rsidRPr="001144EF">
        <w:rPr>
          <w:sz w:val="28"/>
          <w:szCs w:val="28"/>
        </w:rPr>
        <w:t>. В лабораториях, отделениях медицинских организаций и кабинетах медицинских работников допускается хранение лекарственных препаратов и медицинских изделий, относящихся к легковоспламеняющимся и горючим жидкостям (спирт, эфир и др.), общим весом не более 3 килограммов с учетом их совместимости в закрывающихся на замок металлических шкафах.</w:t>
      </w:r>
    </w:p>
    <w:p w:rsidR="00303495" w:rsidRPr="001144EF" w:rsidRDefault="00303495" w:rsidP="00303495">
      <w:pPr>
        <w:pStyle w:val="ConsPlusNormal"/>
        <w:jc w:val="both"/>
        <w:rPr>
          <w:del w:id="1540" w:author="Антон Хабиров" w:date="2021-01-20T01:41:00Z"/>
          <w:sz w:val="28"/>
          <w:szCs w:val="28"/>
        </w:rPr>
      </w:pPr>
      <w:del w:id="1541" w:author="Антон Хабиров" w:date="2021-01-20T01:41:00Z">
        <w:r w:rsidRPr="001144EF">
          <w:rPr>
            <w:sz w:val="28"/>
            <w:szCs w:val="28"/>
          </w:rPr>
          <w:lastRenderedPageBreak/>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1542" w:author="Антон Хабиров" w:date="2021-01-20T01:41:00Z">
        <w:r w:rsidRPr="001144EF">
          <w:rPr>
            <w:sz w:val="28"/>
            <w:szCs w:val="28"/>
          </w:rPr>
          <w:delText>139</w:delText>
        </w:r>
      </w:del>
      <w:ins w:id="1543" w:author="Антон Хабиров" w:date="2021-01-20T01:41:00Z">
        <w:r w:rsidRPr="001144EF">
          <w:rPr>
            <w:sz w:val="28"/>
            <w:szCs w:val="28"/>
          </w:rPr>
          <w:t>120</w:t>
        </w:r>
      </w:ins>
      <w:r w:rsidRPr="001144EF">
        <w:rPr>
          <w:sz w:val="28"/>
          <w:szCs w:val="28"/>
        </w:rPr>
        <w:t xml:space="preserve">. Запрещается размещать в зданиях </w:t>
      </w:r>
      <w:ins w:id="1544" w:author="Антон Хабиров" w:date="2021-01-20T01:41:00Z">
        <w:r w:rsidRPr="001144EF">
          <w:rPr>
            <w:sz w:val="28"/>
            <w:szCs w:val="28"/>
          </w:rPr>
          <w:t xml:space="preserve">V степени огнестойкости </w:t>
        </w:r>
      </w:ins>
      <w:r w:rsidRPr="001144EF">
        <w:rPr>
          <w:sz w:val="28"/>
          <w:szCs w:val="28"/>
        </w:rPr>
        <w:t>медицинских организаций</w:t>
      </w:r>
      <w:del w:id="1545" w:author="Антон Хабиров" w:date="2021-01-20T01:41:00Z">
        <w:r w:rsidRPr="001144EF">
          <w:rPr>
            <w:sz w:val="28"/>
            <w:szCs w:val="28"/>
          </w:rPr>
          <w:delText xml:space="preserve"> V степени огнестойкости</w:delText>
        </w:r>
      </w:del>
      <w:r w:rsidRPr="001144EF">
        <w:rPr>
          <w:sz w:val="28"/>
          <w:szCs w:val="28"/>
        </w:rPr>
        <w:t>, оказывающих медицинскую помощь в стационарных условиях, с печным отоплением более 25 человек больных (взрослых и (или) детей).</w:t>
      </w:r>
    </w:p>
    <w:p w:rsidR="00303495" w:rsidRPr="001144EF" w:rsidRDefault="00303495" w:rsidP="00303495">
      <w:pPr>
        <w:pStyle w:val="ConsPlusNormal"/>
        <w:jc w:val="both"/>
        <w:rPr>
          <w:del w:id="1546" w:author="Антон Хабиров" w:date="2021-01-20T01:41:00Z"/>
          <w:sz w:val="28"/>
          <w:szCs w:val="28"/>
        </w:rPr>
      </w:pPr>
      <w:del w:id="1547"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del w:id="1548" w:author="Антон Хабиров" w:date="2021-01-20T01:41:00Z"/>
          <w:sz w:val="28"/>
          <w:szCs w:val="28"/>
        </w:rPr>
      </w:pPr>
      <w:del w:id="1549" w:author="Антон Хабиров" w:date="2021-01-20T01:41:00Z">
        <w:r w:rsidRPr="001144EF">
          <w:rPr>
            <w:sz w:val="28"/>
            <w:szCs w:val="28"/>
          </w:rPr>
          <w:delText>140. Объекты медицинских организаций, расположенные в сельской местности, должны быть обеспечены приставными лестницами из расчета 1 лестница на здание.</w:delText>
        </w:r>
      </w:del>
    </w:p>
    <w:p w:rsidR="00303495" w:rsidRPr="001144EF" w:rsidRDefault="00303495" w:rsidP="00303495">
      <w:pPr>
        <w:pStyle w:val="ConsPlusNormal"/>
        <w:jc w:val="both"/>
        <w:rPr>
          <w:del w:id="1550" w:author="Антон Хабиров" w:date="2021-01-20T01:41:00Z"/>
          <w:sz w:val="28"/>
          <w:szCs w:val="28"/>
        </w:rPr>
      </w:pPr>
      <w:del w:id="1551"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IX. Производственные объекты</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del w:id="1552" w:author="Антон Хабиров" w:date="2021-01-20T01:41:00Z">
        <w:r w:rsidRPr="001144EF">
          <w:rPr>
            <w:sz w:val="28"/>
            <w:szCs w:val="28"/>
          </w:rPr>
          <w:delText>141</w:delText>
        </w:r>
      </w:del>
      <w:ins w:id="1553" w:author="Антон Хабиров" w:date="2021-01-20T01:41:00Z">
        <w:r w:rsidRPr="001144EF">
          <w:rPr>
            <w:sz w:val="28"/>
            <w:szCs w:val="28"/>
          </w:rPr>
          <w:t>121</w:t>
        </w:r>
      </w:ins>
      <w:r w:rsidRPr="001144EF">
        <w:rPr>
          <w:sz w:val="28"/>
          <w:szCs w:val="28"/>
        </w:rPr>
        <w:t xml:space="preserve">. Технологические процессы проводятся в соответствии с регламентами, правилами технической эксплуатации и другой утвержденной в установленном порядке </w:t>
      </w:r>
      <w:del w:id="1554" w:author="Антон Хабиров" w:date="2021-01-20T01:41:00Z">
        <w:r w:rsidRPr="001144EF">
          <w:rPr>
            <w:sz w:val="28"/>
            <w:szCs w:val="28"/>
          </w:rPr>
          <w:delText>нормативно-</w:delText>
        </w:r>
      </w:del>
      <w:r w:rsidRPr="001144EF">
        <w:rPr>
          <w:sz w:val="28"/>
          <w:szCs w:val="28"/>
        </w:rPr>
        <w:t xml:space="preserve">технической и эксплуатационной документацией, а оборудование, предназначенное для использования пожароопасных и </w:t>
      </w:r>
      <w:proofErr w:type="spellStart"/>
      <w:r w:rsidRPr="001144EF">
        <w:rPr>
          <w:sz w:val="28"/>
          <w:szCs w:val="28"/>
        </w:rPr>
        <w:t>пожаровзрывоопасных</w:t>
      </w:r>
      <w:proofErr w:type="spellEnd"/>
      <w:r w:rsidRPr="001144EF">
        <w:rPr>
          <w:sz w:val="28"/>
          <w:szCs w:val="28"/>
        </w:rPr>
        <w:t xml:space="preserve"> веществ и материалов, должно соответствовать </w:t>
      </w:r>
      <w:del w:id="1555" w:author="Антон Хабиров" w:date="2021-01-20T01:41:00Z">
        <w:r w:rsidRPr="001144EF">
          <w:rPr>
            <w:sz w:val="28"/>
            <w:szCs w:val="28"/>
          </w:rPr>
          <w:delText>конструкторской</w:delText>
        </w:r>
      </w:del>
      <w:ins w:id="1556" w:author="Антон Хабиров" w:date="2021-01-20T01:41:00Z">
        <w:r w:rsidRPr="001144EF">
          <w:rPr>
            <w:sz w:val="28"/>
            <w:szCs w:val="28"/>
          </w:rPr>
          <w:t>технической</w:t>
        </w:r>
      </w:ins>
      <w:r w:rsidRPr="001144EF">
        <w:rPr>
          <w:sz w:val="28"/>
          <w:szCs w:val="28"/>
        </w:rPr>
        <w:t xml:space="preserve"> документации</w:t>
      </w:r>
      <w:ins w:id="1557" w:author="Антон Хабиров" w:date="2021-01-20T01:41:00Z">
        <w:r w:rsidRPr="001144EF">
          <w:rPr>
            <w:sz w:val="28"/>
            <w:szCs w:val="28"/>
          </w:rPr>
          <w:t xml:space="preserve"> изготовителя</w:t>
        </w:r>
      </w:ins>
      <w:r w:rsidRPr="001144EF">
        <w:rPr>
          <w:sz w:val="28"/>
          <w:szCs w:val="28"/>
        </w:rPr>
        <w:t>.</w:t>
      </w:r>
    </w:p>
    <w:p w:rsidR="00303495" w:rsidRPr="001144EF" w:rsidRDefault="00303495" w:rsidP="00303495">
      <w:pPr>
        <w:pStyle w:val="ConsPlusNormal"/>
        <w:spacing w:before="240"/>
        <w:ind w:firstLine="540"/>
        <w:jc w:val="both"/>
        <w:rPr>
          <w:sz w:val="28"/>
          <w:szCs w:val="28"/>
        </w:rPr>
      </w:pPr>
      <w:del w:id="1558" w:author="Антон Хабиров" w:date="2021-01-20T01:41:00Z">
        <w:r w:rsidRPr="001144EF">
          <w:rPr>
            <w:sz w:val="28"/>
            <w:szCs w:val="28"/>
          </w:rPr>
          <w:delText>142</w:delText>
        </w:r>
      </w:del>
      <w:ins w:id="1559" w:author="Антон Хабиров" w:date="2021-01-20T01:41:00Z">
        <w:r w:rsidRPr="001144EF">
          <w:rPr>
            <w:sz w:val="28"/>
            <w:szCs w:val="28"/>
          </w:rPr>
          <w:t>122</w:t>
        </w:r>
      </w:ins>
      <w:r w:rsidRPr="001144EF">
        <w:rPr>
          <w:sz w:val="28"/>
          <w:szCs w:val="28"/>
        </w:rPr>
        <w:t xml:space="preserve">. Руководитель организации обеспечивает при работе с пожароопасными и </w:t>
      </w:r>
      <w:proofErr w:type="spellStart"/>
      <w:r w:rsidRPr="001144EF">
        <w:rPr>
          <w:sz w:val="28"/>
          <w:szCs w:val="28"/>
        </w:rPr>
        <w:t>пожаровзрывоопасными</w:t>
      </w:r>
      <w:proofErr w:type="spellEnd"/>
      <w:r w:rsidRPr="001144EF">
        <w:rPr>
          <w:sz w:val="28"/>
          <w:szCs w:val="28"/>
        </w:rPr>
        <w:t xml:space="preserve">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rsidR="00303495" w:rsidRPr="001144EF" w:rsidRDefault="00303495" w:rsidP="00303495">
      <w:pPr>
        <w:pStyle w:val="ConsPlusNormal"/>
        <w:spacing w:before="240"/>
        <w:ind w:firstLine="540"/>
        <w:jc w:val="both"/>
        <w:rPr>
          <w:sz w:val="28"/>
          <w:szCs w:val="28"/>
        </w:rPr>
      </w:pPr>
      <w:r w:rsidRPr="001144EF">
        <w:rPr>
          <w:sz w:val="28"/>
          <w:szCs w:val="28"/>
        </w:rPr>
        <w:t>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rsidR="00303495" w:rsidRPr="001144EF" w:rsidRDefault="00303495" w:rsidP="00303495">
      <w:pPr>
        <w:pStyle w:val="ConsPlusNormal"/>
        <w:spacing w:before="240"/>
        <w:ind w:firstLine="540"/>
        <w:jc w:val="both"/>
        <w:rPr>
          <w:ins w:id="1560" w:author="Антон Хабиров" w:date="2021-01-20T01:41:00Z"/>
          <w:sz w:val="28"/>
          <w:szCs w:val="28"/>
        </w:rPr>
      </w:pPr>
      <w:del w:id="1561" w:author="Антон Хабиров" w:date="2021-01-20T01:41:00Z">
        <w:r w:rsidRPr="001144EF">
          <w:rPr>
            <w:sz w:val="28"/>
            <w:szCs w:val="28"/>
          </w:rPr>
          <w:delText>143</w:delText>
        </w:r>
      </w:del>
      <w:ins w:id="1562" w:author="Антон Хабиров" w:date="2021-01-20T01:41:00Z">
        <w:r w:rsidRPr="001144EF">
          <w:rPr>
            <w:sz w:val="28"/>
            <w:szCs w:val="28"/>
          </w:rPr>
          <w:t>Рассыпанная бертолетова соль должна немедленно убираться в специальные емкости с водой.</w:t>
        </w:r>
      </w:ins>
    </w:p>
    <w:p w:rsidR="00303495" w:rsidRPr="001144EF" w:rsidRDefault="00303495" w:rsidP="00303495">
      <w:pPr>
        <w:pStyle w:val="ConsPlusNormal"/>
        <w:spacing w:before="240"/>
        <w:ind w:firstLine="540"/>
        <w:jc w:val="both"/>
        <w:rPr>
          <w:sz w:val="28"/>
          <w:szCs w:val="28"/>
        </w:rPr>
      </w:pPr>
      <w:ins w:id="1563" w:author="Антон Хабиров" w:date="2021-01-20T01:41:00Z">
        <w:r w:rsidRPr="001144EF">
          <w:rPr>
            <w:sz w:val="28"/>
            <w:szCs w:val="28"/>
          </w:rPr>
          <w:t>123</w:t>
        </w:r>
      </w:ins>
      <w:r w:rsidRPr="001144EF">
        <w:rPr>
          <w:sz w:val="28"/>
          <w:szCs w:val="28"/>
        </w:rPr>
        <w:t>. Руководитель организации при выполнении планового ремонта или профилактического осмотра технологического оборудования обеспечивает соблюдение необходимых мер пожарной безопасности.</w:t>
      </w:r>
    </w:p>
    <w:p w:rsidR="00303495" w:rsidRPr="001144EF" w:rsidRDefault="00303495" w:rsidP="00303495">
      <w:pPr>
        <w:pStyle w:val="ConsPlusNormal"/>
        <w:spacing w:before="240"/>
        <w:ind w:firstLine="540"/>
        <w:jc w:val="both"/>
        <w:rPr>
          <w:sz w:val="28"/>
          <w:szCs w:val="28"/>
        </w:rPr>
      </w:pPr>
      <w:del w:id="1564" w:author="Антон Хабиров" w:date="2021-01-20T01:41:00Z">
        <w:r w:rsidRPr="001144EF">
          <w:rPr>
            <w:sz w:val="28"/>
            <w:szCs w:val="28"/>
          </w:rPr>
          <w:delText>144</w:delText>
        </w:r>
      </w:del>
      <w:ins w:id="1565" w:author="Антон Хабиров" w:date="2021-01-20T01:41:00Z">
        <w:r w:rsidRPr="001144EF">
          <w:rPr>
            <w:sz w:val="28"/>
            <w:szCs w:val="28"/>
          </w:rPr>
          <w:t>124</w:t>
        </w:r>
      </w:ins>
      <w:r w:rsidRPr="001144EF">
        <w:rPr>
          <w:sz w:val="28"/>
          <w:szCs w:val="28"/>
        </w:rPr>
        <w:t xml:space="preserve">. Руководитель организации в соответствии с технологическим регламентом обеспечивает выполнение работ по очистке вытяжных устройств (шкафов, окрасочных, сушильных камер и др.), аппаратов и трубопроводов от пожароопасных отложений </w:t>
      </w:r>
      <w:del w:id="1566" w:author="Антон Хабиров" w:date="2021-01-20T01:41:00Z">
        <w:r w:rsidRPr="001144EF">
          <w:rPr>
            <w:sz w:val="28"/>
            <w:szCs w:val="28"/>
          </w:rPr>
          <w:delText>и оформляет акт</w:delText>
        </w:r>
      </w:del>
      <w:ins w:id="1567" w:author="Антон Хабиров" w:date="2021-01-20T01:41:00Z">
        <w:r w:rsidRPr="001144EF">
          <w:rPr>
            <w:sz w:val="28"/>
            <w:szCs w:val="28"/>
          </w:rPr>
          <w:t>с внесением информации в журнал эксплуатации систем противопожарной защиты</w:t>
        </w:r>
      </w:ins>
      <w:r w:rsidRPr="001144EF">
        <w:rPr>
          <w:sz w:val="28"/>
          <w:szCs w:val="28"/>
        </w:rPr>
        <w:t>.</w:t>
      </w:r>
    </w:p>
    <w:p w:rsidR="00303495" w:rsidRPr="001144EF" w:rsidRDefault="00303495" w:rsidP="00303495">
      <w:pPr>
        <w:pStyle w:val="ConsPlusNormal"/>
        <w:jc w:val="both"/>
        <w:rPr>
          <w:del w:id="1568" w:author="Антон Хабиров" w:date="2021-01-20T01:41:00Z"/>
          <w:sz w:val="28"/>
          <w:szCs w:val="28"/>
        </w:rPr>
      </w:pPr>
      <w:del w:id="1569"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При этом </w:t>
      </w:r>
      <w:del w:id="1570" w:author="Антон Хабиров" w:date="2021-01-20T01:41:00Z">
        <w:r w:rsidRPr="001144EF">
          <w:rPr>
            <w:sz w:val="28"/>
            <w:szCs w:val="28"/>
          </w:rPr>
          <w:delText>очистку</w:delText>
        </w:r>
      </w:del>
      <w:ins w:id="1571" w:author="Антон Хабиров" w:date="2021-01-20T01:41:00Z">
        <w:r w:rsidRPr="001144EF">
          <w:rPr>
            <w:sz w:val="28"/>
            <w:szCs w:val="28"/>
          </w:rPr>
          <w:t>очистка</w:t>
        </w:r>
      </w:ins>
      <w:r w:rsidRPr="001144EF">
        <w:rPr>
          <w:sz w:val="28"/>
          <w:szCs w:val="28"/>
        </w:rPr>
        <w:t xml:space="preserve"> указанных устройств и коммуникаций, расположенных в помещениях производственного и складского назначения, </w:t>
      </w:r>
      <w:del w:id="1572" w:author="Антон Хабиров" w:date="2021-01-20T01:41:00Z">
        <w:r w:rsidRPr="001144EF">
          <w:rPr>
            <w:sz w:val="28"/>
            <w:szCs w:val="28"/>
          </w:rPr>
          <w:lastRenderedPageBreak/>
          <w:delText>необходимо проводить для помещений</w:delText>
        </w:r>
      </w:del>
      <w:ins w:id="1573" w:author="Антон Хабиров" w:date="2021-01-20T01:41:00Z">
        <w:r w:rsidRPr="001144EF">
          <w:rPr>
            <w:sz w:val="28"/>
            <w:szCs w:val="28"/>
          </w:rPr>
          <w:t>проводится в помещениях</w:t>
        </w:r>
      </w:ins>
      <w:r w:rsidRPr="001144EF">
        <w:rPr>
          <w:sz w:val="28"/>
          <w:szCs w:val="28"/>
        </w:rPr>
        <w:t xml:space="preserve"> категорий</w:t>
      </w:r>
      <w:proofErr w:type="gramStart"/>
      <w:r w:rsidRPr="001144EF">
        <w:rPr>
          <w:sz w:val="28"/>
          <w:szCs w:val="28"/>
        </w:rPr>
        <w:t xml:space="preserve"> А</w:t>
      </w:r>
      <w:proofErr w:type="gramEnd"/>
      <w:r w:rsidRPr="001144EF">
        <w:rPr>
          <w:sz w:val="28"/>
          <w:szCs w:val="28"/>
        </w:rPr>
        <w:t xml:space="preserve"> и Б по взрывопожарной и пожарной опасности не реже 1 раза в квартал, </w:t>
      </w:r>
      <w:del w:id="1574" w:author="Антон Хабиров" w:date="2021-01-20T01:41:00Z">
        <w:r w:rsidRPr="001144EF">
          <w:rPr>
            <w:sz w:val="28"/>
            <w:szCs w:val="28"/>
          </w:rPr>
          <w:delText>для помещений</w:delText>
        </w:r>
      </w:del>
      <w:ins w:id="1575" w:author="Антон Хабиров" w:date="2021-01-20T01:41:00Z">
        <w:r w:rsidRPr="001144EF">
          <w:rPr>
            <w:sz w:val="28"/>
            <w:szCs w:val="28"/>
          </w:rPr>
          <w:t>в помещениях</w:t>
        </w:r>
      </w:ins>
      <w:r w:rsidRPr="001144EF">
        <w:rPr>
          <w:sz w:val="28"/>
          <w:szCs w:val="28"/>
        </w:rPr>
        <w:t xml:space="preserve"> категорий В1 - В4 по взрывопожарной и пожарной опасности не реже 1 раза в полугодие, </w:t>
      </w:r>
      <w:del w:id="1576" w:author="Антон Хабиров" w:date="2021-01-20T01:41:00Z">
        <w:r w:rsidRPr="001144EF">
          <w:rPr>
            <w:sz w:val="28"/>
            <w:szCs w:val="28"/>
          </w:rPr>
          <w:delText>для помещений</w:delText>
        </w:r>
      </w:del>
      <w:ins w:id="1577" w:author="Антон Хабиров" w:date="2021-01-20T01:41:00Z">
        <w:r w:rsidRPr="001144EF">
          <w:rPr>
            <w:sz w:val="28"/>
            <w:szCs w:val="28"/>
          </w:rPr>
          <w:t>в помещениях</w:t>
        </w:r>
      </w:ins>
      <w:r w:rsidRPr="001144EF">
        <w:rPr>
          <w:sz w:val="28"/>
          <w:szCs w:val="28"/>
        </w:rPr>
        <w:t xml:space="preserve"> других категорий по взрывопожарной и пожарной опасности</w:t>
      </w:r>
      <w:del w:id="1578" w:author="Антон Хабиров" w:date="2021-01-20T01:41:00Z">
        <w:r w:rsidRPr="001144EF">
          <w:rPr>
            <w:sz w:val="28"/>
            <w:szCs w:val="28"/>
          </w:rPr>
          <w:delText xml:space="preserve"> -</w:delText>
        </w:r>
      </w:del>
      <w:r w:rsidRPr="001144EF">
        <w:rPr>
          <w:sz w:val="28"/>
          <w:szCs w:val="28"/>
        </w:rPr>
        <w:t xml:space="preserve"> не реже 1 раза в год.</w:t>
      </w:r>
    </w:p>
    <w:p w:rsidR="00303495" w:rsidRPr="001144EF" w:rsidRDefault="00303495" w:rsidP="00303495">
      <w:pPr>
        <w:pStyle w:val="ConsPlusNormal"/>
        <w:spacing w:before="240"/>
        <w:ind w:firstLine="540"/>
        <w:jc w:val="both"/>
        <w:rPr>
          <w:del w:id="1579" w:author="Антон Хабиров" w:date="2021-01-20T01:41:00Z"/>
          <w:sz w:val="28"/>
          <w:szCs w:val="28"/>
        </w:rPr>
      </w:pPr>
      <w:del w:id="1580" w:author="Антон Хабиров" w:date="2021-01-20T01:41:00Z">
        <w:r w:rsidRPr="001144EF">
          <w:rPr>
            <w:sz w:val="28"/>
            <w:szCs w:val="28"/>
          </w:rPr>
          <w:delText>Дата проведения очистки вытяжных устройств, аппаратов и трубопроводов указывается в журнале учета работ.</w:delText>
        </w:r>
      </w:del>
    </w:p>
    <w:p w:rsidR="00303495" w:rsidRPr="001144EF" w:rsidRDefault="00303495" w:rsidP="00303495">
      <w:pPr>
        <w:pStyle w:val="ConsPlusNormal"/>
        <w:spacing w:before="240"/>
        <w:ind w:firstLine="540"/>
        <w:jc w:val="both"/>
        <w:rPr>
          <w:sz w:val="28"/>
          <w:szCs w:val="28"/>
        </w:rPr>
      </w:pPr>
      <w:del w:id="1581" w:author="Антон Хабиров" w:date="2021-01-20T01:41:00Z">
        <w:r w:rsidRPr="001144EF">
          <w:rPr>
            <w:sz w:val="28"/>
            <w:szCs w:val="28"/>
          </w:rPr>
          <w:delText>145</w:delText>
        </w:r>
      </w:del>
      <w:ins w:id="1582" w:author="Антон Хабиров" w:date="2021-01-20T01:41:00Z">
        <w:r w:rsidRPr="001144EF">
          <w:rPr>
            <w:sz w:val="28"/>
            <w:szCs w:val="28"/>
          </w:rPr>
          <w:t>125</w:t>
        </w:r>
      </w:ins>
      <w:r w:rsidRPr="001144EF">
        <w:rPr>
          <w:sz w:val="28"/>
          <w:szCs w:val="28"/>
        </w:rPr>
        <w:t xml:space="preserve">. Руководитель организации обеспечивает исправное состояние искрогасителей, искроуловителей, </w:t>
      </w:r>
      <w:proofErr w:type="spellStart"/>
      <w:r w:rsidRPr="001144EF">
        <w:rPr>
          <w:sz w:val="28"/>
          <w:szCs w:val="28"/>
        </w:rPr>
        <w:t>огнезадерживающих</w:t>
      </w:r>
      <w:proofErr w:type="spellEnd"/>
      <w:r w:rsidRPr="001144EF">
        <w:rPr>
          <w:sz w:val="28"/>
          <w:szCs w:val="28"/>
        </w:rPr>
        <w:t xml:space="preserve">, </w:t>
      </w:r>
      <w:proofErr w:type="spellStart"/>
      <w:r w:rsidRPr="001144EF">
        <w:rPr>
          <w:sz w:val="28"/>
          <w:szCs w:val="28"/>
        </w:rPr>
        <w:t>огнепреграждающих</w:t>
      </w:r>
      <w:proofErr w:type="spellEnd"/>
      <w:r w:rsidRPr="001144EF">
        <w:rPr>
          <w:sz w:val="28"/>
          <w:szCs w:val="28"/>
        </w:rPr>
        <w:t>, пыл</w:t>
      </w:r>
      <w:proofErr w:type="gramStart"/>
      <w:r w:rsidRPr="001144EF">
        <w:rPr>
          <w:sz w:val="28"/>
          <w:szCs w:val="28"/>
        </w:rPr>
        <w:t>е-</w:t>
      </w:r>
      <w:proofErr w:type="gramEnd"/>
      <w:r w:rsidRPr="001144EF">
        <w:rPr>
          <w:sz w:val="28"/>
          <w:szCs w:val="28"/>
        </w:rPr>
        <w:t xml:space="preserve"> и </w:t>
      </w:r>
      <w:proofErr w:type="spellStart"/>
      <w:r w:rsidRPr="001144EF">
        <w:rPr>
          <w:sz w:val="28"/>
          <w:szCs w:val="28"/>
        </w:rPr>
        <w:t>металлоулавливающих</w:t>
      </w:r>
      <w:proofErr w:type="spellEnd"/>
      <w:r w:rsidRPr="001144EF">
        <w:rPr>
          <w:sz w:val="28"/>
          <w:szCs w:val="28"/>
        </w:rPr>
        <w:t xml:space="preserve"> и противовзрывных устройств, систем защиты от статического электричества, </w:t>
      </w:r>
      <w:ins w:id="1583" w:author="Антон Хабиров" w:date="2021-01-20T01:41:00Z">
        <w:r w:rsidRPr="001144EF">
          <w:rPr>
            <w:sz w:val="28"/>
            <w:szCs w:val="28"/>
          </w:rPr>
          <w:t xml:space="preserve">а также устройств </w:t>
        </w:r>
        <w:proofErr w:type="spellStart"/>
        <w:r w:rsidRPr="001144EF">
          <w:rPr>
            <w:sz w:val="28"/>
            <w:szCs w:val="28"/>
          </w:rPr>
          <w:t>молниезащиты</w:t>
        </w:r>
        <w:proofErr w:type="spellEnd"/>
        <w:r w:rsidRPr="001144EF">
          <w:rPr>
            <w:sz w:val="28"/>
            <w:szCs w:val="28"/>
          </w:rPr>
          <w:t xml:space="preserve">, </w:t>
        </w:r>
      </w:ins>
      <w:r w:rsidRPr="001144EF">
        <w:rPr>
          <w:sz w:val="28"/>
          <w:szCs w:val="28"/>
        </w:rPr>
        <w:t>устанавливаемых на технологическом оборудовании и трубопроводах.</w:t>
      </w:r>
    </w:p>
    <w:p w:rsidR="00303495" w:rsidRPr="001144EF" w:rsidRDefault="00303495" w:rsidP="00303495">
      <w:pPr>
        <w:pStyle w:val="ConsPlusNormal"/>
        <w:spacing w:before="240"/>
        <w:ind w:firstLine="540"/>
        <w:jc w:val="both"/>
        <w:rPr>
          <w:sz w:val="28"/>
          <w:szCs w:val="28"/>
        </w:rPr>
      </w:pPr>
      <w:del w:id="1584" w:author="Антон Хабиров" w:date="2021-01-20T01:41:00Z">
        <w:r w:rsidRPr="001144EF">
          <w:rPr>
            <w:sz w:val="28"/>
            <w:szCs w:val="28"/>
          </w:rPr>
          <w:delText>146</w:delText>
        </w:r>
      </w:del>
      <w:ins w:id="1585" w:author="Антон Хабиров" w:date="2021-01-20T01:41:00Z">
        <w:r w:rsidRPr="001144EF">
          <w:rPr>
            <w:sz w:val="28"/>
            <w:szCs w:val="28"/>
          </w:rPr>
          <w:t>126</w:t>
        </w:r>
      </w:ins>
      <w:r w:rsidRPr="001144EF">
        <w:rPr>
          <w:sz w:val="28"/>
          <w:szCs w:val="28"/>
        </w:rPr>
        <w:t>.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rsidR="00303495" w:rsidRPr="001144EF" w:rsidRDefault="00303495" w:rsidP="00303495">
      <w:pPr>
        <w:pStyle w:val="ConsPlusNormal"/>
        <w:spacing w:before="240"/>
        <w:ind w:firstLine="540"/>
        <w:jc w:val="both"/>
        <w:rPr>
          <w:sz w:val="28"/>
          <w:szCs w:val="28"/>
        </w:rPr>
      </w:pPr>
      <w:del w:id="1586" w:author="Антон Хабиров" w:date="2021-01-20T01:41:00Z">
        <w:r w:rsidRPr="001144EF">
          <w:rPr>
            <w:sz w:val="28"/>
            <w:szCs w:val="28"/>
          </w:rPr>
          <w:delText>147</w:delText>
        </w:r>
      </w:del>
      <w:ins w:id="1587" w:author="Антон Хабиров" w:date="2021-01-20T01:41:00Z">
        <w:r w:rsidRPr="001144EF">
          <w:rPr>
            <w:sz w:val="28"/>
            <w:szCs w:val="28"/>
          </w:rPr>
          <w:t>127</w:t>
        </w:r>
      </w:ins>
      <w:r w:rsidRPr="001144EF">
        <w:rPr>
          <w:sz w:val="28"/>
          <w:szCs w:val="28"/>
        </w:rPr>
        <w:t xml:space="preserve">. Для разогрева застывшего продукта, ледяных, кристаллогидратных и других пробок в трубопроводах запрещается применять открытый огонь. </w:t>
      </w:r>
      <w:del w:id="1588" w:author="Антон Хабиров" w:date="2021-01-20T01:41:00Z">
        <w:r w:rsidRPr="001144EF">
          <w:rPr>
            <w:sz w:val="28"/>
            <w:szCs w:val="28"/>
          </w:rPr>
          <w:delText>Отогрев</w:delText>
        </w:r>
      </w:del>
      <w:ins w:id="1589" w:author="Антон Хабиров" w:date="2021-01-20T01:41:00Z">
        <w:r w:rsidRPr="001144EF">
          <w:rPr>
            <w:sz w:val="28"/>
            <w:szCs w:val="28"/>
          </w:rPr>
          <w:t>Разогрев застывшего продукта, ледяных, кристаллогидратных и других пробок в трубопроводах</w:t>
        </w:r>
      </w:ins>
      <w:r w:rsidRPr="001144EF">
        <w:rPr>
          <w:sz w:val="28"/>
          <w:szCs w:val="28"/>
        </w:rPr>
        <w:t xml:space="preserve"> следует производить горячей водой, паром и другими безопасными способами.</w:t>
      </w:r>
    </w:p>
    <w:p w:rsidR="00303495" w:rsidRPr="001144EF" w:rsidRDefault="00303495" w:rsidP="00303495">
      <w:pPr>
        <w:pStyle w:val="ConsPlusNormal"/>
        <w:spacing w:before="240"/>
        <w:ind w:firstLine="540"/>
        <w:jc w:val="both"/>
        <w:rPr>
          <w:sz w:val="28"/>
          <w:szCs w:val="28"/>
        </w:rPr>
      </w:pPr>
      <w:del w:id="1590" w:author="Антон Хабиров" w:date="2021-01-20T01:41:00Z">
        <w:r w:rsidRPr="001144EF">
          <w:rPr>
            <w:sz w:val="28"/>
            <w:szCs w:val="28"/>
          </w:rPr>
          <w:delText>148</w:delText>
        </w:r>
      </w:del>
      <w:ins w:id="1591" w:author="Антон Хабиров" w:date="2021-01-20T01:41:00Z">
        <w:r w:rsidRPr="001144EF">
          <w:rPr>
            <w:sz w:val="28"/>
            <w:szCs w:val="28"/>
          </w:rPr>
          <w:t>128</w:t>
        </w:r>
      </w:ins>
      <w:r w:rsidRPr="001144EF">
        <w:rPr>
          <w:sz w:val="28"/>
          <w:szCs w:val="28"/>
        </w:rPr>
        <w:t>. Отбор проб легковоспламеняющихся и горючих жидкостей из резервуаров (емкостей) и замер их уровня следует производить в светлое время суток. Запрещается выполнять указанные операции во время грозы, а также во время закачки или откачки продукта.</w:t>
      </w:r>
    </w:p>
    <w:p w:rsidR="00303495" w:rsidRPr="001144EF" w:rsidRDefault="00303495" w:rsidP="00303495">
      <w:pPr>
        <w:pStyle w:val="ConsPlusNormal"/>
        <w:spacing w:before="240"/>
        <w:ind w:firstLine="540"/>
        <w:jc w:val="both"/>
        <w:rPr>
          <w:sz w:val="28"/>
          <w:szCs w:val="28"/>
        </w:rPr>
      </w:pPr>
      <w:r w:rsidRPr="001144EF">
        <w:rPr>
          <w:sz w:val="28"/>
          <w:szCs w:val="28"/>
        </w:rPr>
        <w:t>Запрещается подавать легковоспламеняющиеся и горючие жидкости в резервуары (емкости) падающей струей. Скорость наполнения и опорожнения резервуара не должна превышать суммарную пропускную способность установленных на резервуарах дыхательных клапанов (вентиляционных патрубков).</w:t>
      </w:r>
    </w:p>
    <w:p w:rsidR="00303495" w:rsidRPr="001144EF" w:rsidRDefault="00303495" w:rsidP="00303495">
      <w:pPr>
        <w:pStyle w:val="ConsPlusNormal"/>
        <w:spacing w:before="240"/>
        <w:ind w:firstLine="540"/>
        <w:jc w:val="both"/>
        <w:rPr>
          <w:sz w:val="28"/>
          <w:szCs w:val="28"/>
        </w:rPr>
      </w:pPr>
      <w:del w:id="1592" w:author="Антон Хабиров" w:date="2021-01-20T01:41:00Z">
        <w:r w:rsidRPr="001144EF">
          <w:rPr>
            <w:sz w:val="28"/>
            <w:szCs w:val="28"/>
          </w:rPr>
          <w:delText>149</w:delText>
        </w:r>
      </w:del>
      <w:ins w:id="1593" w:author="Антон Хабиров" w:date="2021-01-20T01:41:00Z">
        <w:r w:rsidRPr="001144EF">
          <w:rPr>
            <w:sz w:val="28"/>
            <w:szCs w:val="28"/>
          </w:rPr>
          <w:t>129</w:t>
        </w:r>
      </w:ins>
      <w:r w:rsidRPr="001144EF">
        <w:rPr>
          <w:sz w:val="28"/>
          <w:szCs w:val="28"/>
        </w:rPr>
        <w:t xml:space="preserve">. Руководитель организации обеспечивает своевременное проведение работ по удалению горючих отходов, находящихся в </w:t>
      </w:r>
      <w:proofErr w:type="spellStart"/>
      <w:r w:rsidRPr="001144EF">
        <w:rPr>
          <w:sz w:val="28"/>
          <w:szCs w:val="28"/>
        </w:rPr>
        <w:t>пылесборных</w:t>
      </w:r>
      <w:proofErr w:type="spellEnd"/>
      <w:r w:rsidRPr="001144EF">
        <w:rPr>
          <w:sz w:val="28"/>
          <w:szCs w:val="28"/>
        </w:rPr>
        <w:t xml:space="preserve"> камерах и циклонах. Двери и люки </w:t>
      </w:r>
      <w:proofErr w:type="spellStart"/>
      <w:r w:rsidRPr="001144EF">
        <w:rPr>
          <w:sz w:val="28"/>
          <w:szCs w:val="28"/>
        </w:rPr>
        <w:t>пылесборных</w:t>
      </w:r>
      <w:proofErr w:type="spellEnd"/>
      <w:r w:rsidRPr="001144EF">
        <w:rPr>
          <w:sz w:val="28"/>
          <w:szCs w:val="28"/>
        </w:rPr>
        <w:t xml:space="preserve"> камер и циклонов при их эксплуатации закрываются.</w:t>
      </w:r>
    </w:p>
    <w:p w:rsidR="00303495" w:rsidRPr="001144EF" w:rsidRDefault="00303495" w:rsidP="00303495">
      <w:pPr>
        <w:pStyle w:val="ConsPlusNormal"/>
        <w:spacing w:before="240"/>
        <w:ind w:firstLine="540"/>
        <w:jc w:val="both"/>
        <w:rPr>
          <w:sz w:val="28"/>
          <w:szCs w:val="28"/>
        </w:rPr>
      </w:pPr>
      <w:del w:id="1594" w:author="Антон Хабиров" w:date="2021-01-20T01:41:00Z">
        <w:r w:rsidRPr="001144EF">
          <w:rPr>
            <w:sz w:val="28"/>
            <w:szCs w:val="28"/>
          </w:rPr>
          <w:delText>150</w:delText>
        </w:r>
      </w:del>
      <w:ins w:id="1595" w:author="Антон Хабиров" w:date="2021-01-20T01:41:00Z">
        <w:r w:rsidRPr="001144EF">
          <w:rPr>
            <w:sz w:val="28"/>
            <w:szCs w:val="28"/>
          </w:rPr>
          <w:t>130</w:t>
        </w:r>
      </w:ins>
      <w:r w:rsidRPr="001144EF">
        <w:rPr>
          <w:sz w:val="28"/>
          <w:szCs w:val="28"/>
        </w:rPr>
        <w:t xml:space="preserve">. Запрещается использовать для проживания людей производственные </w:t>
      </w:r>
      <w:ins w:id="1596" w:author="Антон Хабиров" w:date="2021-01-20T01:41:00Z">
        <w:r w:rsidRPr="001144EF">
          <w:rPr>
            <w:sz w:val="28"/>
            <w:szCs w:val="28"/>
          </w:rPr>
          <w:t xml:space="preserve">и складские </w:t>
        </w:r>
      </w:ins>
      <w:r w:rsidRPr="001144EF">
        <w:rPr>
          <w:sz w:val="28"/>
          <w:szCs w:val="28"/>
        </w:rPr>
        <w:t xml:space="preserve">здания и </w:t>
      </w:r>
      <w:del w:id="1597" w:author="Антон Хабиров" w:date="2021-01-20T01:41:00Z">
        <w:r w:rsidRPr="001144EF">
          <w:rPr>
            <w:sz w:val="28"/>
            <w:szCs w:val="28"/>
          </w:rPr>
          <w:delText>склады</w:delText>
        </w:r>
      </w:del>
      <w:ins w:id="1598" w:author="Антон Хабиров" w:date="2021-01-20T01:41:00Z">
        <w:r w:rsidRPr="001144EF">
          <w:rPr>
            <w:sz w:val="28"/>
            <w:szCs w:val="28"/>
          </w:rPr>
          <w:t>сооружения</w:t>
        </w:r>
      </w:ins>
      <w:r w:rsidRPr="001144EF">
        <w:rPr>
          <w:sz w:val="28"/>
          <w:szCs w:val="28"/>
        </w:rPr>
        <w:t>, расположенные на территориях предприятий.</w:t>
      </w:r>
    </w:p>
    <w:p w:rsidR="00303495" w:rsidRPr="001144EF" w:rsidRDefault="00303495" w:rsidP="00303495">
      <w:pPr>
        <w:pStyle w:val="ConsPlusNormal"/>
        <w:spacing w:before="240"/>
        <w:ind w:firstLine="540"/>
        <w:jc w:val="both"/>
        <w:rPr>
          <w:sz w:val="28"/>
          <w:szCs w:val="28"/>
        </w:rPr>
      </w:pPr>
      <w:del w:id="1599" w:author="Антон Хабиров" w:date="2021-01-20T01:41:00Z">
        <w:r w:rsidRPr="001144EF">
          <w:rPr>
            <w:sz w:val="28"/>
            <w:szCs w:val="28"/>
          </w:rPr>
          <w:delText>151. В пожаровзрывоопасных участках, цехах и помещениях</w:delText>
        </w:r>
      </w:del>
      <w:ins w:id="1600" w:author="Антон Хабиров" w:date="2021-01-20T01:41:00Z">
        <w:r w:rsidRPr="001144EF">
          <w:rPr>
            <w:sz w:val="28"/>
            <w:szCs w:val="28"/>
          </w:rPr>
          <w:t xml:space="preserve">131. Во </w:t>
        </w:r>
        <w:r w:rsidRPr="001144EF">
          <w:rPr>
            <w:sz w:val="28"/>
            <w:szCs w:val="28"/>
          </w:rPr>
          <w:lastRenderedPageBreak/>
          <w:t>взрывоопасных зонах участков, цехов и помещений</w:t>
        </w:r>
      </w:ins>
      <w:r w:rsidRPr="001144EF">
        <w:rPr>
          <w:sz w:val="28"/>
          <w:szCs w:val="28"/>
        </w:rPr>
        <w:t xml:space="preserve"> должен применяться инструмент из безыскровых материалов или в соответствующем взрывобезопасном исполнении.</w:t>
      </w:r>
    </w:p>
    <w:p w:rsidR="00303495" w:rsidRPr="001144EF" w:rsidRDefault="00303495" w:rsidP="00303495">
      <w:pPr>
        <w:pStyle w:val="ConsPlusNormal"/>
        <w:spacing w:before="240"/>
        <w:ind w:firstLine="540"/>
        <w:jc w:val="both"/>
        <w:rPr>
          <w:sz w:val="28"/>
          <w:szCs w:val="28"/>
        </w:rPr>
      </w:pPr>
      <w:del w:id="1601" w:author="Антон Хабиров" w:date="2021-01-20T01:41:00Z">
        <w:r w:rsidRPr="001144EF">
          <w:rPr>
            <w:sz w:val="28"/>
            <w:szCs w:val="28"/>
          </w:rPr>
          <w:delText>152</w:delText>
        </w:r>
      </w:del>
      <w:ins w:id="1602" w:author="Антон Хабиров" w:date="2021-01-20T01:41:00Z">
        <w:r w:rsidRPr="001144EF">
          <w:rPr>
            <w:sz w:val="28"/>
            <w:szCs w:val="28"/>
          </w:rPr>
          <w:t>132</w:t>
        </w:r>
      </w:ins>
      <w:r w:rsidRPr="001144EF">
        <w:rPr>
          <w:sz w:val="28"/>
          <w:szCs w:val="28"/>
        </w:rPr>
        <w:t>. Руководитель организации обеспечивает проведение работ по очистке стен, потолков, пола, конструкций и оборудования помещений от пыли, стружек и горючих отходов.</w:t>
      </w:r>
    </w:p>
    <w:p w:rsidR="00303495" w:rsidRPr="001144EF" w:rsidRDefault="00303495" w:rsidP="00303495">
      <w:pPr>
        <w:pStyle w:val="ConsPlusNormal"/>
        <w:spacing w:before="240"/>
        <w:ind w:firstLine="540"/>
        <w:jc w:val="both"/>
        <w:rPr>
          <w:sz w:val="28"/>
          <w:szCs w:val="28"/>
        </w:rPr>
      </w:pPr>
      <w:r w:rsidRPr="001144EF">
        <w:rPr>
          <w:sz w:val="28"/>
          <w:szCs w:val="28"/>
        </w:rPr>
        <w:t xml:space="preserve">Периодичность уборки устанавливается руководителем организации. Уборка проводится методами, исключающими </w:t>
      </w:r>
      <w:proofErr w:type="spellStart"/>
      <w:r w:rsidRPr="001144EF">
        <w:rPr>
          <w:sz w:val="28"/>
          <w:szCs w:val="28"/>
        </w:rPr>
        <w:t>взвихрение</w:t>
      </w:r>
      <w:proofErr w:type="spellEnd"/>
      <w:r w:rsidRPr="001144EF">
        <w:rPr>
          <w:sz w:val="28"/>
          <w:szCs w:val="28"/>
        </w:rPr>
        <w:t xml:space="preserve"> пыли и образование взрывоопасных пылевоздушных смесей.</w:t>
      </w:r>
    </w:p>
    <w:p w:rsidR="00303495" w:rsidRPr="001144EF" w:rsidRDefault="00303495" w:rsidP="00303495">
      <w:pPr>
        <w:pStyle w:val="ConsPlusNormal"/>
        <w:spacing w:before="240"/>
        <w:ind w:firstLine="540"/>
        <w:jc w:val="both"/>
        <w:rPr>
          <w:del w:id="1603" w:author="Антон Хабиров" w:date="2021-01-20T01:41:00Z"/>
          <w:sz w:val="28"/>
          <w:szCs w:val="28"/>
        </w:rPr>
      </w:pPr>
      <w:del w:id="1604" w:author="Антон Хабиров" w:date="2021-01-20T01:41:00Z">
        <w:r w:rsidRPr="001144EF">
          <w:rPr>
            <w:sz w:val="28"/>
            <w:szCs w:val="28"/>
          </w:rPr>
          <w:delText>153. Утратил силу. - Постановление Правительства РФ от 20.09.2016 № 947.</w:delText>
        </w:r>
      </w:del>
    </w:p>
    <w:p w:rsidR="00303495" w:rsidRPr="001144EF" w:rsidRDefault="00303495" w:rsidP="00303495">
      <w:pPr>
        <w:pStyle w:val="ConsPlusNormal"/>
        <w:spacing w:before="240"/>
        <w:ind w:firstLine="540"/>
        <w:jc w:val="both"/>
        <w:rPr>
          <w:sz w:val="28"/>
          <w:szCs w:val="28"/>
        </w:rPr>
      </w:pPr>
      <w:del w:id="1605" w:author="Антон Хабиров" w:date="2021-01-20T01:41:00Z">
        <w:r w:rsidRPr="001144EF">
          <w:rPr>
            <w:sz w:val="28"/>
            <w:szCs w:val="28"/>
          </w:rPr>
          <w:delText>154</w:delText>
        </w:r>
      </w:del>
      <w:ins w:id="1606" w:author="Антон Хабиров" w:date="2021-01-20T01:41:00Z">
        <w:r w:rsidRPr="001144EF">
          <w:rPr>
            <w:sz w:val="28"/>
            <w:szCs w:val="28"/>
          </w:rPr>
          <w:t>133</w:t>
        </w:r>
      </w:ins>
      <w:r w:rsidRPr="001144EF">
        <w:rPr>
          <w:sz w:val="28"/>
          <w:szCs w:val="28"/>
        </w:rPr>
        <w:t xml:space="preserve">. Защитные мембраны взрывных предохранительных клапанов на линиях и на адсорберах по виду материала и </w:t>
      </w:r>
      <w:del w:id="1607" w:author="Антон Хабиров" w:date="2021-01-20T01:41:00Z">
        <w:r w:rsidRPr="001144EF">
          <w:rPr>
            <w:sz w:val="28"/>
            <w:szCs w:val="28"/>
          </w:rPr>
          <w:delText xml:space="preserve">по </w:delText>
        </w:r>
      </w:del>
      <w:r w:rsidRPr="001144EF">
        <w:rPr>
          <w:sz w:val="28"/>
          <w:szCs w:val="28"/>
        </w:rPr>
        <w:t>толщине должны соответствовать требованиям проектной документации.</w:t>
      </w:r>
    </w:p>
    <w:p w:rsidR="00303495" w:rsidRPr="001144EF" w:rsidRDefault="00303495" w:rsidP="00303495">
      <w:pPr>
        <w:pStyle w:val="ConsPlusNormal"/>
        <w:spacing w:before="240"/>
        <w:ind w:firstLine="540"/>
        <w:jc w:val="both"/>
        <w:rPr>
          <w:sz w:val="28"/>
          <w:szCs w:val="28"/>
        </w:rPr>
      </w:pPr>
      <w:del w:id="1608" w:author="Антон Хабиров" w:date="2021-01-20T01:41:00Z">
        <w:r w:rsidRPr="001144EF">
          <w:rPr>
            <w:sz w:val="28"/>
            <w:szCs w:val="28"/>
          </w:rPr>
          <w:delText>155</w:delText>
        </w:r>
      </w:del>
      <w:ins w:id="1609" w:author="Антон Хабиров" w:date="2021-01-20T01:41:00Z">
        <w:r w:rsidRPr="001144EF">
          <w:rPr>
            <w:sz w:val="28"/>
            <w:szCs w:val="28"/>
          </w:rPr>
          <w:t>134</w:t>
        </w:r>
      </w:ins>
      <w:r w:rsidRPr="001144EF">
        <w:rPr>
          <w:sz w:val="28"/>
          <w:szCs w:val="28"/>
        </w:rPr>
        <w:t xml:space="preserve">. Руководитель организации устанавливает сроки проведения проверок исправности </w:t>
      </w:r>
      <w:proofErr w:type="spellStart"/>
      <w:r w:rsidRPr="001144EF">
        <w:rPr>
          <w:sz w:val="28"/>
          <w:szCs w:val="28"/>
        </w:rPr>
        <w:t>огнепреградителей</w:t>
      </w:r>
      <w:proofErr w:type="spellEnd"/>
      <w:r w:rsidRPr="001144EF">
        <w:rPr>
          <w:sz w:val="28"/>
          <w:szCs w:val="28"/>
        </w:rPr>
        <w:t>, очистки их огнегасящей насадки и мембранных клапанов, а также обеспечивает их выполнение.</w:t>
      </w:r>
    </w:p>
    <w:p w:rsidR="00303495" w:rsidRPr="001144EF" w:rsidRDefault="00303495" w:rsidP="00303495">
      <w:pPr>
        <w:pStyle w:val="ConsPlusNormal"/>
        <w:spacing w:before="240"/>
        <w:ind w:firstLine="540"/>
        <w:jc w:val="both"/>
        <w:rPr>
          <w:sz w:val="28"/>
          <w:szCs w:val="28"/>
        </w:rPr>
      </w:pPr>
      <w:del w:id="1610" w:author="Антон Хабиров" w:date="2021-01-20T01:41:00Z">
        <w:r w:rsidRPr="001144EF">
          <w:rPr>
            <w:sz w:val="28"/>
            <w:szCs w:val="28"/>
          </w:rPr>
          <w:delText>156</w:delText>
        </w:r>
      </w:del>
      <w:ins w:id="1611" w:author="Антон Хабиров" w:date="2021-01-20T01:41:00Z">
        <w:r w:rsidRPr="001144EF">
          <w:rPr>
            <w:sz w:val="28"/>
            <w:szCs w:val="28"/>
          </w:rPr>
          <w:t>135</w:t>
        </w:r>
      </w:ins>
      <w:r w:rsidRPr="001144EF">
        <w:rPr>
          <w:sz w:val="28"/>
          <w:szCs w:val="28"/>
        </w:rPr>
        <w:t>. Запрещается заполнять адсорберы нестандартным активированным углем.</w:t>
      </w:r>
    </w:p>
    <w:p w:rsidR="00303495" w:rsidRPr="001144EF" w:rsidRDefault="00303495" w:rsidP="00303495">
      <w:pPr>
        <w:pStyle w:val="ConsPlusNormal"/>
        <w:spacing w:before="240"/>
        <w:ind w:firstLine="540"/>
        <w:jc w:val="both"/>
        <w:rPr>
          <w:sz w:val="28"/>
          <w:szCs w:val="28"/>
        </w:rPr>
      </w:pPr>
      <w:del w:id="1612" w:author="Антон Хабиров" w:date="2021-01-20T01:41:00Z">
        <w:r w:rsidRPr="001144EF">
          <w:rPr>
            <w:sz w:val="28"/>
            <w:szCs w:val="28"/>
          </w:rPr>
          <w:delText>157</w:delText>
        </w:r>
      </w:del>
      <w:ins w:id="1613" w:author="Антон Хабиров" w:date="2021-01-20T01:41:00Z">
        <w:r w:rsidRPr="001144EF">
          <w:rPr>
            <w:sz w:val="28"/>
            <w:szCs w:val="28"/>
          </w:rPr>
          <w:t>136</w:t>
        </w:r>
      </w:ins>
      <w:r w:rsidRPr="001144EF">
        <w:rPr>
          <w:sz w:val="28"/>
          <w:szCs w:val="28"/>
        </w:rPr>
        <w:t>. Запрещается при обработке</w:t>
      </w:r>
      <w:ins w:id="1614" w:author="Антон Хабиров" w:date="2021-01-20T01:41:00Z">
        <w:r w:rsidRPr="001144EF">
          <w:rPr>
            <w:sz w:val="28"/>
            <w:szCs w:val="28"/>
          </w:rPr>
          <w:t xml:space="preserve"> и переработке</w:t>
        </w:r>
      </w:ins>
      <w:r w:rsidRPr="001144EF">
        <w:rPr>
          <w:sz w:val="28"/>
          <w:szCs w:val="28"/>
        </w:rPr>
        <w:t xml:space="preserve"> древесины эксплуатировать лесопильные рамы, круглопильные, фрезерно-пильные и другие </w:t>
      </w:r>
      <w:proofErr w:type="gramStart"/>
      <w:r w:rsidRPr="001144EF">
        <w:rPr>
          <w:sz w:val="28"/>
          <w:szCs w:val="28"/>
        </w:rPr>
        <w:t>станки</w:t>
      </w:r>
      <w:proofErr w:type="gramEnd"/>
      <w:r w:rsidRPr="001144EF">
        <w:rPr>
          <w:sz w:val="28"/>
          <w:szCs w:val="28"/>
        </w:rPr>
        <w:t xml:space="preserve"> и агрегаты с неисправностями.</w:t>
      </w:r>
    </w:p>
    <w:p w:rsidR="00303495" w:rsidRPr="001144EF" w:rsidRDefault="00303495" w:rsidP="00303495">
      <w:pPr>
        <w:pStyle w:val="ConsPlusNormal"/>
        <w:spacing w:before="240"/>
        <w:ind w:firstLine="540"/>
        <w:jc w:val="both"/>
        <w:rPr>
          <w:sz w:val="28"/>
          <w:szCs w:val="28"/>
        </w:rPr>
      </w:pPr>
      <w:del w:id="1615" w:author="Антон Хабиров" w:date="2021-01-20T01:41:00Z">
        <w:r w:rsidRPr="001144EF">
          <w:rPr>
            <w:sz w:val="28"/>
            <w:szCs w:val="28"/>
          </w:rPr>
          <w:delText>158</w:delText>
        </w:r>
      </w:del>
      <w:ins w:id="1616" w:author="Антон Хабиров" w:date="2021-01-20T01:41:00Z">
        <w:r w:rsidRPr="001144EF">
          <w:rPr>
            <w:sz w:val="28"/>
            <w:szCs w:val="28"/>
          </w:rPr>
          <w:t>137</w:t>
        </w:r>
      </w:ins>
      <w:r w:rsidRPr="001144EF">
        <w:rPr>
          <w:sz w:val="28"/>
          <w:szCs w:val="28"/>
        </w:rPr>
        <w:t xml:space="preserve">. Запрещается для чистки загрузочной воронки </w:t>
      </w:r>
      <w:proofErr w:type="spellStart"/>
      <w:r w:rsidRPr="001144EF">
        <w:rPr>
          <w:sz w:val="28"/>
          <w:szCs w:val="28"/>
        </w:rPr>
        <w:t>рубительной</w:t>
      </w:r>
      <w:proofErr w:type="spellEnd"/>
      <w:r w:rsidRPr="001144EF">
        <w:rPr>
          <w:sz w:val="28"/>
          <w:szCs w:val="28"/>
        </w:rPr>
        <w:t xml:space="preserve"> машины применять металлические предметы.</w:t>
      </w:r>
    </w:p>
    <w:p w:rsidR="00303495" w:rsidRPr="001144EF" w:rsidRDefault="00303495" w:rsidP="00303495">
      <w:pPr>
        <w:pStyle w:val="ConsPlusNormal"/>
        <w:spacing w:before="240"/>
        <w:ind w:firstLine="540"/>
        <w:jc w:val="both"/>
        <w:rPr>
          <w:sz w:val="28"/>
          <w:szCs w:val="28"/>
        </w:rPr>
      </w:pPr>
      <w:del w:id="1617" w:author="Антон Хабиров" w:date="2021-01-20T01:41:00Z">
        <w:r w:rsidRPr="001144EF">
          <w:rPr>
            <w:sz w:val="28"/>
            <w:szCs w:val="28"/>
          </w:rPr>
          <w:delText>159</w:delText>
        </w:r>
      </w:del>
      <w:ins w:id="1618" w:author="Антон Хабиров" w:date="2021-01-20T01:41:00Z">
        <w:r w:rsidRPr="001144EF">
          <w:rPr>
            <w:sz w:val="28"/>
            <w:szCs w:val="28"/>
          </w:rPr>
          <w:t>138</w:t>
        </w:r>
      </w:ins>
      <w:r w:rsidRPr="001144EF">
        <w:rPr>
          <w:sz w:val="28"/>
          <w:szCs w:val="28"/>
        </w:rPr>
        <w:t xml:space="preserve">. </w:t>
      </w:r>
      <w:proofErr w:type="gramStart"/>
      <w:r w:rsidRPr="001144EF">
        <w:rPr>
          <w:sz w:val="28"/>
          <w:szCs w:val="28"/>
        </w:rPr>
        <w:t xml:space="preserve">Запрещается выполнять работы по изготовлению древесно-стружечных </w:t>
      </w:r>
      <w:del w:id="1619" w:author="Антон Хабиров" w:date="2021-01-20T01:41:00Z">
        <w:r w:rsidRPr="001144EF">
          <w:rPr>
            <w:sz w:val="28"/>
            <w:szCs w:val="28"/>
          </w:rPr>
          <w:delText>плит</w:delText>
        </w:r>
      </w:del>
      <w:ins w:id="1620" w:author="Антон Хабиров" w:date="2021-01-20T01:41:00Z">
        <w:r w:rsidRPr="001144EF">
          <w:rPr>
            <w:sz w:val="28"/>
            <w:szCs w:val="28"/>
          </w:rPr>
          <w:t>и иных плит из древесных материалов</w:t>
        </w:r>
      </w:ins>
      <w:r w:rsidRPr="001144EF">
        <w:rPr>
          <w:sz w:val="28"/>
          <w:szCs w:val="28"/>
        </w:rPr>
        <w:t xml:space="preserve"> в случае, если над прессом для горячего прессования,</w:t>
      </w:r>
      <w:ins w:id="1621" w:author="Антон Хабиров" w:date="2021-01-20T01:41:00Z">
        <w:r w:rsidRPr="001144EF">
          <w:rPr>
            <w:sz w:val="28"/>
            <w:szCs w:val="28"/>
          </w:rPr>
          <w:t xml:space="preserve"> а также над</w:t>
        </w:r>
      </w:ins>
      <w:r w:rsidRPr="001144EF">
        <w:rPr>
          <w:sz w:val="28"/>
          <w:szCs w:val="28"/>
        </w:rPr>
        <w:t xml:space="preserve"> загрузочной и разгрузочной этажерками отсутствует или неисправен вытяжной зонт.</w:t>
      </w:r>
      <w:proofErr w:type="gramEnd"/>
      <w:r w:rsidRPr="001144EF">
        <w:rPr>
          <w:sz w:val="28"/>
          <w:szCs w:val="28"/>
        </w:rPr>
        <w:t xml:space="preserve"> Конструкция зонта не должна затруднять обслуживание и очистку пресса и самого зонта.</w:t>
      </w:r>
    </w:p>
    <w:p w:rsidR="00303495" w:rsidRPr="001144EF" w:rsidRDefault="00303495" w:rsidP="00303495">
      <w:pPr>
        <w:pStyle w:val="ConsPlusNormal"/>
        <w:spacing w:before="240"/>
        <w:ind w:firstLine="540"/>
        <w:jc w:val="both"/>
        <w:rPr>
          <w:sz w:val="28"/>
          <w:szCs w:val="28"/>
        </w:rPr>
      </w:pPr>
      <w:del w:id="1622" w:author="Антон Хабиров" w:date="2021-01-20T01:41:00Z">
        <w:r w:rsidRPr="001144EF">
          <w:rPr>
            <w:sz w:val="28"/>
            <w:szCs w:val="28"/>
          </w:rPr>
          <w:delText>160</w:delText>
        </w:r>
      </w:del>
      <w:ins w:id="1623" w:author="Антон Хабиров" w:date="2021-01-20T01:41:00Z">
        <w:r w:rsidRPr="001144EF">
          <w:rPr>
            <w:sz w:val="28"/>
            <w:szCs w:val="28"/>
          </w:rPr>
          <w:t>139</w:t>
        </w:r>
      </w:ins>
      <w:r w:rsidRPr="001144EF">
        <w:rPr>
          <w:sz w:val="28"/>
          <w:szCs w:val="28"/>
        </w:rPr>
        <w:t xml:space="preserve">. Запрещается эксплуатация барабанных сушилок и бункеров сухой стружки и пыли, не оборудованных </w:t>
      </w:r>
      <w:del w:id="1624" w:author="Антон Хабиров" w:date="2021-01-20T01:41:00Z">
        <w:r w:rsidRPr="001144EF">
          <w:rPr>
            <w:sz w:val="28"/>
            <w:szCs w:val="28"/>
          </w:rPr>
          <w:delText xml:space="preserve">(или с неисправными) </w:delText>
        </w:r>
      </w:del>
      <w:r w:rsidRPr="001144EF">
        <w:rPr>
          <w:sz w:val="28"/>
          <w:szCs w:val="28"/>
        </w:rPr>
        <w:t>системами автоматического пожаротушения и противовзрывными устройствами</w:t>
      </w:r>
      <w:del w:id="1625" w:author="Антон Хабиров" w:date="2021-01-20T01:41:00Z">
        <w:r w:rsidRPr="001144EF">
          <w:rPr>
            <w:sz w:val="28"/>
            <w:szCs w:val="28"/>
          </w:rPr>
          <w:delText>.</w:delText>
        </w:r>
      </w:del>
      <w:ins w:id="1626" w:author="Антон Хабиров" w:date="2021-01-20T01:41:00Z">
        <w:r w:rsidRPr="001144EF">
          <w:rPr>
            <w:sz w:val="28"/>
            <w:szCs w:val="28"/>
          </w:rPr>
          <w:t>, или таких сушилок и бункеров с неисправными системами автоматического пожаротушения и противовзрывными устройствами.</w:t>
        </w:r>
      </w:ins>
    </w:p>
    <w:p w:rsidR="00303495" w:rsidRPr="001144EF" w:rsidRDefault="00303495" w:rsidP="00303495">
      <w:pPr>
        <w:pStyle w:val="ConsPlusNormal"/>
        <w:spacing w:before="240"/>
        <w:ind w:firstLine="540"/>
        <w:jc w:val="both"/>
        <w:rPr>
          <w:sz w:val="28"/>
          <w:szCs w:val="28"/>
        </w:rPr>
      </w:pPr>
      <w:del w:id="1627" w:author="Антон Хабиров" w:date="2021-01-20T01:41:00Z">
        <w:r w:rsidRPr="001144EF">
          <w:rPr>
            <w:sz w:val="28"/>
            <w:szCs w:val="28"/>
          </w:rPr>
          <w:delText>161</w:delText>
        </w:r>
      </w:del>
      <w:ins w:id="1628" w:author="Антон Хабиров" w:date="2021-01-20T01:41:00Z">
        <w:r w:rsidRPr="001144EF">
          <w:rPr>
            <w:sz w:val="28"/>
            <w:szCs w:val="28"/>
          </w:rPr>
          <w:t>140</w:t>
        </w:r>
      </w:ins>
      <w:r w:rsidRPr="001144EF">
        <w:rPr>
          <w:sz w:val="28"/>
          <w:szCs w:val="28"/>
        </w:rPr>
        <w:t>. Камеры термической обработки древесно-стружечных плит не реже 1 раза в сутки очищаются от остатков летучих смоляных выделений и продуктов пиролиза древесины, пыли и других отходов.</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 xml:space="preserve">Производить термообработку </w:t>
      </w:r>
      <w:proofErr w:type="spellStart"/>
      <w:r w:rsidRPr="001144EF">
        <w:rPr>
          <w:sz w:val="28"/>
          <w:szCs w:val="28"/>
        </w:rPr>
        <w:t>недопрессованных</w:t>
      </w:r>
      <w:proofErr w:type="spellEnd"/>
      <w:r w:rsidRPr="001144EF">
        <w:rPr>
          <w:sz w:val="28"/>
          <w:szCs w:val="28"/>
        </w:rPr>
        <w:t xml:space="preserve"> древесно-стружечных плит с рыхлыми кромками не разрешается.</w:t>
      </w:r>
    </w:p>
    <w:p w:rsidR="00303495" w:rsidRPr="001144EF" w:rsidRDefault="00303495" w:rsidP="00303495">
      <w:pPr>
        <w:pStyle w:val="ConsPlusNormal"/>
        <w:spacing w:before="240"/>
        <w:ind w:firstLine="540"/>
        <w:jc w:val="both"/>
        <w:rPr>
          <w:sz w:val="28"/>
          <w:szCs w:val="28"/>
        </w:rPr>
      </w:pPr>
      <w:del w:id="1629" w:author="Антон Хабиров" w:date="2021-01-20T01:41:00Z">
        <w:r w:rsidRPr="001144EF">
          <w:rPr>
            <w:sz w:val="28"/>
            <w:szCs w:val="28"/>
          </w:rPr>
          <w:delText>162</w:delText>
        </w:r>
      </w:del>
      <w:ins w:id="1630" w:author="Антон Хабиров" w:date="2021-01-20T01:41:00Z">
        <w:r w:rsidRPr="001144EF">
          <w:rPr>
            <w:sz w:val="28"/>
            <w:szCs w:val="28"/>
          </w:rPr>
          <w:t>141</w:t>
        </w:r>
      </w:ins>
      <w:r w:rsidRPr="001144EF">
        <w:rPr>
          <w:sz w:val="28"/>
          <w:szCs w:val="28"/>
        </w:rPr>
        <w:t>. Древесно-стружечные</w:t>
      </w:r>
      <w:ins w:id="1631" w:author="Антон Хабиров" w:date="2021-01-20T01:41:00Z">
        <w:r w:rsidRPr="001144EF">
          <w:rPr>
            <w:sz w:val="28"/>
            <w:szCs w:val="28"/>
          </w:rPr>
          <w:t>, древесно-клееные и иные</w:t>
        </w:r>
      </w:ins>
      <w:r w:rsidRPr="001144EF">
        <w:rPr>
          <w:sz w:val="28"/>
          <w:szCs w:val="28"/>
        </w:rPr>
        <w:t xml:space="preserve"> плиты </w:t>
      </w:r>
      <w:ins w:id="1632" w:author="Антон Хабиров" w:date="2021-01-20T01:41:00Z">
        <w:r w:rsidRPr="001144EF">
          <w:rPr>
            <w:sz w:val="28"/>
            <w:szCs w:val="28"/>
          </w:rPr>
          <w:t xml:space="preserve">из древесных материалов </w:t>
        </w:r>
      </w:ins>
      <w:r w:rsidRPr="001144EF">
        <w:rPr>
          <w:sz w:val="28"/>
          <w:szCs w:val="28"/>
        </w:rPr>
        <w:t xml:space="preserve">перед укладкой в стопы после термообработки охлаждаются на открытых </w:t>
      </w:r>
      <w:del w:id="1633" w:author="Антон Хабиров" w:date="2021-01-20T01:41:00Z">
        <w:r w:rsidRPr="001144EF">
          <w:rPr>
            <w:sz w:val="28"/>
            <w:szCs w:val="28"/>
          </w:rPr>
          <w:delText xml:space="preserve">буферных </w:delText>
        </w:r>
      </w:del>
      <w:r w:rsidRPr="001144EF">
        <w:rPr>
          <w:sz w:val="28"/>
          <w:szCs w:val="28"/>
        </w:rPr>
        <w:t>площадках до температуры окружающего воздуха для исключения их самовозгорания.</w:t>
      </w:r>
    </w:p>
    <w:p w:rsidR="00303495" w:rsidRPr="001144EF" w:rsidRDefault="00303495" w:rsidP="00303495">
      <w:pPr>
        <w:pStyle w:val="ConsPlusNormal"/>
        <w:spacing w:before="240"/>
        <w:ind w:firstLine="540"/>
        <w:jc w:val="both"/>
        <w:rPr>
          <w:sz w:val="28"/>
          <w:szCs w:val="28"/>
        </w:rPr>
      </w:pPr>
      <w:del w:id="1634" w:author="Антон Хабиров" w:date="2021-01-20T01:41:00Z">
        <w:r w:rsidRPr="001144EF">
          <w:rPr>
            <w:sz w:val="28"/>
            <w:szCs w:val="28"/>
          </w:rPr>
          <w:delText>163</w:delText>
        </w:r>
      </w:del>
      <w:ins w:id="1635" w:author="Антон Хабиров" w:date="2021-01-20T01:41:00Z">
        <w:r w:rsidRPr="001144EF">
          <w:rPr>
            <w:sz w:val="28"/>
            <w:szCs w:val="28"/>
          </w:rPr>
          <w:t>142</w:t>
        </w:r>
      </w:ins>
      <w:r w:rsidRPr="001144EF">
        <w:rPr>
          <w:sz w:val="28"/>
          <w:szCs w:val="28"/>
        </w:rPr>
        <w:t>. После окончания работы пропиточные ванны для древесно-стружечных плит</w:t>
      </w:r>
      <w:ins w:id="1636" w:author="Антон Хабиров" w:date="2021-01-20T01:41:00Z">
        <w:r w:rsidRPr="001144EF">
          <w:rPr>
            <w:sz w:val="28"/>
            <w:szCs w:val="28"/>
          </w:rPr>
          <w:t xml:space="preserve"> и иных плит из древесных материалов</w:t>
        </w:r>
      </w:ins>
      <w:r w:rsidRPr="001144EF">
        <w:rPr>
          <w:sz w:val="28"/>
          <w:szCs w:val="28"/>
        </w:rPr>
        <w:t>, а также ванны с охлаждающими горючими жидкостями закрываются крышками.</w:t>
      </w:r>
    </w:p>
    <w:p w:rsidR="00303495" w:rsidRPr="001144EF" w:rsidRDefault="00303495" w:rsidP="00303495">
      <w:pPr>
        <w:pStyle w:val="ConsPlusNormal"/>
        <w:spacing w:before="240"/>
        <w:ind w:firstLine="540"/>
        <w:jc w:val="both"/>
        <w:rPr>
          <w:sz w:val="28"/>
          <w:szCs w:val="28"/>
        </w:rPr>
      </w:pPr>
      <w:del w:id="1637" w:author="Антон Хабиров" w:date="2021-01-20T01:41:00Z">
        <w:r w:rsidRPr="001144EF">
          <w:rPr>
            <w:sz w:val="28"/>
            <w:szCs w:val="28"/>
          </w:rPr>
          <w:delText>164</w:delText>
        </w:r>
      </w:del>
      <w:ins w:id="1638" w:author="Антон Хабиров" w:date="2021-01-20T01:41:00Z">
        <w:r w:rsidRPr="001144EF">
          <w:rPr>
            <w:sz w:val="28"/>
            <w:szCs w:val="28"/>
          </w:rPr>
          <w:t>143</w:t>
        </w:r>
      </w:ins>
      <w:r w:rsidRPr="001144EF">
        <w:rPr>
          <w:sz w:val="28"/>
          <w:szCs w:val="28"/>
        </w:rPr>
        <w:t>. Запрещается эксплуатировать пропиточные, закалочные и другие ванны с горючими жидкостями для обработки древесно-стружечных</w:t>
      </w:r>
      <w:ins w:id="1639" w:author="Антон Хабиров" w:date="2021-01-20T01:41:00Z">
        <w:r w:rsidRPr="001144EF">
          <w:rPr>
            <w:sz w:val="28"/>
            <w:szCs w:val="28"/>
          </w:rPr>
          <w:t>, древесно-клееных и иных</w:t>
        </w:r>
      </w:ins>
      <w:r w:rsidRPr="001144EF">
        <w:rPr>
          <w:sz w:val="28"/>
          <w:szCs w:val="28"/>
        </w:rPr>
        <w:t xml:space="preserve"> плит</w:t>
      </w:r>
      <w:ins w:id="1640" w:author="Антон Хабиров" w:date="2021-01-20T01:41:00Z">
        <w:r w:rsidRPr="001144EF">
          <w:rPr>
            <w:sz w:val="28"/>
            <w:szCs w:val="28"/>
          </w:rPr>
          <w:t xml:space="preserve"> из древесных материалов</w:t>
        </w:r>
      </w:ins>
      <w:r w:rsidRPr="001144EF">
        <w:rPr>
          <w:sz w:val="28"/>
          <w:szCs w:val="28"/>
        </w:rPr>
        <w:t xml:space="preserve">, не оборудованные </w:t>
      </w:r>
      <w:del w:id="1641" w:author="Антон Хабиров" w:date="2021-01-20T01:41:00Z">
        <w:r w:rsidRPr="001144EF">
          <w:rPr>
            <w:sz w:val="28"/>
            <w:szCs w:val="28"/>
          </w:rPr>
          <w:delText xml:space="preserve">(или с неисправными) </w:delText>
        </w:r>
      </w:del>
      <w:r w:rsidRPr="001144EF">
        <w:rPr>
          <w:sz w:val="28"/>
          <w:szCs w:val="28"/>
        </w:rPr>
        <w:t xml:space="preserve">устройствами аварийного слива в подземные емкости, </w:t>
      </w:r>
      <w:ins w:id="1642" w:author="Антон Хабиров" w:date="2021-01-20T01:41:00Z">
        <w:r w:rsidRPr="001144EF">
          <w:rPr>
            <w:sz w:val="28"/>
            <w:szCs w:val="28"/>
          </w:rPr>
          <w:t xml:space="preserve">оснащенные системами удаления горючих паров и </w:t>
        </w:r>
      </w:ins>
      <w:r w:rsidRPr="001144EF">
        <w:rPr>
          <w:sz w:val="28"/>
          <w:szCs w:val="28"/>
        </w:rPr>
        <w:t>расположенные вне здания</w:t>
      </w:r>
      <w:del w:id="1643" w:author="Антон Хабиров" w:date="2021-01-20T01:41:00Z">
        <w:r w:rsidRPr="001144EF">
          <w:rPr>
            <w:sz w:val="28"/>
            <w:szCs w:val="28"/>
          </w:rPr>
          <w:delText xml:space="preserve"> и без удаления горючих паров</w:delText>
        </w:r>
      </w:del>
      <w:ins w:id="1644" w:author="Антон Хабиров" w:date="2021-01-20T01:41:00Z">
        <w:r w:rsidRPr="001144EF">
          <w:rPr>
            <w:sz w:val="28"/>
            <w:szCs w:val="28"/>
          </w:rPr>
          <w:t>, либо такие ванны с неисправными устройствами аварийного слива в такие емкости</w:t>
        </w:r>
      </w:ins>
      <w:r w:rsidRPr="001144EF">
        <w:rPr>
          <w:sz w:val="28"/>
          <w:szCs w:val="28"/>
        </w:rPr>
        <w:t>.</w:t>
      </w:r>
    </w:p>
    <w:p w:rsidR="00303495" w:rsidRPr="001144EF" w:rsidRDefault="00303495" w:rsidP="00303495">
      <w:pPr>
        <w:pStyle w:val="ConsPlusNormal"/>
        <w:spacing w:before="240"/>
        <w:ind w:firstLine="540"/>
        <w:jc w:val="both"/>
        <w:rPr>
          <w:sz w:val="28"/>
          <w:szCs w:val="28"/>
        </w:rPr>
      </w:pPr>
      <w:del w:id="1645" w:author="Антон Хабиров" w:date="2021-01-20T01:41:00Z">
        <w:r w:rsidRPr="001144EF">
          <w:rPr>
            <w:sz w:val="28"/>
            <w:szCs w:val="28"/>
          </w:rPr>
          <w:delText>165</w:delText>
        </w:r>
      </w:del>
      <w:ins w:id="1646" w:author="Антон Хабиров" w:date="2021-01-20T01:41:00Z">
        <w:r w:rsidRPr="001144EF">
          <w:rPr>
            <w:sz w:val="28"/>
            <w:szCs w:val="28"/>
          </w:rPr>
          <w:t>144</w:t>
        </w:r>
      </w:ins>
      <w:r w:rsidRPr="001144EF">
        <w:rPr>
          <w:sz w:val="28"/>
          <w:szCs w:val="28"/>
        </w:rPr>
        <w:t>. Сушильные камеры периодического действия и калориферы перед каждой загрузкой очищаются от производственного мусора и пыли.</w:t>
      </w:r>
    </w:p>
    <w:p w:rsidR="00303495" w:rsidRPr="001144EF" w:rsidRDefault="00303495" w:rsidP="00303495">
      <w:pPr>
        <w:pStyle w:val="ConsPlusNormal"/>
        <w:spacing w:before="240"/>
        <w:ind w:firstLine="540"/>
        <w:jc w:val="both"/>
        <w:rPr>
          <w:sz w:val="28"/>
          <w:szCs w:val="28"/>
        </w:rPr>
      </w:pPr>
      <w:del w:id="1647" w:author="Антон Хабиров" w:date="2021-01-20T01:41:00Z">
        <w:r w:rsidRPr="001144EF">
          <w:rPr>
            <w:sz w:val="28"/>
            <w:szCs w:val="28"/>
          </w:rPr>
          <w:delText xml:space="preserve">166. </w:delText>
        </w:r>
      </w:del>
      <w:r w:rsidRPr="001144EF">
        <w:rPr>
          <w:sz w:val="28"/>
          <w:szCs w:val="28"/>
        </w:rPr>
        <w:t>Запрещается эксплуатация сушильных установок с трещинами на поверхности боровов и неработающими искроуловителями.</w:t>
      </w:r>
    </w:p>
    <w:p w:rsidR="00303495" w:rsidRPr="001144EF" w:rsidRDefault="00303495" w:rsidP="00303495">
      <w:pPr>
        <w:pStyle w:val="ConsPlusNormal"/>
        <w:spacing w:before="240"/>
        <w:ind w:firstLine="540"/>
        <w:jc w:val="both"/>
        <w:rPr>
          <w:sz w:val="28"/>
          <w:szCs w:val="28"/>
        </w:rPr>
      </w:pPr>
      <w:del w:id="1648" w:author="Антон Хабиров" w:date="2021-01-20T01:41:00Z">
        <w:r w:rsidRPr="001144EF">
          <w:rPr>
            <w:sz w:val="28"/>
            <w:szCs w:val="28"/>
          </w:rPr>
          <w:delText>167</w:delText>
        </w:r>
      </w:del>
      <w:ins w:id="1649" w:author="Антон Хабиров" w:date="2021-01-20T01:41:00Z">
        <w:r w:rsidRPr="001144EF">
          <w:rPr>
            <w:sz w:val="28"/>
            <w:szCs w:val="28"/>
          </w:rPr>
          <w:t>145</w:t>
        </w:r>
      </w:ins>
      <w:r w:rsidRPr="001144EF">
        <w:rPr>
          <w:sz w:val="28"/>
          <w:szCs w:val="28"/>
        </w:rPr>
        <w:t>. Топочно-газовые устройства газовых сушильных камер, работающих на твердом и жидком топливе, очищаются от сажи не реже 2 раз в месяц.</w:t>
      </w:r>
    </w:p>
    <w:p w:rsidR="00303495" w:rsidRPr="001144EF" w:rsidRDefault="00303495" w:rsidP="00303495">
      <w:pPr>
        <w:pStyle w:val="ConsPlusNormal"/>
        <w:spacing w:before="240"/>
        <w:ind w:firstLine="540"/>
        <w:jc w:val="both"/>
        <w:rPr>
          <w:sz w:val="28"/>
          <w:szCs w:val="28"/>
        </w:rPr>
      </w:pPr>
      <w:del w:id="1650" w:author="Антон Хабиров" w:date="2021-01-20T01:41:00Z">
        <w:r w:rsidRPr="001144EF">
          <w:rPr>
            <w:sz w:val="28"/>
            <w:szCs w:val="28"/>
          </w:rPr>
          <w:delText xml:space="preserve">168. </w:delText>
        </w:r>
      </w:del>
      <w:r w:rsidRPr="001144EF">
        <w:rPr>
          <w:sz w:val="28"/>
          <w:szCs w:val="28"/>
        </w:rPr>
        <w:t>Запрещается эксплуатация топочно-сушильного отделения с неисправными приборами для контроля температуры сушильного аппарата.</w:t>
      </w:r>
    </w:p>
    <w:p w:rsidR="00303495" w:rsidRPr="001144EF" w:rsidRDefault="00303495" w:rsidP="00303495">
      <w:pPr>
        <w:pStyle w:val="ConsPlusNormal"/>
        <w:spacing w:before="240"/>
        <w:ind w:firstLine="540"/>
        <w:jc w:val="both"/>
        <w:rPr>
          <w:sz w:val="28"/>
          <w:szCs w:val="28"/>
        </w:rPr>
      </w:pPr>
      <w:del w:id="1651" w:author="Антон Хабиров" w:date="2021-01-20T01:41:00Z">
        <w:r w:rsidRPr="001144EF">
          <w:rPr>
            <w:sz w:val="28"/>
            <w:szCs w:val="28"/>
          </w:rPr>
          <w:delText>169</w:delText>
        </w:r>
      </w:del>
      <w:ins w:id="1652" w:author="Антон Хабиров" w:date="2021-01-20T01:41:00Z">
        <w:r w:rsidRPr="001144EF">
          <w:rPr>
            <w:sz w:val="28"/>
            <w:szCs w:val="28"/>
          </w:rPr>
          <w:t>146</w:t>
        </w:r>
      </w:ins>
      <w:r w:rsidRPr="001144EF">
        <w:rPr>
          <w:sz w:val="28"/>
          <w:szCs w:val="28"/>
        </w:rPr>
        <w:t xml:space="preserve">. Сушильные камеры для </w:t>
      </w:r>
      <w:del w:id="1653" w:author="Антон Хабиров" w:date="2021-01-20T01:41:00Z">
        <w:r w:rsidRPr="001144EF">
          <w:rPr>
            <w:sz w:val="28"/>
            <w:szCs w:val="28"/>
          </w:rPr>
          <w:delText xml:space="preserve">мягких </w:delText>
        </w:r>
      </w:del>
      <w:proofErr w:type="gramStart"/>
      <w:r w:rsidRPr="001144EF">
        <w:rPr>
          <w:sz w:val="28"/>
          <w:szCs w:val="28"/>
        </w:rPr>
        <w:t>древесно-волокнистых</w:t>
      </w:r>
      <w:proofErr w:type="gramEnd"/>
      <w:r w:rsidRPr="001144EF">
        <w:rPr>
          <w:sz w:val="28"/>
          <w:szCs w:val="28"/>
        </w:rPr>
        <w:t xml:space="preserve"> плит</w:t>
      </w:r>
      <w:ins w:id="1654" w:author="Антон Хабиров" w:date="2021-01-20T01:41:00Z">
        <w:r w:rsidRPr="001144EF">
          <w:rPr>
            <w:sz w:val="28"/>
            <w:szCs w:val="28"/>
          </w:rPr>
          <w:t xml:space="preserve"> и иных плит из древесных материалов</w:t>
        </w:r>
      </w:ins>
      <w:r w:rsidRPr="001144EF">
        <w:rPr>
          <w:sz w:val="28"/>
          <w:szCs w:val="28"/>
        </w:rPr>
        <w:t xml:space="preserve"> следует очищать от древесных отходов не реже 1 раза в сутки.</w:t>
      </w:r>
    </w:p>
    <w:p w:rsidR="00303495" w:rsidRPr="001144EF" w:rsidRDefault="00303495" w:rsidP="00303495">
      <w:pPr>
        <w:pStyle w:val="ConsPlusNormal"/>
        <w:spacing w:before="240"/>
        <w:ind w:firstLine="540"/>
        <w:jc w:val="both"/>
        <w:rPr>
          <w:sz w:val="28"/>
          <w:szCs w:val="28"/>
        </w:rPr>
      </w:pPr>
      <w:r w:rsidRPr="001144EF">
        <w:rPr>
          <w:sz w:val="28"/>
          <w:szCs w:val="28"/>
        </w:rPr>
        <w:t>При остановке конвейера более чем на 10 минут обогрев сушильной камеры прекращается.</w:t>
      </w:r>
    </w:p>
    <w:p w:rsidR="00303495" w:rsidRPr="001144EF" w:rsidRDefault="00303495" w:rsidP="00303495">
      <w:pPr>
        <w:pStyle w:val="ConsPlusNormal"/>
        <w:spacing w:before="240"/>
        <w:ind w:firstLine="540"/>
        <w:jc w:val="both"/>
        <w:rPr>
          <w:sz w:val="28"/>
          <w:szCs w:val="28"/>
        </w:rPr>
      </w:pPr>
      <w:del w:id="1655" w:author="Антон Хабиров" w:date="2021-01-20T01:41:00Z">
        <w:r w:rsidRPr="001144EF">
          <w:rPr>
            <w:sz w:val="28"/>
            <w:szCs w:val="28"/>
          </w:rPr>
          <w:delText>170</w:delText>
        </w:r>
      </w:del>
      <w:ins w:id="1656" w:author="Антон Хабиров" w:date="2021-01-20T01:41:00Z">
        <w:r w:rsidRPr="001144EF">
          <w:rPr>
            <w:sz w:val="28"/>
            <w:szCs w:val="28"/>
          </w:rPr>
          <w:t>147</w:t>
        </w:r>
      </w:ins>
      <w:r w:rsidRPr="001144EF">
        <w:rPr>
          <w:sz w:val="28"/>
          <w:szCs w:val="28"/>
        </w:rPr>
        <w:t>. Сушильные камеры (помещения, шкафы) для сырья, полуфабрикатов и окрашенных готовых изделий оборудуются автоматикой отключения обогрева при повышении температуры свыше нормы.</w:t>
      </w:r>
    </w:p>
    <w:p w:rsidR="00303495" w:rsidRPr="001144EF" w:rsidRDefault="00303495" w:rsidP="00303495">
      <w:pPr>
        <w:pStyle w:val="ConsPlusNormal"/>
        <w:spacing w:before="240"/>
        <w:ind w:firstLine="540"/>
        <w:jc w:val="both"/>
        <w:rPr>
          <w:sz w:val="28"/>
          <w:szCs w:val="28"/>
        </w:rPr>
      </w:pPr>
      <w:del w:id="1657" w:author="Антон Хабиров" w:date="2021-01-20T01:41:00Z">
        <w:r w:rsidRPr="001144EF">
          <w:rPr>
            <w:sz w:val="28"/>
            <w:szCs w:val="28"/>
          </w:rPr>
          <w:delText>171</w:delText>
        </w:r>
      </w:del>
      <w:ins w:id="1658" w:author="Антон Хабиров" w:date="2021-01-20T01:41:00Z">
        <w:r w:rsidRPr="001144EF">
          <w:rPr>
            <w:sz w:val="28"/>
            <w:szCs w:val="28"/>
          </w:rPr>
          <w:t>148</w:t>
        </w:r>
      </w:ins>
      <w:r w:rsidRPr="001144EF">
        <w:rPr>
          <w:sz w:val="28"/>
          <w:szCs w:val="28"/>
        </w:rPr>
        <w:t xml:space="preserve">. Перед укладкой древесины в штабели для сушки токами высокой частоты необходимо </w:t>
      </w:r>
      <w:del w:id="1659" w:author="Антон Хабиров" w:date="2021-01-20T01:41:00Z">
        <w:r w:rsidRPr="001144EF">
          <w:rPr>
            <w:sz w:val="28"/>
            <w:szCs w:val="28"/>
          </w:rPr>
          <w:delText>убедиться</w:delText>
        </w:r>
      </w:del>
      <w:ins w:id="1660" w:author="Антон Хабиров" w:date="2021-01-20T01:41:00Z">
        <w:r w:rsidRPr="001144EF">
          <w:rPr>
            <w:sz w:val="28"/>
            <w:szCs w:val="28"/>
          </w:rPr>
          <w:t>обеспечить отсутствие</w:t>
        </w:r>
      </w:ins>
      <w:r w:rsidRPr="001144EF">
        <w:rPr>
          <w:sz w:val="28"/>
          <w:szCs w:val="28"/>
        </w:rPr>
        <w:t xml:space="preserve"> в </w:t>
      </w:r>
      <w:del w:id="1661" w:author="Антон Хабиров" w:date="2021-01-20T01:41:00Z">
        <w:r w:rsidRPr="001144EF">
          <w:rPr>
            <w:sz w:val="28"/>
            <w:szCs w:val="28"/>
          </w:rPr>
          <w:delText>отсутствии в ней</w:delText>
        </w:r>
      </w:del>
      <w:ins w:id="1662" w:author="Антон Хабиров" w:date="2021-01-20T01:41:00Z">
        <w:r w:rsidRPr="001144EF">
          <w:rPr>
            <w:sz w:val="28"/>
            <w:szCs w:val="28"/>
          </w:rPr>
          <w:t>них</w:t>
        </w:r>
      </w:ins>
      <w:r w:rsidRPr="001144EF">
        <w:rPr>
          <w:sz w:val="28"/>
          <w:szCs w:val="28"/>
        </w:rPr>
        <w:t xml:space="preserve"> металлических предметов.</w:t>
      </w:r>
    </w:p>
    <w:p w:rsidR="00303495" w:rsidRPr="001144EF" w:rsidRDefault="00303495" w:rsidP="00303495">
      <w:pPr>
        <w:pStyle w:val="ConsPlusNormal"/>
        <w:spacing w:before="240"/>
        <w:ind w:firstLine="540"/>
        <w:jc w:val="both"/>
        <w:rPr>
          <w:sz w:val="28"/>
          <w:szCs w:val="28"/>
        </w:rPr>
      </w:pPr>
      <w:del w:id="1663" w:author="Антон Хабиров" w:date="2021-01-20T01:41:00Z">
        <w:r w:rsidRPr="001144EF">
          <w:rPr>
            <w:sz w:val="28"/>
            <w:szCs w:val="28"/>
          </w:rPr>
          <w:delText>172</w:delText>
        </w:r>
      </w:del>
      <w:ins w:id="1664" w:author="Антон Хабиров" w:date="2021-01-20T01:41:00Z">
        <w:r w:rsidRPr="001144EF">
          <w:rPr>
            <w:sz w:val="28"/>
            <w:szCs w:val="28"/>
          </w:rPr>
          <w:t>149</w:t>
        </w:r>
      </w:ins>
      <w:r w:rsidRPr="001144EF">
        <w:rPr>
          <w:sz w:val="28"/>
          <w:szCs w:val="28"/>
        </w:rPr>
        <w:t xml:space="preserve">. Запрещается в сушильных камерах находиться людям и сушить в них </w:t>
      </w:r>
      <w:r w:rsidRPr="001144EF">
        <w:rPr>
          <w:sz w:val="28"/>
          <w:szCs w:val="28"/>
        </w:rPr>
        <w:lastRenderedPageBreak/>
        <w:t>спецодежду</w:t>
      </w:r>
      <w:ins w:id="1665" w:author="Антон Хабиров" w:date="2021-01-20T01:41:00Z">
        <w:r w:rsidRPr="001144EF">
          <w:rPr>
            <w:sz w:val="28"/>
            <w:szCs w:val="28"/>
          </w:rPr>
          <w:t xml:space="preserve"> и другие предметы, не относящиеся к технологическому процессу</w:t>
        </w:r>
      </w:ins>
      <w:r w:rsidRPr="001144EF">
        <w:rPr>
          <w:sz w:val="28"/>
          <w:szCs w:val="28"/>
        </w:rPr>
        <w:t>.</w:t>
      </w:r>
    </w:p>
    <w:p w:rsidR="00303495" w:rsidRPr="001144EF" w:rsidRDefault="00303495" w:rsidP="00303495">
      <w:pPr>
        <w:pStyle w:val="ConsPlusNormal"/>
        <w:spacing w:before="240"/>
        <w:ind w:firstLine="540"/>
        <w:jc w:val="both"/>
        <w:rPr>
          <w:sz w:val="28"/>
          <w:szCs w:val="28"/>
        </w:rPr>
      </w:pPr>
      <w:del w:id="1666" w:author="Антон Хабиров" w:date="2021-01-20T01:41:00Z">
        <w:r w:rsidRPr="001144EF">
          <w:rPr>
            <w:sz w:val="28"/>
            <w:szCs w:val="28"/>
          </w:rPr>
          <w:delText>173</w:delText>
        </w:r>
      </w:del>
      <w:ins w:id="1667" w:author="Антон Хабиров" w:date="2021-01-20T01:41:00Z">
        <w:r w:rsidRPr="001144EF">
          <w:rPr>
            <w:sz w:val="28"/>
            <w:szCs w:val="28"/>
          </w:rPr>
          <w:t>150</w:t>
        </w:r>
      </w:ins>
      <w:r w:rsidRPr="001144EF">
        <w:rPr>
          <w:sz w:val="28"/>
          <w:szCs w:val="28"/>
        </w:rPr>
        <w:t xml:space="preserve">. Запрещается эксплуатация </w:t>
      </w:r>
      <w:proofErr w:type="spellStart"/>
      <w:r w:rsidRPr="001144EF">
        <w:rPr>
          <w:sz w:val="28"/>
          <w:szCs w:val="28"/>
        </w:rPr>
        <w:t>соломко</w:t>
      </w:r>
      <w:proofErr w:type="spellEnd"/>
      <w:r w:rsidRPr="001144EF">
        <w:rPr>
          <w:sz w:val="28"/>
          <w:szCs w:val="28"/>
        </w:rPr>
        <w:t>-шлифовальных аппаратов, не оборудованных системой пылеудаления</w:t>
      </w:r>
      <w:ins w:id="1668" w:author="Антон Хабиров" w:date="2021-01-20T01:41:00Z">
        <w:r w:rsidRPr="001144EF">
          <w:rPr>
            <w:sz w:val="28"/>
            <w:szCs w:val="28"/>
          </w:rPr>
          <w:t>,</w:t>
        </w:r>
      </w:ins>
      <w:r w:rsidRPr="001144EF">
        <w:rPr>
          <w:sz w:val="28"/>
          <w:szCs w:val="28"/>
        </w:rPr>
        <w:t xml:space="preserve"> или </w:t>
      </w:r>
      <w:ins w:id="1669" w:author="Антон Хабиров" w:date="2021-01-20T01:41:00Z">
        <w:r w:rsidRPr="001144EF">
          <w:rPr>
            <w:sz w:val="28"/>
            <w:szCs w:val="28"/>
          </w:rPr>
          <w:t xml:space="preserve">таких аппаратов </w:t>
        </w:r>
      </w:ins>
      <w:r w:rsidRPr="001144EF">
        <w:rPr>
          <w:sz w:val="28"/>
          <w:szCs w:val="28"/>
        </w:rPr>
        <w:t xml:space="preserve">с неисправной </w:t>
      </w:r>
      <w:del w:id="1670" w:author="Антон Хабиров" w:date="2021-01-20T01:41:00Z">
        <w:r w:rsidRPr="001144EF">
          <w:rPr>
            <w:sz w:val="28"/>
            <w:szCs w:val="28"/>
          </w:rPr>
          <w:delText xml:space="preserve">такой </w:delText>
        </w:r>
      </w:del>
      <w:r w:rsidRPr="001144EF">
        <w:rPr>
          <w:sz w:val="28"/>
          <w:szCs w:val="28"/>
        </w:rPr>
        <w:t>системой</w:t>
      </w:r>
      <w:ins w:id="1671" w:author="Антон Хабиров" w:date="2021-01-20T01:41:00Z">
        <w:r w:rsidRPr="001144EF">
          <w:rPr>
            <w:sz w:val="28"/>
            <w:szCs w:val="28"/>
          </w:rPr>
          <w:t xml:space="preserve"> пылеудаления</w:t>
        </w:r>
      </w:ins>
      <w:r w:rsidRPr="001144EF">
        <w:rPr>
          <w:sz w:val="28"/>
          <w:szCs w:val="28"/>
        </w:rPr>
        <w:t>.</w:t>
      </w:r>
    </w:p>
    <w:p w:rsidR="00303495" w:rsidRPr="001144EF" w:rsidRDefault="00303495" w:rsidP="00303495">
      <w:pPr>
        <w:pStyle w:val="ConsPlusNormal"/>
        <w:spacing w:before="240"/>
        <w:ind w:firstLine="540"/>
        <w:jc w:val="both"/>
        <w:rPr>
          <w:sz w:val="28"/>
          <w:szCs w:val="28"/>
        </w:rPr>
      </w:pPr>
      <w:del w:id="1672" w:author="Антон Хабиров" w:date="2021-01-20T01:41:00Z">
        <w:r w:rsidRPr="001144EF">
          <w:rPr>
            <w:sz w:val="28"/>
            <w:szCs w:val="28"/>
          </w:rPr>
          <w:delText>174</w:delText>
        </w:r>
      </w:del>
      <w:ins w:id="1673" w:author="Антон Хабиров" w:date="2021-01-20T01:41:00Z">
        <w:r w:rsidRPr="001144EF">
          <w:rPr>
            <w:sz w:val="28"/>
            <w:szCs w:val="28"/>
          </w:rPr>
          <w:t>151</w:t>
        </w:r>
      </w:ins>
      <w:r w:rsidRPr="001144EF">
        <w:rPr>
          <w:sz w:val="28"/>
          <w:szCs w:val="28"/>
        </w:rPr>
        <w:t>. При производстве спичек:</w:t>
      </w:r>
    </w:p>
    <w:p w:rsidR="00303495" w:rsidRPr="001144EF" w:rsidRDefault="00303495" w:rsidP="00303495">
      <w:pPr>
        <w:pStyle w:val="ConsPlusNormal"/>
        <w:spacing w:before="240"/>
        <w:ind w:firstLine="540"/>
        <w:jc w:val="both"/>
        <w:rPr>
          <w:sz w:val="28"/>
          <w:szCs w:val="28"/>
        </w:rPr>
      </w:pPr>
      <w:proofErr w:type="gramStart"/>
      <w:r w:rsidRPr="001144EF">
        <w:rPr>
          <w:sz w:val="28"/>
          <w:szCs w:val="28"/>
        </w:rPr>
        <w:t>а) в производственных помещениях оборудование и механизмы, а также пол и стены помещения при попадании на них зажигательной массы и парафина необходимо немедленно очищать и промывать водой;</w:t>
      </w:r>
      <w:proofErr w:type="gramEnd"/>
    </w:p>
    <w:p w:rsidR="00303495" w:rsidRPr="001144EF" w:rsidRDefault="00303495" w:rsidP="00303495">
      <w:pPr>
        <w:pStyle w:val="ConsPlusNormal"/>
        <w:spacing w:before="240"/>
        <w:ind w:firstLine="540"/>
        <w:jc w:val="both"/>
        <w:rPr>
          <w:sz w:val="28"/>
          <w:szCs w:val="28"/>
        </w:rPr>
      </w:pPr>
      <w:r w:rsidRPr="001144EF">
        <w:rPr>
          <w:sz w:val="28"/>
          <w:szCs w:val="28"/>
        </w:rPr>
        <w:t>б) уборку и промывку пола автоматного цеха необходимо производить не реже 2 раз в смену, отстойник канализационного колодца необходимо очищать после каждой уборки и промывки пола цеха;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запас зажигательной массы, находящейся у автомата, не должен превышать </w:t>
      </w:r>
      <w:del w:id="1674" w:author="Антон Хабиров" w:date="2021-01-20T01:41:00Z">
        <w:r w:rsidRPr="001144EF">
          <w:rPr>
            <w:sz w:val="28"/>
            <w:szCs w:val="28"/>
          </w:rPr>
          <w:delText>количества, необходимого</w:delText>
        </w:r>
      </w:del>
      <w:ins w:id="1675" w:author="Антон Хабиров" w:date="2021-01-20T01:41:00Z">
        <w:r w:rsidRPr="001144EF">
          <w:rPr>
            <w:sz w:val="28"/>
            <w:szCs w:val="28"/>
          </w:rPr>
          <w:t>количество, необходимое</w:t>
        </w:r>
      </w:ins>
      <w:r w:rsidRPr="001144EF">
        <w:rPr>
          <w:sz w:val="28"/>
          <w:szCs w:val="28"/>
        </w:rPr>
        <w:t xml:space="preserve"> для одной заливки;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очистку массы в макальном корыте от выпавшей спичечной соломки необходимо </w:t>
      </w:r>
      <w:del w:id="1676" w:author="Антон Хабиров" w:date="2021-01-20T01:41:00Z">
        <w:r w:rsidRPr="001144EF">
          <w:rPr>
            <w:sz w:val="28"/>
            <w:szCs w:val="28"/>
          </w:rPr>
          <w:delText>производить</w:delText>
        </w:r>
      </w:del>
      <w:ins w:id="1677" w:author="Антон Хабиров" w:date="2021-01-20T01:41:00Z">
        <w:r w:rsidRPr="001144EF">
          <w:rPr>
            <w:sz w:val="28"/>
            <w:szCs w:val="28"/>
          </w:rPr>
          <w:t>проводить</w:t>
        </w:r>
      </w:ins>
      <w:r w:rsidRPr="001144EF">
        <w:rPr>
          <w:sz w:val="28"/>
          <w:szCs w:val="28"/>
        </w:rPr>
        <w:t xml:space="preserve"> сетчатыми лопатками из цветного металла;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остановку спичечного автомата на выходные дни, профилактический ремонт, а также устранение аварии необходимо </w:t>
      </w:r>
      <w:del w:id="1678" w:author="Антон Хабиров" w:date="2021-01-20T01:41:00Z">
        <w:r w:rsidRPr="001144EF">
          <w:rPr>
            <w:sz w:val="28"/>
            <w:szCs w:val="28"/>
          </w:rPr>
          <w:delText>производить</w:delText>
        </w:r>
      </w:del>
      <w:ins w:id="1679" w:author="Антон Хабиров" w:date="2021-01-20T01:41:00Z">
        <w:r w:rsidRPr="001144EF">
          <w:rPr>
            <w:sz w:val="28"/>
            <w:szCs w:val="28"/>
          </w:rPr>
          <w:t>проводить</w:t>
        </w:r>
      </w:ins>
      <w:r w:rsidRPr="001144EF">
        <w:rPr>
          <w:sz w:val="28"/>
          <w:szCs w:val="28"/>
        </w:rPr>
        <w:t xml:space="preserve"> при отсутствии в нем спичек;</w:t>
      </w:r>
    </w:p>
    <w:p w:rsidR="00303495" w:rsidRPr="001144EF" w:rsidRDefault="00303495" w:rsidP="00303495">
      <w:pPr>
        <w:pStyle w:val="ConsPlusNormal"/>
        <w:spacing w:before="240"/>
        <w:ind w:firstLine="540"/>
        <w:jc w:val="both"/>
        <w:rPr>
          <w:sz w:val="28"/>
          <w:szCs w:val="28"/>
        </w:rPr>
      </w:pPr>
      <w:r w:rsidRPr="001144EF">
        <w:rPr>
          <w:sz w:val="28"/>
          <w:szCs w:val="28"/>
        </w:rPr>
        <w:t>е) при кратковременных остановках автомата макальная плита опускается в макальное корыто;</w:t>
      </w:r>
    </w:p>
    <w:p w:rsidR="00303495" w:rsidRPr="001144EF" w:rsidRDefault="00303495" w:rsidP="00303495">
      <w:pPr>
        <w:pStyle w:val="ConsPlusNormal"/>
        <w:spacing w:before="240"/>
        <w:ind w:firstLine="540"/>
        <w:jc w:val="both"/>
        <w:rPr>
          <w:sz w:val="28"/>
          <w:szCs w:val="28"/>
        </w:rPr>
      </w:pPr>
      <w:r w:rsidRPr="001144EF">
        <w:rPr>
          <w:sz w:val="28"/>
          <w:szCs w:val="28"/>
        </w:rPr>
        <w:t xml:space="preserve">ж) запрещается транспортировать зажигательную массу через места хранения готовой продукции, </w:t>
      </w:r>
      <w:proofErr w:type="spellStart"/>
      <w:r w:rsidRPr="001144EF">
        <w:rPr>
          <w:sz w:val="28"/>
          <w:szCs w:val="28"/>
        </w:rPr>
        <w:t>намазочное</w:t>
      </w:r>
      <w:proofErr w:type="spellEnd"/>
      <w:r w:rsidRPr="001144EF">
        <w:rPr>
          <w:sz w:val="28"/>
          <w:szCs w:val="28"/>
        </w:rPr>
        <w:t xml:space="preserve"> отделение и около сушильных устройств, а фосфорную массу - через автоматный цех и помещение для укладки рассыпанных спичек;</w:t>
      </w:r>
    </w:p>
    <w:p w:rsidR="00303495" w:rsidRPr="001144EF" w:rsidRDefault="00303495" w:rsidP="00303495">
      <w:pPr>
        <w:pStyle w:val="ConsPlusNormal"/>
        <w:spacing w:before="240"/>
        <w:ind w:firstLine="540"/>
        <w:jc w:val="both"/>
        <w:rPr>
          <w:ins w:id="1680" w:author="Антон Хабиров" w:date="2021-01-20T01:41:00Z"/>
          <w:sz w:val="28"/>
          <w:szCs w:val="28"/>
        </w:rPr>
      </w:pPr>
      <w:r w:rsidRPr="001144EF">
        <w:rPr>
          <w:sz w:val="28"/>
          <w:szCs w:val="28"/>
        </w:rPr>
        <w:t>з) полы размольного отделения необходимо постоянно поддерживать в увлажненном состоянии</w:t>
      </w:r>
      <w:del w:id="1681" w:author="Антон Хабиров" w:date="2021-01-20T01:41:00Z">
        <w:r w:rsidRPr="001144EF">
          <w:rPr>
            <w:sz w:val="28"/>
            <w:szCs w:val="28"/>
          </w:rPr>
          <w:delText>,</w:delText>
        </w:r>
      </w:del>
      <w:ins w:id="1682" w:author="Антон Хабиров" w:date="2021-01-20T01:41:00Z">
        <w:r w:rsidRPr="001144EF">
          <w:rPr>
            <w:sz w:val="28"/>
            <w:szCs w:val="28"/>
          </w:rPr>
          <w:t>;</w:t>
        </w:r>
      </w:ins>
    </w:p>
    <w:p w:rsidR="00303495" w:rsidRPr="001144EF" w:rsidRDefault="00303495" w:rsidP="00303495">
      <w:pPr>
        <w:pStyle w:val="ConsPlusNormal"/>
        <w:spacing w:before="240"/>
        <w:ind w:firstLine="540"/>
        <w:jc w:val="both"/>
        <w:rPr>
          <w:sz w:val="28"/>
          <w:szCs w:val="28"/>
        </w:rPr>
      </w:pPr>
      <w:ins w:id="1683" w:author="Антон Хабиров" w:date="2021-01-20T01:41:00Z">
        <w:r w:rsidRPr="001144EF">
          <w:rPr>
            <w:sz w:val="28"/>
            <w:szCs w:val="28"/>
          </w:rPr>
          <w:t>и)</w:t>
        </w:r>
      </w:ins>
      <w:r w:rsidRPr="001144EF">
        <w:rPr>
          <w:sz w:val="28"/>
          <w:szCs w:val="28"/>
        </w:rPr>
        <w:t xml:space="preserve"> не разрешается хранить в цехе по приготовлению зажигательной и фосфорной масс запас материалов, превышающих сменную потребность, емкости с запасом материалов должны быть закрыты;</w:t>
      </w:r>
    </w:p>
    <w:p w:rsidR="00303495" w:rsidRPr="001144EF" w:rsidRDefault="00303495" w:rsidP="00303495">
      <w:pPr>
        <w:pStyle w:val="ConsPlusNormal"/>
        <w:spacing w:before="240"/>
        <w:ind w:firstLine="540"/>
        <w:jc w:val="both"/>
        <w:rPr>
          <w:sz w:val="28"/>
          <w:szCs w:val="28"/>
        </w:rPr>
      </w:pPr>
      <w:del w:id="1684" w:author="Антон Хабиров" w:date="2021-01-20T01:41:00Z">
        <w:r w:rsidRPr="001144EF">
          <w:rPr>
            <w:sz w:val="28"/>
            <w:szCs w:val="28"/>
          </w:rPr>
          <w:delText>и</w:delText>
        </w:r>
      </w:del>
      <w:ins w:id="1685" w:author="Антон Хабиров" w:date="2021-01-20T01:41:00Z">
        <w:r w:rsidRPr="001144EF">
          <w:rPr>
            <w:sz w:val="28"/>
            <w:szCs w:val="28"/>
          </w:rPr>
          <w:t>к</w:t>
        </w:r>
      </w:ins>
      <w:r w:rsidRPr="001144EF">
        <w:rPr>
          <w:sz w:val="28"/>
          <w:szCs w:val="28"/>
        </w:rPr>
        <w:t xml:space="preserve">) не </w:t>
      </w:r>
      <w:del w:id="1686" w:author="Антон Хабиров" w:date="2021-01-20T01:41:00Z">
        <w:r w:rsidRPr="001144EF">
          <w:rPr>
            <w:sz w:val="28"/>
            <w:szCs w:val="28"/>
          </w:rPr>
          <w:delText>разрешается</w:delText>
        </w:r>
      </w:del>
      <w:ins w:id="1687" w:author="Антон Хабиров" w:date="2021-01-20T01:41:00Z">
        <w:r w:rsidRPr="001144EF">
          <w:rPr>
            <w:sz w:val="28"/>
            <w:szCs w:val="28"/>
          </w:rPr>
          <w:t>допускается</w:t>
        </w:r>
      </w:ins>
      <w:r w:rsidRPr="001144EF">
        <w:rPr>
          <w:sz w:val="28"/>
          <w:szCs w:val="28"/>
        </w:rPr>
        <w:t xml:space="preserve"> применять для приготовления и хранения зажигательной и фосфорной масс посуду вместимостью более 50 килограммов. </w:t>
      </w:r>
      <w:proofErr w:type="gramStart"/>
      <w:r w:rsidRPr="001144EF">
        <w:rPr>
          <w:sz w:val="28"/>
          <w:szCs w:val="28"/>
        </w:rPr>
        <w:t>Посуда изготавливается из цветного металла и должна иметь приспособления (ручки) для ее переноски;</w:t>
      </w:r>
      <w:proofErr w:type="gramEnd"/>
    </w:p>
    <w:p w:rsidR="00303495" w:rsidRPr="001144EF" w:rsidRDefault="00303495" w:rsidP="00303495">
      <w:pPr>
        <w:pStyle w:val="ConsPlusNormal"/>
        <w:spacing w:before="240"/>
        <w:ind w:firstLine="540"/>
        <w:jc w:val="both"/>
        <w:rPr>
          <w:del w:id="1688" w:author="Антон Хабиров" w:date="2021-01-20T01:41:00Z"/>
          <w:sz w:val="28"/>
          <w:szCs w:val="28"/>
        </w:rPr>
      </w:pPr>
      <w:del w:id="1689" w:author="Антон Хабиров" w:date="2021-01-20T01:41:00Z">
        <w:r w:rsidRPr="001144EF">
          <w:rPr>
            <w:sz w:val="28"/>
            <w:szCs w:val="28"/>
          </w:rPr>
          <w:delText>к) рассыпанная бертолетова соль немедленно убирается в специальные емкости с водой;</w:delText>
        </w:r>
      </w:del>
    </w:p>
    <w:p w:rsidR="00303495" w:rsidRPr="001144EF" w:rsidRDefault="00303495" w:rsidP="00303495">
      <w:pPr>
        <w:pStyle w:val="ConsPlusNormal"/>
        <w:spacing w:before="240"/>
        <w:ind w:firstLine="540"/>
        <w:jc w:val="both"/>
        <w:rPr>
          <w:sz w:val="28"/>
          <w:szCs w:val="28"/>
        </w:rPr>
      </w:pPr>
      <w:r w:rsidRPr="001144EF">
        <w:rPr>
          <w:sz w:val="28"/>
          <w:szCs w:val="28"/>
        </w:rPr>
        <w:lastRenderedPageBreak/>
        <w:t>л) измельчение в шаровой мельнице бертолетовой соли и серы в сухом виде не разрешается;</w:t>
      </w:r>
    </w:p>
    <w:p w:rsidR="00303495" w:rsidRPr="001144EF" w:rsidRDefault="00303495" w:rsidP="00303495">
      <w:pPr>
        <w:pStyle w:val="ConsPlusNormal"/>
        <w:spacing w:before="240"/>
        <w:ind w:firstLine="540"/>
        <w:jc w:val="both"/>
        <w:rPr>
          <w:sz w:val="28"/>
          <w:szCs w:val="28"/>
        </w:rPr>
      </w:pPr>
      <w:r w:rsidRPr="001144EF">
        <w:rPr>
          <w:sz w:val="28"/>
          <w:szCs w:val="28"/>
        </w:rPr>
        <w:t>м) засорение фосфорной и зажигательной масс спичечной соломкой, спичками и различными отходами не допускается;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н) развеску химикатов для спичечных масс необходимо </w:t>
      </w:r>
      <w:del w:id="1690" w:author="Антон Хабиров" w:date="2021-01-20T01:41:00Z">
        <w:r w:rsidRPr="001144EF">
          <w:rPr>
            <w:sz w:val="28"/>
            <w:szCs w:val="28"/>
          </w:rPr>
          <w:delText>производить</w:delText>
        </w:r>
      </w:del>
      <w:ins w:id="1691" w:author="Антон Хабиров" w:date="2021-01-20T01:41:00Z">
        <w:r w:rsidRPr="001144EF">
          <w:rPr>
            <w:sz w:val="28"/>
            <w:szCs w:val="28"/>
          </w:rPr>
          <w:t>проводить</w:t>
        </w:r>
      </w:ins>
      <w:r w:rsidRPr="001144EF">
        <w:rPr>
          <w:sz w:val="28"/>
          <w:szCs w:val="28"/>
        </w:rPr>
        <w:t xml:space="preserve"> в специальных шкафах, оборудованных вытяжной вентиляцией.</w:t>
      </w:r>
    </w:p>
    <w:p w:rsidR="00303495" w:rsidRPr="001144EF" w:rsidRDefault="00303495" w:rsidP="00303495">
      <w:pPr>
        <w:pStyle w:val="ConsPlusNormal"/>
        <w:spacing w:before="240"/>
        <w:ind w:firstLine="540"/>
        <w:jc w:val="both"/>
        <w:rPr>
          <w:sz w:val="28"/>
          <w:szCs w:val="28"/>
        </w:rPr>
      </w:pPr>
      <w:del w:id="1692" w:author="Антон Хабиров" w:date="2021-01-20T01:41:00Z">
        <w:r w:rsidRPr="001144EF">
          <w:rPr>
            <w:sz w:val="28"/>
            <w:szCs w:val="28"/>
          </w:rPr>
          <w:delText>175</w:delText>
        </w:r>
      </w:del>
      <w:ins w:id="1693" w:author="Антон Хабиров" w:date="2021-01-20T01:41:00Z">
        <w:r w:rsidRPr="001144EF">
          <w:rPr>
            <w:sz w:val="28"/>
            <w:szCs w:val="28"/>
          </w:rPr>
          <w:t>152</w:t>
        </w:r>
      </w:ins>
      <w:r w:rsidRPr="001144EF">
        <w:rPr>
          <w:sz w:val="28"/>
          <w:szCs w:val="28"/>
        </w:rPr>
        <w:t>. Спецодежда работающих в цехах приготовления спичечных масс и автоматных цехов должна быть пропитана огнезащитным составом.</w:t>
      </w:r>
    </w:p>
    <w:p w:rsidR="00303495" w:rsidRPr="001144EF" w:rsidRDefault="00303495" w:rsidP="00303495">
      <w:pPr>
        <w:pStyle w:val="ConsPlusNormal"/>
        <w:spacing w:before="240"/>
        <w:ind w:firstLine="540"/>
        <w:jc w:val="both"/>
        <w:rPr>
          <w:sz w:val="28"/>
          <w:szCs w:val="28"/>
        </w:rPr>
      </w:pPr>
      <w:del w:id="1694" w:author="Антон Хабиров" w:date="2021-01-20T01:41:00Z">
        <w:r w:rsidRPr="001144EF">
          <w:rPr>
            <w:sz w:val="28"/>
            <w:szCs w:val="28"/>
          </w:rPr>
          <w:delText>176</w:delText>
        </w:r>
      </w:del>
      <w:ins w:id="1695" w:author="Антон Хабиров" w:date="2021-01-20T01:41:00Z">
        <w:r w:rsidRPr="001144EF">
          <w:rPr>
            <w:sz w:val="28"/>
            <w:szCs w:val="28"/>
          </w:rPr>
          <w:t>153</w:t>
        </w:r>
      </w:ins>
      <w:r w:rsidRPr="001144EF">
        <w:rPr>
          <w:sz w:val="28"/>
          <w:szCs w:val="28"/>
        </w:rPr>
        <w:t>. В помещениях укладки рассыпанных спичек и у каждого автомата запас спичек, уложенных в кассеты, не должен превышать 10 малых или 5 больших кассет.</w:t>
      </w:r>
    </w:p>
    <w:p w:rsidR="00303495" w:rsidRPr="001144EF" w:rsidRDefault="00303495" w:rsidP="00303495">
      <w:pPr>
        <w:pStyle w:val="ConsPlusNormal"/>
        <w:spacing w:before="240"/>
        <w:ind w:firstLine="540"/>
        <w:jc w:val="both"/>
        <w:rPr>
          <w:sz w:val="28"/>
          <w:szCs w:val="28"/>
        </w:rPr>
      </w:pPr>
      <w:del w:id="1696" w:author="Антон Хабиров" w:date="2021-01-20T01:41:00Z">
        <w:r w:rsidRPr="001144EF">
          <w:rPr>
            <w:sz w:val="28"/>
            <w:szCs w:val="28"/>
          </w:rPr>
          <w:delText xml:space="preserve">177. </w:delText>
        </w:r>
      </w:del>
      <w:r w:rsidRPr="001144EF">
        <w:rPr>
          <w:sz w:val="28"/>
          <w:szCs w:val="28"/>
        </w:rPr>
        <w:t>Запас спичек около коробконабивочных машин не должен превышать 3 малых кассет.</w:t>
      </w:r>
    </w:p>
    <w:p w:rsidR="00303495" w:rsidRPr="001144EF" w:rsidRDefault="00303495" w:rsidP="00303495">
      <w:pPr>
        <w:pStyle w:val="ConsPlusNormal"/>
        <w:spacing w:before="240"/>
        <w:ind w:firstLine="540"/>
        <w:jc w:val="both"/>
        <w:rPr>
          <w:sz w:val="28"/>
          <w:szCs w:val="28"/>
        </w:rPr>
      </w:pPr>
      <w:del w:id="1697" w:author="Антон Хабиров" w:date="2021-01-20T01:41:00Z">
        <w:r w:rsidRPr="001144EF">
          <w:rPr>
            <w:sz w:val="28"/>
            <w:szCs w:val="28"/>
          </w:rPr>
          <w:delText xml:space="preserve">178. </w:delText>
        </w:r>
      </w:del>
      <w:r w:rsidRPr="001144EF">
        <w:rPr>
          <w:sz w:val="28"/>
          <w:szCs w:val="28"/>
        </w:rPr>
        <w:t>Кассеты со спичками хранятся на стеллажах и укладываются не более чем в 2 ряда по высоте с прокладками из цветного металла между ними.</w:t>
      </w:r>
      <w:ins w:id="1698" w:author="Антон Хабиров" w:date="2021-01-20T01:41:00Z">
        <w:r w:rsidRPr="001144EF">
          <w:rPr>
            <w:sz w:val="28"/>
            <w:szCs w:val="28"/>
          </w:rPr>
          <w:t xml:space="preserve"> Запрещается хранить в цехе более 10 малых или 5 больших кассет со спичками в одном месте.</w:t>
        </w:r>
      </w:ins>
    </w:p>
    <w:p w:rsidR="00303495" w:rsidRPr="001144EF" w:rsidRDefault="00303495" w:rsidP="00303495">
      <w:pPr>
        <w:pStyle w:val="ConsPlusNormal"/>
        <w:spacing w:before="240"/>
        <w:ind w:firstLine="540"/>
        <w:jc w:val="both"/>
        <w:rPr>
          <w:del w:id="1699" w:author="Антон Хабиров" w:date="2021-01-20T01:41:00Z"/>
          <w:sz w:val="28"/>
          <w:szCs w:val="28"/>
        </w:rPr>
      </w:pPr>
      <w:del w:id="1700" w:author="Антон Хабиров" w:date="2021-01-20T01:41:00Z">
        <w:r w:rsidRPr="001144EF">
          <w:rPr>
            <w:sz w:val="28"/>
            <w:szCs w:val="28"/>
          </w:rPr>
          <w:delText>179. Запрещается хранить в цехе более 10 малых или 5 больших кассет со спичками в одном месте.</w:delText>
        </w:r>
      </w:del>
    </w:p>
    <w:p w:rsidR="00303495" w:rsidRPr="001144EF" w:rsidRDefault="00303495" w:rsidP="00303495">
      <w:pPr>
        <w:pStyle w:val="ConsPlusNormal"/>
        <w:spacing w:before="240"/>
        <w:ind w:firstLine="540"/>
        <w:jc w:val="both"/>
        <w:rPr>
          <w:sz w:val="28"/>
          <w:szCs w:val="28"/>
        </w:rPr>
      </w:pPr>
      <w:del w:id="1701" w:author="Антон Хабиров" w:date="2021-01-20T01:41:00Z">
        <w:r w:rsidRPr="001144EF">
          <w:rPr>
            <w:sz w:val="28"/>
            <w:szCs w:val="28"/>
          </w:rPr>
          <w:delText>180</w:delText>
        </w:r>
      </w:del>
      <w:ins w:id="1702" w:author="Антон Хабиров" w:date="2021-01-20T01:41:00Z">
        <w:r w:rsidRPr="001144EF">
          <w:rPr>
            <w:sz w:val="28"/>
            <w:szCs w:val="28"/>
          </w:rPr>
          <w:t>154</w:t>
        </w:r>
      </w:ins>
      <w:r w:rsidRPr="001144EF">
        <w:rPr>
          <w:sz w:val="28"/>
          <w:szCs w:val="28"/>
        </w:rPr>
        <w:t xml:space="preserve">. Запас готовых спичек в зоне </w:t>
      </w:r>
      <w:proofErr w:type="spellStart"/>
      <w:r w:rsidRPr="001144EF">
        <w:rPr>
          <w:sz w:val="28"/>
          <w:szCs w:val="28"/>
        </w:rPr>
        <w:t>коробконамазочных</w:t>
      </w:r>
      <w:proofErr w:type="spellEnd"/>
      <w:r w:rsidRPr="001144EF">
        <w:rPr>
          <w:sz w:val="28"/>
          <w:szCs w:val="28"/>
        </w:rPr>
        <w:t xml:space="preserve"> и упаковочных машин не должен превышать 20 ящиков на машину.</w:t>
      </w:r>
    </w:p>
    <w:p w:rsidR="00303495" w:rsidRPr="001144EF" w:rsidRDefault="00303495" w:rsidP="00303495">
      <w:pPr>
        <w:pStyle w:val="ConsPlusNormal"/>
        <w:spacing w:before="240"/>
        <w:ind w:firstLine="540"/>
        <w:jc w:val="both"/>
        <w:rPr>
          <w:sz w:val="28"/>
          <w:szCs w:val="28"/>
        </w:rPr>
      </w:pPr>
      <w:del w:id="1703" w:author="Антон Хабиров" w:date="2021-01-20T01:41:00Z">
        <w:r w:rsidRPr="001144EF">
          <w:rPr>
            <w:sz w:val="28"/>
            <w:szCs w:val="28"/>
          </w:rPr>
          <w:delText xml:space="preserve">181. </w:delText>
        </w:r>
      </w:del>
      <w:r w:rsidRPr="001144EF">
        <w:rPr>
          <w:sz w:val="28"/>
          <w:szCs w:val="28"/>
        </w:rPr>
        <w:t xml:space="preserve">На участке промежуточного хранения количество готовой продукции не должно превышать </w:t>
      </w:r>
      <w:del w:id="1704" w:author="Антон Хабиров" w:date="2021-01-20T01:41:00Z">
        <w:r w:rsidRPr="001144EF">
          <w:rPr>
            <w:sz w:val="28"/>
            <w:szCs w:val="28"/>
          </w:rPr>
          <w:delText>сменной выработки</w:delText>
        </w:r>
      </w:del>
      <w:ins w:id="1705" w:author="Антон Хабиров" w:date="2021-01-20T01:41:00Z">
        <w:r w:rsidRPr="001144EF">
          <w:rPr>
            <w:sz w:val="28"/>
            <w:szCs w:val="28"/>
          </w:rPr>
          <w:t>сменную выработку</w:t>
        </w:r>
      </w:ins>
      <w:r w:rsidRPr="001144EF">
        <w:rPr>
          <w:sz w:val="28"/>
          <w:szCs w:val="28"/>
        </w:rPr>
        <w:t xml:space="preserve"> одного спичечного автомата.</w:t>
      </w:r>
    </w:p>
    <w:p w:rsidR="00303495" w:rsidRPr="001144EF" w:rsidRDefault="00303495" w:rsidP="00303495">
      <w:pPr>
        <w:pStyle w:val="ConsPlusNormal"/>
        <w:spacing w:before="240"/>
        <w:ind w:firstLine="540"/>
        <w:jc w:val="both"/>
        <w:rPr>
          <w:sz w:val="28"/>
          <w:szCs w:val="28"/>
        </w:rPr>
      </w:pPr>
      <w:del w:id="1706" w:author="Антон Хабиров" w:date="2021-01-20T01:41:00Z">
        <w:r w:rsidRPr="001144EF">
          <w:rPr>
            <w:sz w:val="28"/>
            <w:szCs w:val="28"/>
          </w:rPr>
          <w:delText>182</w:delText>
        </w:r>
      </w:del>
      <w:ins w:id="1707" w:author="Антон Хабиров" w:date="2021-01-20T01:41:00Z">
        <w:r w:rsidRPr="001144EF">
          <w:rPr>
            <w:sz w:val="28"/>
            <w:szCs w:val="28"/>
          </w:rPr>
          <w:t>155</w:t>
        </w:r>
      </w:ins>
      <w:r w:rsidRPr="001144EF">
        <w:rPr>
          <w:sz w:val="28"/>
          <w:szCs w:val="28"/>
        </w:rPr>
        <w:t>. Руководителем организации</w:t>
      </w:r>
      <w:ins w:id="1708" w:author="Антон Хабиров" w:date="2021-01-20T01:41:00Z">
        <w:r w:rsidRPr="001144EF">
          <w:rPr>
            <w:sz w:val="28"/>
            <w:szCs w:val="28"/>
          </w:rPr>
          <w:t xml:space="preserve"> или иным должностным лицом, уполномоченным руководителем организации,</w:t>
        </w:r>
      </w:ins>
      <w:r w:rsidRPr="001144EF">
        <w:rPr>
          <w:sz w:val="28"/>
          <w:szCs w:val="28"/>
        </w:rPr>
        <w:t xml:space="preserve"> для выполнения работ по сбору, транспортированию и уничтожению отходов спичечных масс разрабатывается и утверждается соответствующая инструкция.</w:t>
      </w:r>
    </w:p>
    <w:p w:rsidR="00303495" w:rsidRPr="001144EF" w:rsidRDefault="00303495" w:rsidP="00303495">
      <w:pPr>
        <w:pStyle w:val="ConsPlusNormal"/>
        <w:spacing w:before="240"/>
        <w:ind w:firstLine="540"/>
        <w:jc w:val="both"/>
        <w:rPr>
          <w:sz w:val="28"/>
          <w:szCs w:val="28"/>
        </w:rPr>
      </w:pPr>
      <w:del w:id="1709" w:author="Антон Хабиров" w:date="2021-01-20T01:41:00Z">
        <w:r w:rsidRPr="001144EF">
          <w:rPr>
            <w:sz w:val="28"/>
            <w:szCs w:val="28"/>
          </w:rPr>
          <w:delText>183</w:delText>
        </w:r>
      </w:del>
      <w:ins w:id="1710" w:author="Антон Хабиров" w:date="2021-01-20T01:41:00Z">
        <w:r w:rsidRPr="001144EF">
          <w:rPr>
            <w:sz w:val="28"/>
            <w:szCs w:val="28"/>
          </w:rPr>
          <w:t>156</w:t>
        </w:r>
      </w:ins>
      <w:r w:rsidRPr="001144EF">
        <w:rPr>
          <w:sz w:val="28"/>
          <w:szCs w:val="28"/>
        </w:rPr>
        <w:t>. Отходы спичечных масс и деревянная тара утилизируются вне территории предприятия на площадке, имеющей ограждение и твердое покрытие.</w:t>
      </w:r>
      <w:ins w:id="1711" w:author="Антон Хабиров" w:date="2021-01-20T01:41:00Z">
        <w:r w:rsidRPr="001144EF">
          <w:rPr>
            <w:sz w:val="28"/>
            <w:szCs w:val="28"/>
          </w:rPr>
          <w:t xml:space="preserve"> Отходы спичечных масс доставляются к месту утилизации </w:t>
        </w:r>
        <w:proofErr w:type="gramStart"/>
        <w:r w:rsidRPr="001144EF">
          <w:rPr>
            <w:sz w:val="28"/>
            <w:szCs w:val="28"/>
          </w:rPr>
          <w:t>разведенными</w:t>
        </w:r>
        <w:proofErr w:type="gramEnd"/>
        <w:r w:rsidRPr="001144EF">
          <w:rPr>
            <w:sz w:val="28"/>
            <w:szCs w:val="28"/>
          </w:rPr>
          <w:t xml:space="preserve"> водой.</w:t>
        </w:r>
      </w:ins>
    </w:p>
    <w:p w:rsidR="00303495" w:rsidRPr="001144EF" w:rsidRDefault="00303495" w:rsidP="00303495">
      <w:pPr>
        <w:pStyle w:val="ConsPlusNormal"/>
        <w:spacing w:before="240"/>
        <w:ind w:firstLine="540"/>
        <w:jc w:val="both"/>
        <w:rPr>
          <w:del w:id="1712" w:author="Антон Хабиров" w:date="2021-01-20T01:41:00Z"/>
          <w:sz w:val="28"/>
          <w:szCs w:val="28"/>
        </w:rPr>
      </w:pPr>
      <w:del w:id="1713" w:author="Антон Хабиров" w:date="2021-01-20T01:41:00Z">
        <w:r w:rsidRPr="001144EF">
          <w:rPr>
            <w:sz w:val="28"/>
            <w:szCs w:val="28"/>
          </w:rPr>
          <w:delText>184. Отходы спичечных масс доставляются к месту утилизации разведенными водой.</w:delText>
        </w:r>
      </w:del>
    </w:p>
    <w:p w:rsidR="00303495" w:rsidRPr="001144EF" w:rsidRDefault="00303495" w:rsidP="00303495">
      <w:pPr>
        <w:pStyle w:val="ConsPlusNormal"/>
        <w:spacing w:before="240"/>
        <w:ind w:firstLine="540"/>
        <w:jc w:val="both"/>
        <w:rPr>
          <w:sz w:val="28"/>
          <w:szCs w:val="28"/>
        </w:rPr>
      </w:pPr>
      <w:del w:id="1714" w:author="Антон Хабиров" w:date="2021-01-20T01:41:00Z">
        <w:r w:rsidRPr="001144EF">
          <w:rPr>
            <w:sz w:val="28"/>
            <w:szCs w:val="28"/>
          </w:rPr>
          <w:delText>185</w:delText>
        </w:r>
      </w:del>
      <w:ins w:id="1715" w:author="Антон Хабиров" w:date="2021-01-20T01:41:00Z">
        <w:r w:rsidRPr="001144EF">
          <w:rPr>
            <w:sz w:val="28"/>
            <w:szCs w:val="28"/>
          </w:rPr>
          <w:t>157</w:t>
        </w:r>
      </w:ins>
      <w:r w:rsidRPr="001144EF">
        <w:rPr>
          <w:sz w:val="28"/>
          <w:szCs w:val="28"/>
        </w:rPr>
        <w:t xml:space="preserve">. На объектах энергетики в газонепроницаемых стенах, отделяющих помещения с контрольно-измерительными приборами и устройствами управления от газорегуляторных пунктов и газорегуляторных установок, не допускается </w:t>
      </w:r>
      <w:r w:rsidRPr="001144EF">
        <w:rPr>
          <w:sz w:val="28"/>
          <w:szCs w:val="28"/>
        </w:rPr>
        <w:lastRenderedPageBreak/>
        <w:t>наличие сквозных отверстий и щелей. Прокладка коммуникаций через такие стены допускается только с применением специальных устройств (сальников).</w:t>
      </w:r>
    </w:p>
    <w:p w:rsidR="00303495" w:rsidRPr="001144EF" w:rsidRDefault="00303495" w:rsidP="00303495">
      <w:pPr>
        <w:pStyle w:val="ConsPlusNormal"/>
        <w:spacing w:before="240"/>
        <w:ind w:firstLine="540"/>
        <w:jc w:val="both"/>
        <w:rPr>
          <w:sz w:val="28"/>
          <w:szCs w:val="28"/>
        </w:rPr>
      </w:pPr>
      <w:del w:id="1716" w:author="Антон Хабиров" w:date="2021-01-20T01:41:00Z">
        <w:r w:rsidRPr="001144EF">
          <w:rPr>
            <w:sz w:val="28"/>
            <w:szCs w:val="28"/>
          </w:rPr>
          <w:delText>186</w:delText>
        </w:r>
      </w:del>
      <w:ins w:id="1717" w:author="Антон Хабиров" w:date="2021-01-20T01:41:00Z">
        <w:r w:rsidRPr="001144EF">
          <w:rPr>
            <w:sz w:val="28"/>
            <w:szCs w:val="28"/>
          </w:rPr>
          <w:t>158</w:t>
        </w:r>
      </w:ins>
      <w:r w:rsidRPr="001144EF">
        <w:rPr>
          <w:sz w:val="28"/>
          <w:szCs w:val="28"/>
        </w:rPr>
        <w:t>. На электростанциях:</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запрещается </w:t>
      </w:r>
      <w:del w:id="1718" w:author="Антон Хабиров" w:date="2021-01-20T01:41:00Z">
        <w:r w:rsidRPr="001144EF">
          <w:rPr>
            <w:sz w:val="28"/>
            <w:szCs w:val="28"/>
          </w:rPr>
          <w:delText>производить</w:delText>
        </w:r>
      </w:del>
      <w:ins w:id="1719" w:author="Антон Хабиров" w:date="2021-01-20T01:41:00Z">
        <w:r w:rsidRPr="001144EF">
          <w:rPr>
            <w:sz w:val="28"/>
            <w:szCs w:val="28"/>
          </w:rPr>
          <w:t>проводить</w:t>
        </w:r>
      </w:ins>
      <w:r w:rsidRPr="001144EF">
        <w:rPr>
          <w:sz w:val="28"/>
          <w:szCs w:val="28"/>
        </w:rPr>
        <w:t xml:space="preserve"> монтаж или ремонт оборудования</w:t>
      </w:r>
      <w:del w:id="1720" w:author="Антон Хабиров" w:date="2021-01-20T01:41:00Z">
        <w:r w:rsidRPr="001144EF">
          <w:rPr>
            <w:sz w:val="28"/>
            <w:szCs w:val="28"/>
          </w:rPr>
          <w:delText xml:space="preserve"> и газопроводов</w:delText>
        </w:r>
      </w:del>
      <w:r w:rsidRPr="001144EF">
        <w:rPr>
          <w:sz w:val="28"/>
          <w:szCs w:val="28"/>
        </w:rPr>
        <w:t xml:space="preserve"> в помещении при неработающей вентиляции;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при подаче топлива должны работать все средства </w:t>
      </w:r>
      <w:proofErr w:type="spellStart"/>
      <w:r w:rsidRPr="001144EF">
        <w:rPr>
          <w:sz w:val="28"/>
          <w:szCs w:val="28"/>
        </w:rPr>
        <w:t>обеспыливания</w:t>
      </w:r>
      <w:proofErr w:type="spellEnd"/>
      <w:r w:rsidRPr="001144EF">
        <w:rPr>
          <w:sz w:val="28"/>
          <w:szCs w:val="28"/>
        </w:rPr>
        <w:t>, находящиеся на тракте топливоподачи, а также устройства по улавливанию металла, щепы и других посторонних включений из топлива;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на тракте топливоподачи регулярно проводится контроль и своевременно выполняется текущий </w:t>
      </w:r>
      <w:proofErr w:type="gramStart"/>
      <w:r w:rsidRPr="001144EF">
        <w:rPr>
          <w:sz w:val="28"/>
          <w:szCs w:val="28"/>
        </w:rPr>
        <w:t>ремонт</w:t>
      </w:r>
      <w:proofErr w:type="gramEnd"/>
      <w:r w:rsidRPr="001144EF">
        <w:rPr>
          <w:sz w:val="28"/>
          <w:szCs w:val="28"/>
        </w:rPr>
        <w:t xml:space="preserve"> и техническое обслуживание для предотвращения скопления пыли;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в помещениях тракта топливоподачи необходимо соблюдать чистоту, регулярно проводить уборку с удалением пыли со всех мест ее скопления. Уборка проводится по утвержденному графику в зависимости от типа твердого топлива, его склонности к окислению и запыленности помещений. Пыль убирается </w:t>
      </w:r>
      <w:proofErr w:type="spellStart"/>
      <w:r w:rsidRPr="001144EF">
        <w:rPr>
          <w:sz w:val="28"/>
          <w:szCs w:val="28"/>
        </w:rPr>
        <w:t>гидросмывом</w:t>
      </w:r>
      <w:proofErr w:type="spellEnd"/>
      <w:r w:rsidRPr="001144EF">
        <w:rPr>
          <w:sz w:val="28"/>
          <w:szCs w:val="28"/>
        </w:rPr>
        <w:t xml:space="preserve"> или механизированным способом. </w:t>
      </w:r>
      <w:proofErr w:type="gramStart"/>
      <w:r w:rsidRPr="001144EF">
        <w:rPr>
          <w:sz w:val="28"/>
          <w:szCs w:val="28"/>
        </w:rPr>
        <w:t>При необходимости в отдельных местах ручной уборки эти работы допускается проводить только после увлажнения пыли распыленной водой;</w:t>
      </w:r>
      <w:proofErr w:type="gramEnd"/>
    </w:p>
    <w:p w:rsidR="00303495" w:rsidRPr="001144EF" w:rsidRDefault="00303495" w:rsidP="00303495">
      <w:pPr>
        <w:pStyle w:val="ConsPlusNormal"/>
        <w:spacing w:before="240"/>
        <w:ind w:firstLine="540"/>
        <w:jc w:val="both"/>
        <w:rPr>
          <w:sz w:val="28"/>
          <w:szCs w:val="28"/>
        </w:rPr>
      </w:pPr>
      <w:r w:rsidRPr="001144EF">
        <w:rPr>
          <w:sz w:val="28"/>
          <w:szCs w:val="28"/>
        </w:rPr>
        <w:t>д) на кабельных трассах, идущих по тракту топливоподачи, необходимо следить за наличием просвета между кабелями для уменьшения скопления пыли;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е) при загрузке конвейерных лент не должно быть </w:t>
      </w:r>
      <w:del w:id="1721" w:author="Антон Хабиров" w:date="2021-01-20T01:41:00Z">
        <w:r w:rsidRPr="001144EF">
          <w:rPr>
            <w:sz w:val="28"/>
            <w:szCs w:val="28"/>
          </w:rPr>
          <w:delText>падений</w:delText>
        </w:r>
      </w:del>
      <w:ins w:id="1722" w:author="Антон Хабиров" w:date="2021-01-20T01:41:00Z">
        <w:r w:rsidRPr="001144EF">
          <w:rPr>
            <w:sz w:val="28"/>
            <w:szCs w:val="28"/>
          </w:rPr>
          <w:t>падения, просыпания</w:t>
        </w:r>
      </w:ins>
      <w:r w:rsidRPr="001144EF">
        <w:rPr>
          <w:sz w:val="28"/>
          <w:szCs w:val="28"/>
        </w:rPr>
        <w:t xml:space="preserve"> топлива, </w:t>
      </w:r>
      <w:del w:id="1723" w:author="Антон Хабиров" w:date="2021-01-20T01:41:00Z">
        <w:r w:rsidRPr="001144EF">
          <w:rPr>
            <w:sz w:val="28"/>
            <w:szCs w:val="28"/>
          </w:rPr>
          <w:delText>которое</w:delText>
        </w:r>
      </w:del>
      <w:ins w:id="1724" w:author="Антон Хабиров" w:date="2021-01-20T01:41:00Z">
        <w:r w:rsidRPr="001144EF">
          <w:rPr>
            <w:sz w:val="28"/>
            <w:szCs w:val="28"/>
          </w:rPr>
          <w:t>его</w:t>
        </w:r>
      </w:ins>
      <w:r w:rsidRPr="001144EF">
        <w:rPr>
          <w:sz w:val="28"/>
          <w:szCs w:val="28"/>
        </w:rPr>
        <w:t xml:space="preserve"> следует убирать в течение рабочей смены. Не </w:t>
      </w:r>
      <w:del w:id="1725" w:author="Антон Хабиров" w:date="2021-01-20T01:41:00Z">
        <w:r w:rsidRPr="001144EF">
          <w:rPr>
            <w:sz w:val="28"/>
            <w:szCs w:val="28"/>
          </w:rPr>
          <w:delText>разрешается допускать</w:delText>
        </w:r>
      </w:del>
      <w:ins w:id="1726" w:author="Антон Хабиров" w:date="2021-01-20T01:41:00Z">
        <w:r w:rsidRPr="001144EF">
          <w:rPr>
            <w:sz w:val="28"/>
            <w:szCs w:val="28"/>
          </w:rPr>
          <w:t>допускается</w:t>
        </w:r>
      </w:ins>
      <w:r w:rsidRPr="001144EF">
        <w:rPr>
          <w:sz w:val="28"/>
          <w:szCs w:val="28"/>
        </w:rPr>
        <w:t xml:space="preserve"> скопление топлива под нижней ниткой конвейерных лент;</w:t>
      </w:r>
    </w:p>
    <w:p w:rsidR="00303495" w:rsidRPr="001144EF" w:rsidRDefault="00303495" w:rsidP="00303495">
      <w:pPr>
        <w:pStyle w:val="ConsPlusNormal"/>
        <w:spacing w:before="240"/>
        <w:ind w:firstLine="540"/>
        <w:jc w:val="both"/>
        <w:rPr>
          <w:sz w:val="28"/>
          <w:szCs w:val="28"/>
        </w:rPr>
      </w:pPr>
      <w:r w:rsidRPr="001144EF">
        <w:rPr>
          <w:sz w:val="28"/>
          <w:szCs w:val="28"/>
        </w:rPr>
        <w:t xml:space="preserve">ж) не разрешается, кроме аварийных ситуаций, осуществлять остановку конвейеров, нагруженных топливом. В случае аварийной остановки конвейерные ленты освобождаются (разгружаются) от топлива в возможно </w:t>
      </w:r>
      <w:del w:id="1727" w:author="Антон Хабиров" w:date="2021-01-20T01:41:00Z">
        <w:r w:rsidRPr="001144EF">
          <w:rPr>
            <w:sz w:val="28"/>
            <w:szCs w:val="28"/>
          </w:rPr>
          <w:delText>короткие сроки</w:delText>
        </w:r>
      </w:del>
      <w:ins w:id="1728" w:author="Антон Хабиров" w:date="2021-01-20T01:41:00Z">
        <w:r w:rsidRPr="001144EF">
          <w:rPr>
            <w:sz w:val="28"/>
            <w:szCs w:val="28"/>
          </w:rPr>
          <w:t>короткий срок</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з) при переходе электростанции на длительное сжигание газа или мазута и перед капитальным ремонтом соответствующего оборудования производится полное опорожнение бункеров сырого топлива;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и) перед проведением вулканизационных работ на конвейере необходимо очистить от пыли участок не менее 10 метров вдоль ленты (при необходимости выполнить </w:t>
      </w:r>
      <w:proofErr w:type="spellStart"/>
      <w:r w:rsidRPr="001144EF">
        <w:rPr>
          <w:sz w:val="28"/>
          <w:szCs w:val="28"/>
        </w:rPr>
        <w:t>гидроуборку</w:t>
      </w:r>
      <w:proofErr w:type="spellEnd"/>
      <w:r w:rsidRPr="001144EF">
        <w:rPr>
          <w:sz w:val="28"/>
          <w:szCs w:val="28"/>
        </w:rPr>
        <w:t xml:space="preserve">), огородить его </w:t>
      </w:r>
      <w:del w:id="1729" w:author="Антон Хабиров" w:date="2021-01-20T01:41:00Z">
        <w:r w:rsidRPr="001144EF">
          <w:rPr>
            <w:sz w:val="28"/>
            <w:szCs w:val="28"/>
          </w:rPr>
          <w:delText xml:space="preserve">негорючими </w:delText>
        </w:r>
      </w:del>
      <w:r w:rsidRPr="001144EF">
        <w:rPr>
          <w:sz w:val="28"/>
          <w:szCs w:val="28"/>
        </w:rPr>
        <w:t>щитами</w:t>
      </w:r>
      <w:ins w:id="1730" w:author="Антон Хабиров" w:date="2021-01-20T01:41:00Z">
        <w:r w:rsidRPr="001144EF">
          <w:rPr>
            <w:sz w:val="28"/>
            <w:szCs w:val="28"/>
          </w:rPr>
          <w:t xml:space="preserve"> из негорючих материалов</w:t>
        </w:r>
      </w:ins>
      <w:r w:rsidRPr="001144EF">
        <w:rPr>
          <w:sz w:val="28"/>
          <w:szCs w:val="28"/>
        </w:rPr>
        <w:t xml:space="preserve"> и обеспечить первичными средствами пожаротушения;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к) запрещается в помещениях и коридорах закрытых распределительных устройств и подстанций устраивать кладовые, не относящиеся к </w:t>
      </w:r>
      <w:r w:rsidRPr="001144EF">
        <w:rPr>
          <w:sz w:val="28"/>
          <w:szCs w:val="28"/>
        </w:rPr>
        <w:lastRenderedPageBreak/>
        <w:t>распределительному устройству, а также хранить электротехническое оборудование, запасные части, емкости с горючими жидкостями и баллоны с различными газами;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л) в случае попадания масла на теплоизоляцию горячих поверхностей необходимо немедленно очистить ее (горячей водой или паром), а </w:t>
      </w:r>
      <w:del w:id="1731" w:author="Антон Хабиров" w:date="2021-01-20T01:41:00Z">
        <w:r w:rsidRPr="001144EF">
          <w:rPr>
            <w:sz w:val="28"/>
            <w:szCs w:val="28"/>
          </w:rPr>
          <w:delText>если эти меры не помогли (глубокая пропитка</w:delText>
        </w:r>
      </w:del>
      <w:ins w:id="1732" w:author="Антон Хабиров" w:date="2021-01-20T01:41:00Z">
        <w:r w:rsidRPr="001144EF">
          <w:rPr>
            <w:sz w:val="28"/>
            <w:szCs w:val="28"/>
          </w:rPr>
          <w:t>в случае глубокой пропитки</w:t>
        </w:r>
      </w:ins>
      <w:r w:rsidRPr="001144EF">
        <w:rPr>
          <w:sz w:val="28"/>
          <w:szCs w:val="28"/>
        </w:rPr>
        <w:t xml:space="preserve"> изоляции</w:t>
      </w:r>
      <w:del w:id="1733" w:author="Антон Хабиров" w:date="2021-01-20T01:41:00Z">
        <w:r w:rsidRPr="001144EF">
          <w:rPr>
            <w:sz w:val="28"/>
            <w:szCs w:val="28"/>
          </w:rPr>
          <w:delText>) -</w:delText>
        </w:r>
      </w:del>
      <w:r w:rsidRPr="001144EF">
        <w:rPr>
          <w:sz w:val="28"/>
          <w:szCs w:val="28"/>
        </w:rPr>
        <w:t xml:space="preserve"> следует заменить участок теплоизоляции;</w:t>
      </w:r>
    </w:p>
    <w:p w:rsidR="00303495" w:rsidRPr="001144EF" w:rsidRDefault="00303495" w:rsidP="00303495">
      <w:pPr>
        <w:pStyle w:val="ConsPlusNormal"/>
        <w:jc w:val="both"/>
        <w:rPr>
          <w:del w:id="1734" w:author="Антон Хабиров" w:date="2021-01-20T01:41:00Z"/>
          <w:sz w:val="28"/>
          <w:szCs w:val="28"/>
        </w:rPr>
      </w:pPr>
      <w:del w:id="1735" w:author="Антон Хабиров" w:date="2021-01-20T01:41:00Z">
        <w:r w:rsidRPr="001144EF">
          <w:rPr>
            <w:sz w:val="28"/>
            <w:szCs w:val="28"/>
          </w:rPr>
          <w:delText>(пп. "л" введен Постановлением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м) поддоны под маслонаполненным оборудованием для сбора возможных протечек масла должны находиться в исправном состоянии, проходимость трубопроводов организованного отвода масла в сборный бак должна проверяться в период ремонтов. Запрещается для сбора протечек масла из уплотнений и сальников на оборудовании укладывать тряпки и ветошь, а также использовать временные лотки и противни.</w:t>
      </w:r>
    </w:p>
    <w:p w:rsidR="00303495" w:rsidRPr="001144EF" w:rsidRDefault="00303495" w:rsidP="00303495">
      <w:pPr>
        <w:pStyle w:val="ConsPlusNormal"/>
        <w:jc w:val="both"/>
        <w:rPr>
          <w:del w:id="1736" w:author="Антон Хабиров" w:date="2021-01-20T01:41:00Z"/>
          <w:sz w:val="28"/>
          <w:szCs w:val="28"/>
        </w:rPr>
      </w:pPr>
      <w:del w:id="1737" w:author="Антон Хабиров" w:date="2021-01-20T01:41:00Z">
        <w:r w:rsidRPr="001144EF">
          <w:rPr>
            <w:sz w:val="28"/>
            <w:szCs w:val="28"/>
          </w:rPr>
          <w:delText>(пп. "м" введен Постановлением Правительства РФ от 20.09.2016 № 947)</w:delText>
        </w:r>
      </w:del>
    </w:p>
    <w:p w:rsidR="00303495" w:rsidRPr="001144EF" w:rsidRDefault="00303495" w:rsidP="00303495">
      <w:pPr>
        <w:pStyle w:val="ConsPlusNormal"/>
        <w:spacing w:before="240"/>
        <w:ind w:firstLine="540"/>
        <w:jc w:val="both"/>
        <w:rPr>
          <w:sz w:val="28"/>
          <w:szCs w:val="28"/>
        </w:rPr>
      </w:pPr>
      <w:del w:id="1738" w:author="Антон Хабиров" w:date="2021-01-20T01:41:00Z">
        <w:r w:rsidRPr="001144EF">
          <w:rPr>
            <w:sz w:val="28"/>
            <w:szCs w:val="28"/>
          </w:rPr>
          <w:delText>187</w:delText>
        </w:r>
      </w:del>
      <w:ins w:id="1739" w:author="Антон Хабиров" w:date="2021-01-20T01:41:00Z">
        <w:r w:rsidRPr="001144EF">
          <w:rPr>
            <w:sz w:val="28"/>
            <w:szCs w:val="28"/>
          </w:rPr>
          <w:t>159</w:t>
        </w:r>
      </w:ins>
      <w:r w:rsidRPr="001144EF">
        <w:rPr>
          <w:sz w:val="28"/>
          <w:szCs w:val="28"/>
        </w:rPr>
        <w:t>. В кабельных сооружениях:</w:t>
      </w:r>
    </w:p>
    <w:p w:rsidR="00303495" w:rsidRPr="001144EF" w:rsidRDefault="00303495" w:rsidP="00303495">
      <w:pPr>
        <w:pStyle w:val="ConsPlusNormal"/>
        <w:spacing w:before="240"/>
        <w:ind w:firstLine="540"/>
        <w:jc w:val="both"/>
        <w:rPr>
          <w:sz w:val="28"/>
          <w:szCs w:val="28"/>
        </w:rPr>
      </w:pPr>
      <w:r w:rsidRPr="001144EF">
        <w:rPr>
          <w:sz w:val="28"/>
          <w:szCs w:val="28"/>
        </w:rPr>
        <w:t>а) не реже чем через 60 метров устанавливаются указатели ближайшего выхода;</w:t>
      </w:r>
    </w:p>
    <w:p w:rsidR="00303495" w:rsidRPr="001144EF" w:rsidRDefault="00303495" w:rsidP="00303495">
      <w:pPr>
        <w:pStyle w:val="ConsPlusNormal"/>
        <w:spacing w:before="240"/>
        <w:ind w:firstLine="540"/>
        <w:jc w:val="both"/>
        <w:rPr>
          <w:sz w:val="28"/>
          <w:szCs w:val="28"/>
        </w:rPr>
      </w:pPr>
      <w:r w:rsidRPr="001144EF">
        <w:rPr>
          <w:sz w:val="28"/>
          <w:szCs w:val="28"/>
        </w:rPr>
        <w:t>б) на дверях секционных перегородок наносятся указатели (схема) движения до ближайшего выхода. У выходных люков из кабельных сооружений устанавливаются лестницы так, чтобы они не мешали проходу по тоннелю (этажу);</w:t>
      </w:r>
    </w:p>
    <w:p w:rsidR="00303495" w:rsidRPr="001144EF" w:rsidRDefault="00303495" w:rsidP="00303495">
      <w:pPr>
        <w:pStyle w:val="ConsPlusNormal"/>
        <w:spacing w:before="240"/>
        <w:ind w:firstLine="540"/>
        <w:jc w:val="both"/>
        <w:rPr>
          <w:sz w:val="28"/>
          <w:szCs w:val="28"/>
        </w:rPr>
      </w:pPr>
      <w:r w:rsidRPr="001144EF">
        <w:rPr>
          <w:sz w:val="28"/>
          <w:szCs w:val="28"/>
        </w:rPr>
        <w:t>в) запрещается прокладка бронированных кабелей внутри помещений без снятия горючего джутового покрова;</w:t>
      </w:r>
    </w:p>
    <w:p w:rsidR="00303495" w:rsidRPr="001144EF" w:rsidRDefault="00303495" w:rsidP="00303495">
      <w:pPr>
        <w:pStyle w:val="ConsPlusNormal"/>
        <w:spacing w:before="240"/>
        <w:ind w:firstLine="540"/>
        <w:jc w:val="both"/>
        <w:rPr>
          <w:sz w:val="28"/>
          <w:szCs w:val="28"/>
        </w:rPr>
      </w:pPr>
      <w:r w:rsidRPr="001144EF">
        <w:rPr>
          <w:sz w:val="28"/>
          <w:szCs w:val="28"/>
        </w:rPr>
        <w:t>г) при эксплуатации кабельных сооружений двери секционных перегородок фиксируются в закрытом положении</w:t>
      </w:r>
      <w:del w:id="1740" w:author="Антон Хабиров" w:date="2021-01-20T01:41:00Z">
        <w:r w:rsidRPr="001144EF">
          <w:rPr>
            <w:sz w:val="28"/>
            <w:szCs w:val="28"/>
          </w:rPr>
          <w:delText>. Устройства самозакрывания дверей поддерживаются в технически исправном состоянии</w:delText>
        </w:r>
      </w:del>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запрещается при проведении реконструкции или ремонта применять кабели с горючей </w:t>
      </w:r>
      <w:del w:id="1741" w:author="Антон Хабиров" w:date="2021-01-20T01:41:00Z">
        <w:r w:rsidRPr="001144EF">
          <w:rPr>
            <w:sz w:val="28"/>
            <w:szCs w:val="28"/>
          </w:rPr>
          <w:delText xml:space="preserve">полиэтиленовой </w:delText>
        </w:r>
      </w:del>
      <w:r w:rsidRPr="001144EF">
        <w:rPr>
          <w:sz w:val="28"/>
          <w:szCs w:val="28"/>
        </w:rPr>
        <w:t>изоляцией;</w:t>
      </w:r>
    </w:p>
    <w:p w:rsidR="00303495" w:rsidRPr="001144EF" w:rsidRDefault="00303495" w:rsidP="00303495">
      <w:pPr>
        <w:pStyle w:val="ConsPlusNormal"/>
        <w:spacing w:before="240"/>
        <w:ind w:firstLine="540"/>
        <w:jc w:val="both"/>
        <w:rPr>
          <w:del w:id="1742" w:author="Антон Хабиров" w:date="2021-01-20T01:41:00Z"/>
          <w:sz w:val="28"/>
          <w:szCs w:val="28"/>
        </w:rPr>
      </w:pPr>
      <w:del w:id="1743" w:author="Антон Хабиров" w:date="2021-01-20T01:41:00Z">
        <w:r w:rsidRPr="001144EF">
          <w:rPr>
            <w:sz w:val="28"/>
            <w:szCs w:val="28"/>
          </w:rPr>
          <w:delText>е) утратил силу. - Постановление Правительства РФ от 17.02.2014 № 113;</w:delText>
        </w:r>
      </w:del>
    </w:p>
    <w:p w:rsidR="00303495" w:rsidRPr="001144EF" w:rsidRDefault="00303495" w:rsidP="00303495">
      <w:pPr>
        <w:pStyle w:val="ConsPlusNormal"/>
        <w:spacing w:before="240"/>
        <w:ind w:firstLine="540"/>
        <w:jc w:val="both"/>
        <w:rPr>
          <w:sz w:val="28"/>
          <w:szCs w:val="28"/>
        </w:rPr>
      </w:pPr>
      <w:del w:id="1744" w:author="Антон Хабиров" w:date="2021-01-20T01:41:00Z">
        <w:r w:rsidRPr="001144EF">
          <w:rPr>
            <w:sz w:val="28"/>
            <w:szCs w:val="28"/>
          </w:rPr>
          <w:delText>ж</w:delText>
        </w:r>
      </w:del>
      <w:ins w:id="1745" w:author="Антон Хабиров" w:date="2021-01-20T01:41:00Z">
        <w:r w:rsidRPr="001144EF">
          <w:rPr>
            <w:sz w:val="28"/>
            <w:szCs w:val="28"/>
          </w:rPr>
          <w:t>е</w:t>
        </w:r>
      </w:ins>
      <w:r w:rsidRPr="001144EF">
        <w:rPr>
          <w:sz w:val="28"/>
          <w:szCs w:val="28"/>
        </w:rPr>
        <w:t>) запрещается в помещениях подпитывающих устройств маслонаполненных кабелей хранить горючие и другие материалы, не относящиеся к этой установке;</w:t>
      </w:r>
    </w:p>
    <w:p w:rsidR="00303495" w:rsidRPr="001144EF" w:rsidRDefault="00303495" w:rsidP="00303495">
      <w:pPr>
        <w:pStyle w:val="ConsPlusNormal"/>
        <w:spacing w:before="240"/>
        <w:ind w:firstLine="540"/>
        <w:jc w:val="both"/>
        <w:rPr>
          <w:sz w:val="28"/>
          <w:szCs w:val="28"/>
        </w:rPr>
      </w:pPr>
      <w:del w:id="1746" w:author="Антон Хабиров" w:date="2021-01-20T01:41:00Z">
        <w:r w:rsidRPr="001144EF">
          <w:rPr>
            <w:sz w:val="28"/>
            <w:szCs w:val="28"/>
          </w:rPr>
          <w:delText>з</w:delText>
        </w:r>
      </w:del>
      <w:ins w:id="1747" w:author="Антон Хабиров" w:date="2021-01-20T01:41:00Z">
        <w:r w:rsidRPr="001144EF">
          <w:rPr>
            <w:sz w:val="28"/>
            <w:szCs w:val="28"/>
          </w:rPr>
          <w:t>ж</w:t>
        </w:r>
      </w:ins>
      <w:r w:rsidRPr="001144EF">
        <w:rPr>
          <w:sz w:val="28"/>
          <w:szCs w:val="28"/>
        </w:rPr>
        <w:t xml:space="preserve">) кабельные каналы и двойные полы в распределительных устройствах и других помещениях необходимо перекрывать съемными </w:t>
      </w:r>
      <w:del w:id="1748" w:author="Антон Хабиров" w:date="2021-01-20T01:41:00Z">
        <w:r w:rsidRPr="001144EF">
          <w:rPr>
            <w:sz w:val="28"/>
            <w:szCs w:val="28"/>
          </w:rPr>
          <w:delText>негорючими плитами. В помещениях щитов управления с паркетными полами деревянные щиты снизу защищаются асбестом и обиваются жестью или другим огнезащитным материалом. Съемные негорючие плиты и цельные щиты</w:delText>
        </w:r>
      </w:del>
      <w:ins w:id="1749" w:author="Антон Хабиров" w:date="2021-01-20T01:41:00Z">
        <w:r w:rsidRPr="001144EF">
          <w:rPr>
            <w:sz w:val="28"/>
            <w:szCs w:val="28"/>
          </w:rPr>
          <w:t>плитами из негорючих материалов. Съемные плиты</w:t>
        </w:r>
      </w:ins>
      <w:r w:rsidRPr="001144EF">
        <w:rPr>
          <w:sz w:val="28"/>
          <w:szCs w:val="28"/>
        </w:rPr>
        <w:t xml:space="preserve"> должны иметь приспособления для быстрого их подъема вручную;</w:t>
      </w:r>
    </w:p>
    <w:p w:rsidR="00303495" w:rsidRPr="001144EF" w:rsidRDefault="00303495" w:rsidP="00303495">
      <w:pPr>
        <w:pStyle w:val="ConsPlusNormal"/>
        <w:spacing w:before="240"/>
        <w:ind w:firstLine="540"/>
        <w:jc w:val="both"/>
        <w:rPr>
          <w:sz w:val="28"/>
          <w:szCs w:val="28"/>
        </w:rPr>
      </w:pPr>
      <w:del w:id="1750" w:author="Антон Хабиров" w:date="2021-01-20T01:41:00Z">
        <w:r w:rsidRPr="001144EF">
          <w:rPr>
            <w:sz w:val="28"/>
            <w:szCs w:val="28"/>
          </w:rPr>
          <w:lastRenderedPageBreak/>
          <w:delText>и</w:delText>
        </w:r>
      </w:del>
      <w:ins w:id="1751" w:author="Антон Хабиров" w:date="2021-01-20T01:41:00Z">
        <w:r w:rsidRPr="001144EF">
          <w:rPr>
            <w:sz w:val="28"/>
            <w:szCs w:val="28"/>
          </w:rPr>
          <w:t>з</w:t>
        </w:r>
      </w:ins>
      <w:r w:rsidRPr="001144EF">
        <w:rPr>
          <w:sz w:val="28"/>
          <w:szCs w:val="28"/>
        </w:rPr>
        <w:t xml:space="preserve">) при реконструкции и ремонте прокладка через кабельные сооружения каких-либо транзитных коммуникаций и </w:t>
      </w:r>
      <w:proofErr w:type="spellStart"/>
      <w:r w:rsidRPr="001144EF">
        <w:rPr>
          <w:sz w:val="28"/>
          <w:szCs w:val="28"/>
        </w:rPr>
        <w:t>шинопроводов</w:t>
      </w:r>
      <w:proofErr w:type="spellEnd"/>
      <w:r w:rsidRPr="001144EF">
        <w:rPr>
          <w:sz w:val="28"/>
          <w:szCs w:val="28"/>
        </w:rPr>
        <w:t xml:space="preserve"> не разрешается;</w:t>
      </w:r>
    </w:p>
    <w:p w:rsidR="00303495" w:rsidRPr="001144EF" w:rsidRDefault="00303495" w:rsidP="00303495">
      <w:pPr>
        <w:pStyle w:val="ConsPlusNormal"/>
        <w:spacing w:before="240"/>
        <w:ind w:firstLine="540"/>
        <w:jc w:val="both"/>
        <w:rPr>
          <w:sz w:val="28"/>
          <w:szCs w:val="28"/>
        </w:rPr>
      </w:pPr>
      <w:del w:id="1752" w:author="Антон Хабиров" w:date="2021-01-20T01:41:00Z">
        <w:r w:rsidRPr="001144EF">
          <w:rPr>
            <w:sz w:val="28"/>
            <w:szCs w:val="28"/>
          </w:rPr>
          <w:delText>к</w:delText>
        </w:r>
      </w:del>
      <w:ins w:id="1753" w:author="Антон Хабиров" w:date="2021-01-20T01:41:00Z">
        <w:r w:rsidRPr="001144EF">
          <w:rPr>
            <w:sz w:val="28"/>
            <w:szCs w:val="28"/>
          </w:rPr>
          <w:t>и</w:t>
        </w:r>
      </w:ins>
      <w:r w:rsidRPr="001144EF">
        <w:rPr>
          <w:sz w:val="28"/>
          <w:szCs w:val="28"/>
        </w:rPr>
        <w:t xml:space="preserve">) при эксплуатации кабельных сооружений огнезащитные кабельные покрытия и кабельные проходки не должны иметь </w:t>
      </w:r>
      <w:del w:id="1754" w:author="Антон Хабиров" w:date="2021-01-20T01:41:00Z">
        <w:r w:rsidRPr="001144EF">
          <w:rPr>
            <w:sz w:val="28"/>
            <w:szCs w:val="28"/>
          </w:rPr>
          <w:delText>видимых повреждений</w:delText>
        </w:r>
      </w:del>
      <w:ins w:id="1755" w:author="Антон Хабиров" w:date="2021-01-20T01:41:00Z">
        <w:r w:rsidRPr="001144EF">
          <w:rPr>
            <w:sz w:val="28"/>
            <w:szCs w:val="28"/>
          </w:rPr>
          <w:t>видимые повреждения</w:t>
        </w:r>
      </w:ins>
      <w:r w:rsidRPr="001144EF">
        <w:rPr>
          <w:sz w:val="28"/>
          <w:szCs w:val="28"/>
        </w:rPr>
        <w:t xml:space="preserve"> (отслоения, вздутия, сколы, растрескивания и др.). При обнаружении таких мест принимаются меры по их ремонту и восстановлению;</w:t>
      </w:r>
    </w:p>
    <w:p w:rsidR="00303495" w:rsidRPr="001144EF" w:rsidRDefault="00303495" w:rsidP="00303495">
      <w:pPr>
        <w:pStyle w:val="ConsPlusNormal"/>
        <w:jc w:val="both"/>
        <w:rPr>
          <w:del w:id="1756" w:author="Антон Хабиров" w:date="2021-01-20T01:41:00Z"/>
          <w:sz w:val="28"/>
          <w:szCs w:val="28"/>
        </w:rPr>
      </w:pPr>
      <w:del w:id="1757" w:author="Антон Хабиров" w:date="2021-01-20T01:41:00Z">
        <w:r w:rsidRPr="001144EF">
          <w:rPr>
            <w:sz w:val="28"/>
            <w:szCs w:val="28"/>
          </w:rPr>
          <w:delText>(пп. "к" введен Постановлением Правительства РФ от 20.09.2016 № 947)</w:delText>
        </w:r>
      </w:del>
    </w:p>
    <w:p w:rsidR="00303495" w:rsidRPr="001144EF" w:rsidRDefault="00303495" w:rsidP="00303495">
      <w:pPr>
        <w:pStyle w:val="ConsPlusNormal"/>
        <w:spacing w:before="240"/>
        <w:ind w:firstLine="540"/>
        <w:jc w:val="both"/>
        <w:rPr>
          <w:sz w:val="28"/>
          <w:szCs w:val="28"/>
        </w:rPr>
      </w:pPr>
      <w:del w:id="1758" w:author="Антон Хабиров" w:date="2021-01-20T01:41:00Z">
        <w:r w:rsidRPr="001144EF">
          <w:rPr>
            <w:sz w:val="28"/>
            <w:szCs w:val="28"/>
          </w:rPr>
          <w:delText>л</w:delText>
        </w:r>
      </w:del>
      <w:ins w:id="1759" w:author="Антон Хабиров" w:date="2021-01-20T01:41:00Z">
        <w:r w:rsidRPr="001144EF">
          <w:rPr>
            <w:sz w:val="28"/>
            <w:szCs w:val="28"/>
          </w:rPr>
          <w:t>к</w:t>
        </w:r>
      </w:ins>
      <w:r w:rsidRPr="001144EF">
        <w:rPr>
          <w:sz w:val="28"/>
          <w:szCs w:val="28"/>
        </w:rPr>
        <w:t>) запрещается эксплуатация кабельных сооружений после прокладки дополнительных кабельных линий без восстановления требуемых нормируемых пределов огнестойкости проходок в местах прохождения кабеля через строительные конструкции.</w:t>
      </w:r>
    </w:p>
    <w:p w:rsidR="00303495" w:rsidRPr="001144EF" w:rsidRDefault="00303495" w:rsidP="00303495">
      <w:pPr>
        <w:pStyle w:val="ConsPlusNormal"/>
        <w:jc w:val="both"/>
        <w:rPr>
          <w:del w:id="1760" w:author="Антон Хабиров" w:date="2021-01-20T01:41:00Z"/>
          <w:sz w:val="28"/>
          <w:szCs w:val="28"/>
        </w:rPr>
      </w:pPr>
      <w:del w:id="1761" w:author="Антон Хабиров" w:date="2021-01-20T01:41:00Z">
        <w:r w:rsidRPr="001144EF">
          <w:rPr>
            <w:sz w:val="28"/>
            <w:szCs w:val="28"/>
          </w:rPr>
          <w:delText>(пп. "л" введен Постановлением Правительства РФ от 20.09.2016 № 947)</w:delText>
        </w:r>
      </w:del>
    </w:p>
    <w:p w:rsidR="00303495" w:rsidRPr="001144EF" w:rsidRDefault="00303495" w:rsidP="00303495">
      <w:pPr>
        <w:pStyle w:val="ConsPlusNormal"/>
        <w:spacing w:before="240"/>
        <w:ind w:firstLine="540"/>
        <w:jc w:val="both"/>
        <w:rPr>
          <w:sz w:val="28"/>
          <w:szCs w:val="28"/>
        </w:rPr>
      </w:pPr>
      <w:del w:id="1762" w:author="Антон Хабиров" w:date="2021-01-20T01:41:00Z">
        <w:r w:rsidRPr="001144EF">
          <w:rPr>
            <w:sz w:val="28"/>
            <w:szCs w:val="28"/>
          </w:rPr>
          <w:delText>188</w:delText>
        </w:r>
      </w:del>
      <w:ins w:id="1763" w:author="Антон Хабиров" w:date="2021-01-20T01:41:00Z">
        <w:r w:rsidRPr="001144EF">
          <w:rPr>
            <w:sz w:val="28"/>
            <w:szCs w:val="28"/>
          </w:rPr>
          <w:t>160</w:t>
        </w:r>
      </w:ins>
      <w:r w:rsidRPr="001144EF">
        <w:rPr>
          <w:sz w:val="28"/>
          <w:szCs w:val="28"/>
        </w:rPr>
        <w:t xml:space="preserve">. </w:t>
      </w:r>
      <w:proofErr w:type="spellStart"/>
      <w:r w:rsidRPr="001144EF">
        <w:rPr>
          <w:sz w:val="28"/>
          <w:szCs w:val="28"/>
        </w:rPr>
        <w:t>Маслоприемные</w:t>
      </w:r>
      <w:proofErr w:type="spellEnd"/>
      <w:r w:rsidRPr="001144EF">
        <w:rPr>
          <w:sz w:val="28"/>
          <w:szCs w:val="28"/>
        </w:rPr>
        <w:t xml:space="preserve"> устройства под трансформаторами и реакторами, </w:t>
      </w:r>
      <w:proofErr w:type="spellStart"/>
      <w:r w:rsidRPr="001144EF">
        <w:rPr>
          <w:sz w:val="28"/>
          <w:szCs w:val="28"/>
        </w:rPr>
        <w:t>маслоотводы</w:t>
      </w:r>
      <w:proofErr w:type="spellEnd"/>
      <w:r w:rsidRPr="001144EF">
        <w:rPr>
          <w:sz w:val="28"/>
          <w:szCs w:val="28"/>
        </w:rPr>
        <w:t xml:space="preserve"> (или специальные дренажи) должны содержаться в исправном состоянии для исключения при аварии растекания масла и попадания его в кабельные каналы и другие сооружения.</w:t>
      </w:r>
    </w:p>
    <w:p w:rsidR="00303495" w:rsidRPr="001144EF" w:rsidRDefault="00303495" w:rsidP="00303495">
      <w:pPr>
        <w:pStyle w:val="ConsPlusNormal"/>
        <w:spacing w:before="240"/>
        <w:ind w:firstLine="540"/>
        <w:jc w:val="both"/>
        <w:rPr>
          <w:sz w:val="28"/>
          <w:szCs w:val="28"/>
        </w:rPr>
      </w:pPr>
      <w:del w:id="1764" w:author="Антон Хабиров" w:date="2021-01-20T01:41:00Z">
        <w:r w:rsidRPr="001144EF">
          <w:rPr>
            <w:sz w:val="28"/>
            <w:szCs w:val="28"/>
          </w:rPr>
          <w:delText>189</w:delText>
        </w:r>
      </w:del>
      <w:ins w:id="1765" w:author="Антон Хабиров" w:date="2021-01-20T01:41:00Z">
        <w:r w:rsidRPr="001144EF">
          <w:rPr>
            <w:sz w:val="28"/>
            <w:szCs w:val="28"/>
          </w:rPr>
          <w:t>161</w:t>
        </w:r>
      </w:ins>
      <w:r w:rsidRPr="001144EF">
        <w:rPr>
          <w:sz w:val="28"/>
          <w:szCs w:val="28"/>
        </w:rPr>
        <w:t>. В пределах бортовых ограждений маслоприемника гравийную засыпку необходимо содержать в чистом состоянии.</w:t>
      </w:r>
    </w:p>
    <w:p w:rsidR="00303495" w:rsidRPr="001144EF" w:rsidRDefault="00303495" w:rsidP="00303495">
      <w:pPr>
        <w:pStyle w:val="ConsPlusNormal"/>
        <w:jc w:val="both"/>
        <w:rPr>
          <w:del w:id="1766" w:author="Антон Хабиров" w:date="2021-01-20T01:41:00Z"/>
          <w:sz w:val="28"/>
          <w:szCs w:val="28"/>
        </w:rPr>
      </w:pPr>
      <w:del w:id="1767"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del w:id="1768" w:author="Антон Хабиров" w:date="2021-01-20T01:41:00Z"/>
          <w:sz w:val="28"/>
          <w:szCs w:val="28"/>
        </w:rPr>
      </w:pPr>
      <w:r w:rsidRPr="001144EF">
        <w:rPr>
          <w:sz w:val="28"/>
          <w:szCs w:val="28"/>
        </w:rPr>
        <w:t xml:space="preserve">При </w:t>
      </w:r>
      <w:del w:id="1769" w:author="Антон Хабиров" w:date="2021-01-20T01:41:00Z">
        <w:r w:rsidRPr="001144EF">
          <w:rPr>
            <w:sz w:val="28"/>
            <w:szCs w:val="28"/>
          </w:rPr>
          <w:delText>загрязнении</w:delText>
        </w:r>
      </w:del>
      <w:ins w:id="1770" w:author="Антон Хабиров" w:date="2021-01-20T01:41:00Z">
        <w:r w:rsidRPr="001144EF">
          <w:rPr>
            <w:sz w:val="28"/>
            <w:szCs w:val="28"/>
          </w:rPr>
          <w:t>образовании на</w:t>
        </w:r>
      </w:ins>
      <w:r w:rsidRPr="001144EF">
        <w:rPr>
          <w:sz w:val="28"/>
          <w:szCs w:val="28"/>
        </w:rPr>
        <w:t xml:space="preserve"> гравийной </w:t>
      </w:r>
      <w:del w:id="1771" w:author="Антон Хабиров" w:date="2021-01-20T01:41:00Z">
        <w:r w:rsidRPr="001144EF">
          <w:rPr>
            <w:sz w:val="28"/>
            <w:szCs w:val="28"/>
          </w:rPr>
          <w:delText>засыпки (пылью, песком</w:delText>
        </w:r>
      </w:del>
      <w:ins w:id="1772" w:author="Антон Хабиров" w:date="2021-01-20T01:41:00Z">
        <w:r w:rsidRPr="001144EF">
          <w:rPr>
            <w:sz w:val="28"/>
            <w:szCs w:val="28"/>
          </w:rPr>
          <w:t>засыпке сплошного поверхностного слоя пыли</w:t>
        </w:r>
      </w:ins>
      <w:r w:rsidRPr="001144EF">
        <w:rPr>
          <w:sz w:val="28"/>
          <w:szCs w:val="28"/>
        </w:rPr>
        <w:t xml:space="preserve"> и </w:t>
      </w:r>
      <w:del w:id="1773" w:author="Антон Хабиров" w:date="2021-01-20T01:41:00Z">
        <w:r w:rsidRPr="001144EF">
          <w:rPr>
            <w:sz w:val="28"/>
            <w:szCs w:val="28"/>
          </w:rPr>
          <w:delText>др.) или</w:delText>
        </w:r>
      </w:del>
      <w:ins w:id="1774" w:author="Антон Хабиров" w:date="2021-01-20T01:41:00Z">
        <w:r w:rsidRPr="001144EF">
          <w:rPr>
            <w:sz w:val="28"/>
            <w:szCs w:val="28"/>
          </w:rPr>
          <w:t>песка,</w:t>
        </w:r>
      </w:ins>
      <w:r w:rsidRPr="001144EF">
        <w:rPr>
          <w:sz w:val="28"/>
          <w:szCs w:val="28"/>
        </w:rPr>
        <w:t xml:space="preserve"> замасливании </w:t>
      </w:r>
      <w:del w:id="1775" w:author="Антон Хабиров" w:date="2021-01-20T01:41:00Z">
        <w:r w:rsidRPr="001144EF">
          <w:rPr>
            <w:sz w:val="28"/>
            <w:szCs w:val="28"/>
          </w:rPr>
          <w:delText>гравия проводится промывка гравийной засыпки.</w:delText>
        </w:r>
      </w:del>
    </w:p>
    <w:p w:rsidR="00303495" w:rsidRPr="001144EF" w:rsidRDefault="00303495" w:rsidP="00303495">
      <w:pPr>
        <w:pStyle w:val="ConsPlusNormal"/>
        <w:spacing w:before="240"/>
        <w:ind w:firstLine="540"/>
        <w:jc w:val="both"/>
        <w:rPr>
          <w:sz w:val="28"/>
          <w:szCs w:val="28"/>
        </w:rPr>
      </w:pPr>
      <w:ins w:id="1776" w:author="Антон Хабиров" w:date="2021-01-20T01:41:00Z">
        <w:r w:rsidRPr="001144EF">
          <w:rPr>
            <w:sz w:val="28"/>
            <w:szCs w:val="28"/>
          </w:rPr>
          <w:t xml:space="preserve">его более чем на 50 процентов поверхности, а также </w:t>
        </w:r>
      </w:ins>
      <w:r w:rsidRPr="001144EF">
        <w:rPr>
          <w:sz w:val="28"/>
          <w:szCs w:val="28"/>
        </w:rPr>
        <w:t xml:space="preserve">при образовании на гравийной засыпке твердых отложений от нефтепродуктов толщиной более 3 миллиметров, появлении растительности </w:t>
      </w:r>
      <w:ins w:id="1777" w:author="Антон Хабиров" w:date="2021-01-20T01:41:00Z">
        <w:r w:rsidRPr="001144EF">
          <w:rPr>
            <w:sz w:val="28"/>
            <w:szCs w:val="28"/>
          </w:rPr>
          <w:t xml:space="preserve">выше 0,2 метра </w:t>
        </w:r>
      </w:ins>
      <w:r w:rsidRPr="001144EF">
        <w:rPr>
          <w:sz w:val="28"/>
          <w:szCs w:val="28"/>
        </w:rPr>
        <w:t>или невозможности его промывки</w:t>
      </w:r>
      <w:ins w:id="1778" w:author="Антон Хабиров" w:date="2021-01-20T01:41:00Z">
        <w:r w:rsidRPr="001144EF">
          <w:rPr>
            <w:sz w:val="28"/>
            <w:szCs w:val="28"/>
          </w:rPr>
          <w:t xml:space="preserve"> и очистки</w:t>
        </w:r>
      </w:ins>
      <w:r w:rsidRPr="001144EF">
        <w:rPr>
          <w:sz w:val="28"/>
          <w:szCs w:val="28"/>
        </w:rPr>
        <w:t xml:space="preserve"> осуществляется замена гравия.</w:t>
      </w:r>
    </w:p>
    <w:p w:rsidR="00303495" w:rsidRPr="001144EF" w:rsidRDefault="00303495" w:rsidP="00303495">
      <w:pPr>
        <w:pStyle w:val="ConsPlusNormal"/>
        <w:spacing w:before="240"/>
        <w:ind w:firstLine="540"/>
        <w:jc w:val="both"/>
        <w:rPr>
          <w:sz w:val="28"/>
          <w:szCs w:val="28"/>
        </w:rPr>
      </w:pPr>
      <w:del w:id="1779" w:author="Антон Хабиров" w:date="2021-01-20T01:41:00Z">
        <w:r w:rsidRPr="001144EF">
          <w:rPr>
            <w:sz w:val="28"/>
            <w:szCs w:val="28"/>
          </w:rPr>
          <w:delText>190</w:delText>
        </w:r>
      </w:del>
      <w:ins w:id="1780" w:author="Антон Хабиров" w:date="2021-01-20T01:41:00Z">
        <w:r w:rsidRPr="001144EF">
          <w:rPr>
            <w:sz w:val="28"/>
            <w:szCs w:val="28"/>
          </w:rPr>
          <w:t>162</w:t>
        </w:r>
      </w:ins>
      <w:r w:rsidRPr="001144EF">
        <w:rPr>
          <w:sz w:val="28"/>
          <w:szCs w:val="28"/>
        </w:rPr>
        <w:t>. Запрещается использовать (приспосабливать) стенки кабельных каналов в качестве бортового ограждения маслоприемников трансформаторов и масляных реакторов.</w:t>
      </w:r>
      <w:ins w:id="1781" w:author="Антон Хабиров" w:date="2021-01-20T01:41:00Z">
        <w:r w:rsidRPr="001144EF">
          <w:rPr>
            <w:sz w:val="28"/>
            <w:szCs w:val="28"/>
          </w:rPr>
          <w:t xml:space="preserve"> Бортовые ограждения маслоприемников должны быть непрерывны по всему периметру устройства.</w:t>
        </w:r>
      </w:ins>
    </w:p>
    <w:p w:rsidR="00303495" w:rsidRPr="001144EF" w:rsidRDefault="00303495" w:rsidP="00303495">
      <w:pPr>
        <w:pStyle w:val="ConsPlusNormal"/>
        <w:spacing w:before="240"/>
        <w:ind w:firstLine="540"/>
        <w:jc w:val="both"/>
        <w:rPr>
          <w:sz w:val="28"/>
          <w:szCs w:val="28"/>
        </w:rPr>
      </w:pPr>
      <w:del w:id="1782" w:author="Антон Хабиров" w:date="2021-01-20T01:41:00Z">
        <w:r w:rsidRPr="001144EF">
          <w:rPr>
            <w:sz w:val="28"/>
            <w:szCs w:val="28"/>
          </w:rPr>
          <w:delText>191</w:delText>
        </w:r>
      </w:del>
      <w:ins w:id="1783" w:author="Антон Хабиров" w:date="2021-01-20T01:41:00Z">
        <w:r w:rsidRPr="001144EF">
          <w:rPr>
            <w:sz w:val="28"/>
            <w:szCs w:val="28"/>
          </w:rPr>
          <w:t>163</w:t>
        </w:r>
      </w:ins>
      <w:r w:rsidRPr="001144EF">
        <w:rPr>
          <w:sz w:val="28"/>
          <w:szCs w:val="28"/>
        </w:rPr>
        <w:t xml:space="preserve">. В местах установки </w:t>
      </w:r>
      <w:del w:id="1784" w:author="Антон Хабиров" w:date="2021-01-20T01:41:00Z">
        <w:r w:rsidRPr="001144EF">
          <w:rPr>
            <w:sz w:val="28"/>
            <w:szCs w:val="28"/>
          </w:rPr>
          <w:delText>передвижной</w:delText>
        </w:r>
      </w:del>
      <w:ins w:id="1785" w:author="Антон Хабиров" w:date="2021-01-20T01:41:00Z">
        <w:r w:rsidRPr="001144EF">
          <w:rPr>
            <w:sz w:val="28"/>
            <w:szCs w:val="28"/>
          </w:rPr>
          <w:t>мобильной</w:t>
        </w:r>
      </w:ins>
      <w:r w:rsidRPr="001144EF">
        <w:rPr>
          <w:sz w:val="28"/>
          <w:szCs w:val="28"/>
        </w:rPr>
        <w:t xml:space="preserve"> пожарной техники оборудуются и обозначаются места заземления</w:t>
      </w:r>
      <w:del w:id="1786" w:author="Антон Хабиров" w:date="2021-01-20T01:41:00Z">
        <w:r w:rsidRPr="001144EF">
          <w:rPr>
            <w:sz w:val="28"/>
            <w:szCs w:val="28"/>
          </w:rPr>
          <w:delText>. Места заземления передвижной пожарной техники</w:delText>
        </w:r>
      </w:del>
      <w:ins w:id="1787" w:author="Антон Хабиров" w:date="2021-01-20T01:41:00Z">
        <w:r w:rsidRPr="001144EF">
          <w:rPr>
            <w:sz w:val="28"/>
            <w:szCs w:val="28"/>
          </w:rPr>
          <w:t>, которые</w:t>
        </w:r>
      </w:ins>
      <w:r w:rsidRPr="001144EF">
        <w:rPr>
          <w:sz w:val="28"/>
          <w:szCs w:val="28"/>
        </w:rPr>
        <w:t xml:space="preserve"> определяются специалистами энергетических объектов</w:t>
      </w:r>
      <w:del w:id="1788" w:author="Антон Хабиров" w:date="2021-01-20T01:41:00Z">
        <w:r w:rsidRPr="001144EF">
          <w:rPr>
            <w:sz w:val="28"/>
            <w:szCs w:val="28"/>
          </w:rPr>
          <w:delText xml:space="preserve"> совместно с представителями пожарной охраны</w:delText>
        </w:r>
      </w:del>
      <w:r w:rsidRPr="001144EF">
        <w:rPr>
          <w:sz w:val="28"/>
          <w:szCs w:val="28"/>
        </w:rPr>
        <w:t>.</w:t>
      </w:r>
    </w:p>
    <w:p w:rsidR="00303495" w:rsidRPr="001144EF" w:rsidRDefault="00303495" w:rsidP="00303495">
      <w:pPr>
        <w:pStyle w:val="ConsPlusNormal"/>
        <w:spacing w:before="240"/>
        <w:ind w:firstLine="540"/>
        <w:jc w:val="both"/>
        <w:rPr>
          <w:sz w:val="28"/>
          <w:szCs w:val="28"/>
        </w:rPr>
      </w:pPr>
      <w:del w:id="1789" w:author="Антон Хабиров" w:date="2021-01-20T01:41:00Z">
        <w:r w:rsidRPr="001144EF">
          <w:rPr>
            <w:sz w:val="28"/>
            <w:szCs w:val="28"/>
          </w:rPr>
          <w:delText>192</w:delText>
        </w:r>
      </w:del>
      <w:ins w:id="1790" w:author="Антон Хабиров" w:date="2021-01-20T01:41:00Z">
        <w:r w:rsidRPr="001144EF">
          <w:rPr>
            <w:sz w:val="28"/>
            <w:szCs w:val="28"/>
          </w:rPr>
          <w:t>164</w:t>
        </w:r>
      </w:ins>
      <w:r w:rsidRPr="001144EF">
        <w:rPr>
          <w:sz w:val="28"/>
          <w:szCs w:val="28"/>
        </w:rPr>
        <w:t>. На объектах защиты</w:t>
      </w:r>
      <w:ins w:id="1791" w:author="Антон Хабиров" w:date="2021-01-20T01:41:00Z">
        <w:r w:rsidRPr="001144EF">
          <w:rPr>
            <w:sz w:val="28"/>
            <w:szCs w:val="28"/>
          </w:rPr>
          <w:t>, относящихся к</w:t>
        </w:r>
      </w:ins>
      <w:r w:rsidRPr="001144EF">
        <w:rPr>
          <w:sz w:val="28"/>
          <w:szCs w:val="28"/>
        </w:rPr>
        <w:t xml:space="preserve"> полиграфической промышленности:</w:t>
      </w:r>
    </w:p>
    <w:p w:rsidR="00303495" w:rsidRPr="001144EF" w:rsidRDefault="00303495" w:rsidP="00303495">
      <w:pPr>
        <w:pStyle w:val="ConsPlusNormal"/>
        <w:jc w:val="both"/>
        <w:rPr>
          <w:del w:id="1792" w:author="Антон Хабиров" w:date="2021-01-20T01:41:00Z"/>
          <w:sz w:val="28"/>
          <w:szCs w:val="28"/>
        </w:rPr>
      </w:pPr>
      <w:del w:id="1793"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ins w:id="1794" w:author="Антон Хабиров" w:date="2021-01-20T01:41:00Z">
        <w:r w:rsidRPr="001144EF">
          <w:rPr>
            <w:sz w:val="28"/>
            <w:szCs w:val="28"/>
          </w:rPr>
          <w:lastRenderedPageBreak/>
          <w:t xml:space="preserve">а) </w:t>
        </w:r>
      </w:ins>
      <w:r w:rsidRPr="001144EF">
        <w:rPr>
          <w:sz w:val="28"/>
          <w:szCs w:val="28"/>
        </w:rPr>
        <w:t>столы и шкафчики (тумбочки) в отделениях машинного набора покрываются листовой нержавеющей</w:t>
      </w:r>
      <w:ins w:id="1795" w:author="Антон Хабиров" w:date="2021-01-20T01:41:00Z">
        <w:r w:rsidRPr="001144EF">
          <w:rPr>
            <w:sz w:val="28"/>
            <w:szCs w:val="28"/>
          </w:rPr>
          <w:t>,</w:t>
        </w:r>
      </w:ins>
      <w:r w:rsidRPr="001144EF">
        <w:rPr>
          <w:sz w:val="28"/>
          <w:szCs w:val="28"/>
        </w:rPr>
        <w:t xml:space="preserve"> или оцинкованной сталью</w:t>
      </w:r>
      <w:ins w:id="1796" w:author="Антон Хабиров" w:date="2021-01-20T01:41:00Z">
        <w:r w:rsidRPr="001144EF">
          <w:rPr>
            <w:sz w:val="28"/>
            <w:szCs w:val="28"/>
          </w:rPr>
          <w:t>,</w:t>
        </w:r>
      </w:ins>
      <w:r w:rsidRPr="001144EF">
        <w:rPr>
          <w:sz w:val="28"/>
          <w:szCs w:val="28"/>
        </w:rPr>
        <w:t xml:space="preserve"> или термостойкой пластмассой;</w:t>
      </w:r>
    </w:p>
    <w:p w:rsidR="00303495" w:rsidRPr="001144EF" w:rsidRDefault="00303495" w:rsidP="00303495">
      <w:pPr>
        <w:pStyle w:val="ConsPlusNormal"/>
        <w:spacing w:before="240"/>
        <w:ind w:firstLine="540"/>
        <w:jc w:val="both"/>
        <w:rPr>
          <w:sz w:val="28"/>
          <w:szCs w:val="28"/>
        </w:rPr>
      </w:pPr>
      <w:ins w:id="1797" w:author="Антон Хабиров" w:date="2021-01-20T01:41:00Z">
        <w:r w:rsidRPr="001144EF">
          <w:rPr>
            <w:sz w:val="28"/>
            <w:szCs w:val="28"/>
          </w:rPr>
          <w:t xml:space="preserve">б) </w:t>
        </w:r>
      </w:ins>
      <w:r w:rsidRPr="001144EF">
        <w:rPr>
          <w:sz w:val="28"/>
          <w:szCs w:val="28"/>
        </w:rPr>
        <w:t xml:space="preserve">чистка магазинов, матриц и клиньев осуществляется </w:t>
      </w:r>
      <w:proofErr w:type="spellStart"/>
      <w:r w:rsidRPr="001144EF">
        <w:rPr>
          <w:sz w:val="28"/>
          <w:szCs w:val="28"/>
        </w:rPr>
        <w:t>пожаробезопасными</w:t>
      </w:r>
      <w:proofErr w:type="spellEnd"/>
      <w:r w:rsidRPr="001144EF">
        <w:rPr>
          <w:sz w:val="28"/>
          <w:szCs w:val="28"/>
        </w:rPr>
        <w:t xml:space="preserve"> растворами. В исключительных случаях допускается чистка магазинов, матриц и клиньев легковоспламеняющейся или горючей жидкостью непосредственно в линотипном отделении в </w:t>
      </w:r>
      <w:del w:id="1798" w:author="Антон Хабиров" w:date="2021-01-20T01:41:00Z">
        <w:r w:rsidRPr="001144EF">
          <w:rPr>
            <w:sz w:val="28"/>
            <w:szCs w:val="28"/>
          </w:rPr>
          <w:delText xml:space="preserve">специальном негорючем </w:delText>
        </w:r>
      </w:del>
      <w:r w:rsidRPr="001144EF">
        <w:rPr>
          <w:sz w:val="28"/>
          <w:szCs w:val="28"/>
        </w:rPr>
        <w:t>шкафу</w:t>
      </w:r>
      <w:ins w:id="1799" w:author="Антон Хабиров" w:date="2021-01-20T01:41:00Z">
        <w:r w:rsidRPr="001144EF">
          <w:rPr>
            <w:sz w:val="28"/>
            <w:szCs w:val="28"/>
          </w:rPr>
          <w:t xml:space="preserve"> из негорючих материалов</w:t>
        </w:r>
      </w:ins>
      <w:r w:rsidRPr="001144EF">
        <w:rPr>
          <w:sz w:val="28"/>
          <w:szCs w:val="28"/>
        </w:rPr>
        <w:t>, оборудованном вытяжной вентиляцией.</w:t>
      </w:r>
    </w:p>
    <w:p w:rsidR="00303495" w:rsidRPr="001144EF" w:rsidRDefault="00303495" w:rsidP="00303495">
      <w:pPr>
        <w:pStyle w:val="ConsPlusNormal"/>
        <w:spacing w:before="240"/>
        <w:ind w:firstLine="540"/>
        <w:jc w:val="both"/>
        <w:rPr>
          <w:sz w:val="28"/>
          <w:szCs w:val="28"/>
        </w:rPr>
      </w:pPr>
      <w:del w:id="1800" w:author="Антон Хабиров" w:date="2021-01-20T01:41:00Z">
        <w:r w:rsidRPr="001144EF">
          <w:rPr>
            <w:sz w:val="28"/>
            <w:szCs w:val="28"/>
          </w:rPr>
          <w:delText>193</w:delText>
        </w:r>
      </w:del>
      <w:ins w:id="1801" w:author="Антон Хабиров" w:date="2021-01-20T01:41:00Z">
        <w:r w:rsidRPr="001144EF">
          <w:rPr>
            <w:sz w:val="28"/>
            <w:szCs w:val="28"/>
          </w:rPr>
          <w:t>165</w:t>
        </w:r>
      </w:ins>
      <w:r w:rsidRPr="001144EF">
        <w:rPr>
          <w:sz w:val="28"/>
          <w:szCs w:val="28"/>
        </w:rPr>
        <w:t>. На объектах защиты</w:t>
      </w:r>
      <w:ins w:id="1802" w:author="Антон Хабиров" w:date="2021-01-20T01:41:00Z">
        <w:r w:rsidRPr="001144EF">
          <w:rPr>
            <w:sz w:val="28"/>
            <w:szCs w:val="28"/>
          </w:rPr>
          <w:t>, относящихся к</w:t>
        </w:r>
      </w:ins>
      <w:r w:rsidRPr="001144EF">
        <w:rPr>
          <w:sz w:val="28"/>
          <w:szCs w:val="28"/>
        </w:rPr>
        <w:t xml:space="preserve"> полиграфической промышленности</w:t>
      </w:r>
      <w:ins w:id="1803" w:author="Антон Хабиров" w:date="2021-01-20T01:41:00Z">
        <w:r w:rsidRPr="001144EF">
          <w:rPr>
            <w:sz w:val="28"/>
            <w:szCs w:val="28"/>
          </w:rPr>
          <w:t>,</w:t>
        </w:r>
      </w:ins>
      <w:r w:rsidRPr="001144EF">
        <w:rPr>
          <w:sz w:val="28"/>
          <w:szCs w:val="28"/>
        </w:rPr>
        <w:t xml:space="preserve"> запрещается:</w:t>
      </w:r>
    </w:p>
    <w:p w:rsidR="00303495" w:rsidRPr="001144EF" w:rsidRDefault="00303495" w:rsidP="00303495">
      <w:pPr>
        <w:pStyle w:val="ConsPlusNormal"/>
        <w:jc w:val="both"/>
        <w:rPr>
          <w:del w:id="1804" w:author="Антон Хабиров" w:date="2021-01-20T01:41:00Z"/>
          <w:sz w:val="28"/>
          <w:szCs w:val="28"/>
        </w:rPr>
      </w:pPr>
      <w:del w:id="1805"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а) подвешивать на </w:t>
      </w:r>
      <w:proofErr w:type="spellStart"/>
      <w:r w:rsidRPr="001144EF">
        <w:rPr>
          <w:sz w:val="28"/>
          <w:szCs w:val="28"/>
        </w:rPr>
        <w:t>металлоподаватель</w:t>
      </w:r>
      <w:proofErr w:type="spellEnd"/>
      <w:r w:rsidRPr="001144EF">
        <w:rPr>
          <w:sz w:val="28"/>
          <w:szCs w:val="28"/>
        </w:rPr>
        <w:t xml:space="preserve"> отливных машин влажные слитки;</w:t>
      </w:r>
    </w:p>
    <w:p w:rsidR="00303495" w:rsidRPr="001144EF" w:rsidRDefault="00303495" w:rsidP="00303495">
      <w:pPr>
        <w:pStyle w:val="ConsPlusNormal"/>
        <w:spacing w:before="240"/>
        <w:ind w:firstLine="540"/>
        <w:jc w:val="both"/>
        <w:rPr>
          <w:sz w:val="28"/>
          <w:szCs w:val="28"/>
        </w:rPr>
      </w:pPr>
      <w:r w:rsidRPr="001144EF">
        <w:rPr>
          <w:sz w:val="28"/>
          <w:szCs w:val="28"/>
        </w:rPr>
        <w:t>б) загружать отливной котел наборными материалами, загрязненными красками и горючими веществами;</w:t>
      </w:r>
    </w:p>
    <w:p w:rsidR="00303495" w:rsidRPr="001144EF" w:rsidRDefault="00303495" w:rsidP="00303495">
      <w:pPr>
        <w:pStyle w:val="ConsPlusNormal"/>
        <w:spacing w:before="240"/>
        <w:ind w:firstLine="540"/>
        <w:jc w:val="both"/>
        <w:rPr>
          <w:sz w:val="28"/>
          <w:szCs w:val="28"/>
        </w:rPr>
      </w:pPr>
      <w:r w:rsidRPr="001144EF">
        <w:rPr>
          <w:sz w:val="28"/>
          <w:szCs w:val="28"/>
        </w:rPr>
        <w:t>в) оставлять на наборных машинах или хранить около них горючие смывочные материалы и масленки с маслом;</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подходить к отливочному аппарату и работать на машине в спецодежде, </w:t>
      </w:r>
      <w:del w:id="1806" w:author="Антон Хабиров" w:date="2021-01-20T01:41:00Z">
        <w:r w:rsidRPr="001144EF">
          <w:rPr>
            <w:sz w:val="28"/>
            <w:szCs w:val="28"/>
          </w:rPr>
          <w:delText>пропитанной</w:delText>
        </w:r>
      </w:del>
      <w:ins w:id="1807" w:author="Антон Хабиров" w:date="2021-01-20T01:41:00Z">
        <w:r w:rsidRPr="001144EF">
          <w:rPr>
            <w:sz w:val="28"/>
            <w:szCs w:val="28"/>
          </w:rPr>
          <w:t>загрязненной</w:t>
        </w:r>
      </w:ins>
      <w:r w:rsidRPr="001144EF">
        <w:rPr>
          <w:sz w:val="28"/>
          <w:szCs w:val="28"/>
        </w:rPr>
        <w:t xml:space="preserve"> горючей жидкостью;</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настилать полы </w:t>
      </w:r>
      <w:ins w:id="1808" w:author="Антон Хабиров" w:date="2021-01-20T01:41:00Z">
        <w:r w:rsidRPr="001144EF">
          <w:rPr>
            <w:sz w:val="28"/>
            <w:szCs w:val="28"/>
          </w:rPr>
          <w:t xml:space="preserve">из горючих материалов </w:t>
        </w:r>
      </w:ins>
      <w:r w:rsidRPr="001144EF">
        <w:rPr>
          <w:sz w:val="28"/>
          <w:szCs w:val="28"/>
        </w:rPr>
        <w:t xml:space="preserve">в </w:t>
      </w:r>
      <w:proofErr w:type="spellStart"/>
      <w:r w:rsidRPr="001144EF">
        <w:rPr>
          <w:sz w:val="28"/>
          <w:szCs w:val="28"/>
        </w:rPr>
        <w:t>гартоплавильных</w:t>
      </w:r>
      <w:proofErr w:type="spellEnd"/>
      <w:r w:rsidRPr="001144EF">
        <w:rPr>
          <w:sz w:val="28"/>
          <w:szCs w:val="28"/>
        </w:rPr>
        <w:t xml:space="preserve"> отделениях</w:t>
      </w:r>
      <w:del w:id="1809" w:author="Антон Хабиров" w:date="2021-01-20T01:41:00Z">
        <w:r w:rsidRPr="001144EF">
          <w:rPr>
            <w:sz w:val="28"/>
            <w:szCs w:val="28"/>
          </w:rPr>
          <w:delText xml:space="preserve"> из горючих материалов</w:delText>
        </w:r>
      </w:del>
      <w:r w:rsidRPr="001144EF">
        <w:rPr>
          <w:sz w:val="28"/>
          <w:szCs w:val="28"/>
        </w:rPr>
        <w:t>.</w:t>
      </w:r>
    </w:p>
    <w:p w:rsidR="00303495" w:rsidRPr="001144EF" w:rsidRDefault="00303495" w:rsidP="00303495">
      <w:pPr>
        <w:pStyle w:val="ConsPlusNormal"/>
        <w:spacing w:before="240"/>
        <w:ind w:firstLine="540"/>
        <w:jc w:val="both"/>
        <w:rPr>
          <w:sz w:val="28"/>
          <w:szCs w:val="28"/>
        </w:rPr>
      </w:pPr>
      <w:del w:id="1810" w:author="Антон Хабиров" w:date="2021-01-20T01:41:00Z">
        <w:r w:rsidRPr="001144EF">
          <w:rPr>
            <w:sz w:val="28"/>
            <w:szCs w:val="28"/>
          </w:rPr>
          <w:delText>194</w:delText>
        </w:r>
      </w:del>
      <w:ins w:id="1811" w:author="Антон Хабиров" w:date="2021-01-20T01:41:00Z">
        <w:r w:rsidRPr="001144EF">
          <w:rPr>
            <w:sz w:val="28"/>
            <w:szCs w:val="28"/>
          </w:rPr>
          <w:t>166</w:t>
        </w:r>
      </w:ins>
      <w:r w:rsidRPr="001144EF">
        <w:rPr>
          <w:sz w:val="28"/>
          <w:szCs w:val="28"/>
        </w:rPr>
        <w:t>. Поливать матричный материал (винипласт, восковую массу, свинец) раствором каучука в бензине и пропитывать фильтровальный картон бакелитовым лаком следует на столах, выполненных из негорючих материалов, оборудованных бортовыми устройствами для удаления жидкости, или в химическом шкафу.</w:t>
      </w:r>
    </w:p>
    <w:p w:rsidR="00303495" w:rsidRPr="001144EF" w:rsidRDefault="00303495" w:rsidP="00303495">
      <w:pPr>
        <w:pStyle w:val="ConsPlusNormal"/>
        <w:spacing w:before="240"/>
        <w:ind w:firstLine="540"/>
        <w:jc w:val="both"/>
        <w:rPr>
          <w:sz w:val="28"/>
          <w:szCs w:val="28"/>
        </w:rPr>
      </w:pPr>
      <w:del w:id="1812" w:author="Антон Хабиров" w:date="2021-01-20T01:41:00Z">
        <w:r w:rsidRPr="001144EF">
          <w:rPr>
            <w:sz w:val="28"/>
            <w:szCs w:val="28"/>
          </w:rPr>
          <w:delText xml:space="preserve">195. </w:delText>
        </w:r>
      </w:del>
      <w:moveFromRangeStart w:id="1813" w:author="Антон Хабиров" w:date="2021-01-20T01:41:00Z" w:name="move61999329"/>
      <w:moveFrom w:id="1814" w:author="Антон Хабиров" w:date="2021-01-20T01:41:00Z">
        <w:r w:rsidRPr="001144EF">
          <w:rPr>
            <w:sz w:val="28"/>
            <w:szCs w:val="28"/>
          </w:rPr>
          <w:t>Графитирование матричного материала следует производить в специальном закрытом аппарате при включенной вытяжной вентиляции.</w:t>
        </w:r>
      </w:moveFrom>
    </w:p>
    <w:moveFromRangeEnd w:id="1813"/>
    <w:p w:rsidR="00303495" w:rsidRPr="001144EF" w:rsidRDefault="00303495" w:rsidP="00303495">
      <w:pPr>
        <w:pStyle w:val="ConsPlusNormal"/>
        <w:spacing w:before="240"/>
        <w:ind w:firstLine="540"/>
        <w:jc w:val="both"/>
        <w:rPr>
          <w:sz w:val="28"/>
          <w:szCs w:val="28"/>
        </w:rPr>
      </w:pPr>
      <w:del w:id="1815" w:author="Антон Хабиров" w:date="2021-01-20T01:41:00Z">
        <w:r w:rsidRPr="001144EF">
          <w:rPr>
            <w:sz w:val="28"/>
            <w:szCs w:val="28"/>
          </w:rPr>
          <w:delText xml:space="preserve">196. </w:delText>
        </w:r>
      </w:del>
      <w:r w:rsidRPr="001144EF">
        <w:rPr>
          <w:sz w:val="28"/>
          <w:szCs w:val="28"/>
        </w:rPr>
        <w:t xml:space="preserve">Запрещается </w:t>
      </w:r>
      <w:del w:id="1816" w:author="Антон Хабиров" w:date="2021-01-20T01:41:00Z">
        <w:r w:rsidRPr="001144EF">
          <w:rPr>
            <w:sz w:val="28"/>
            <w:szCs w:val="28"/>
          </w:rPr>
          <w:delText>поливать</w:delText>
        </w:r>
      </w:del>
      <w:proofErr w:type="spellStart"/>
      <w:ins w:id="1817" w:author="Антон Хабиров" w:date="2021-01-20T01:41:00Z">
        <w:r w:rsidRPr="001144EF">
          <w:rPr>
            <w:sz w:val="28"/>
            <w:szCs w:val="28"/>
          </w:rPr>
          <w:t>графитировать</w:t>
        </w:r>
      </w:ins>
      <w:proofErr w:type="spellEnd"/>
      <w:r w:rsidRPr="001144EF">
        <w:rPr>
          <w:sz w:val="28"/>
          <w:szCs w:val="28"/>
        </w:rPr>
        <w:t xml:space="preserve"> матричный материал</w:t>
      </w:r>
      <w:del w:id="1818" w:author="Антон Хабиров" w:date="2021-01-20T01:41:00Z">
        <w:r w:rsidRPr="001144EF">
          <w:rPr>
            <w:sz w:val="28"/>
            <w:szCs w:val="28"/>
          </w:rPr>
          <w:delText xml:space="preserve"> раствором каучука в бензине или графитировать</w:delText>
        </w:r>
      </w:del>
      <w:r w:rsidRPr="001144EF">
        <w:rPr>
          <w:sz w:val="28"/>
          <w:szCs w:val="28"/>
        </w:rPr>
        <w:t xml:space="preserve"> открытым способом на </w:t>
      </w:r>
      <w:proofErr w:type="spellStart"/>
      <w:r w:rsidRPr="001144EF">
        <w:rPr>
          <w:sz w:val="28"/>
          <w:szCs w:val="28"/>
        </w:rPr>
        <w:t>тралере</w:t>
      </w:r>
      <w:proofErr w:type="spellEnd"/>
      <w:r w:rsidRPr="001144EF">
        <w:rPr>
          <w:sz w:val="28"/>
          <w:szCs w:val="28"/>
        </w:rPr>
        <w:t xml:space="preserve"> пресса или </w:t>
      </w:r>
      <w:proofErr w:type="spellStart"/>
      <w:r w:rsidRPr="001144EF">
        <w:rPr>
          <w:sz w:val="28"/>
          <w:szCs w:val="28"/>
        </w:rPr>
        <w:t>тралере</w:t>
      </w:r>
      <w:proofErr w:type="spellEnd"/>
      <w:r w:rsidRPr="001144EF">
        <w:rPr>
          <w:sz w:val="28"/>
          <w:szCs w:val="28"/>
        </w:rPr>
        <w:t xml:space="preserve"> нагревательного устройства, а также сушить его над отопительными и нагревательными приборами.</w:t>
      </w:r>
    </w:p>
    <w:p w:rsidR="00303495" w:rsidRPr="001144EF" w:rsidRDefault="00303495" w:rsidP="00303495">
      <w:pPr>
        <w:pStyle w:val="ConsPlusNormal"/>
        <w:spacing w:before="240"/>
        <w:ind w:firstLine="540"/>
        <w:jc w:val="both"/>
        <w:rPr>
          <w:sz w:val="28"/>
          <w:szCs w:val="28"/>
        </w:rPr>
      </w:pPr>
      <w:moveToRangeStart w:id="1819" w:author="Антон Хабиров" w:date="2021-01-20T01:41:00Z" w:name="move61999329"/>
      <w:proofErr w:type="spellStart"/>
      <w:moveTo w:id="1820" w:author="Антон Хабиров" w:date="2021-01-20T01:41:00Z">
        <w:r w:rsidRPr="001144EF">
          <w:rPr>
            <w:sz w:val="28"/>
            <w:szCs w:val="28"/>
          </w:rPr>
          <w:t>Графитирование</w:t>
        </w:r>
        <w:proofErr w:type="spellEnd"/>
        <w:r w:rsidRPr="001144EF">
          <w:rPr>
            <w:sz w:val="28"/>
            <w:szCs w:val="28"/>
          </w:rPr>
          <w:t xml:space="preserve"> матричного материала следует производить в специальном закрытом аппарате при включенной вытяжной вентиляции.</w:t>
        </w:r>
      </w:moveTo>
    </w:p>
    <w:moveToRangeEnd w:id="1819"/>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X. Объекты сельскохозяйственного производства</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del w:id="1821" w:author="Антон Хабиров" w:date="2021-01-20T01:41:00Z">
        <w:r w:rsidRPr="001144EF">
          <w:rPr>
            <w:sz w:val="28"/>
            <w:szCs w:val="28"/>
          </w:rPr>
          <w:delText>197</w:delText>
        </w:r>
      </w:del>
      <w:ins w:id="1822" w:author="Антон Хабиров" w:date="2021-01-20T01:41:00Z">
        <w:r w:rsidRPr="001144EF">
          <w:rPr>
            <w:sz w:val="28"/>
            <w:szCs w:val="28"/>
          </w:rPr>
          <w:t>167</w:t>
        </w:r>
      </w:ins>
      <w:r w:rsidRPr="001144EF">
        <w:rPr>
          <w:sz w:val="28"/>
          <w:szCs w:val="28"/>
        </w:rPr>
        <w:t xml:space="preserve">. Встраиваемые (пристраиваемые) вакуум-насосные и </w:t>
      </w:r>
      <w:proofErr w:type="spellStart"/>
      <w:r w:rsidRPr="001144EF">
        <w:rPr>
          <w:sz w:val="28"/>
          <w:szCs w:val="28"/>
        </w:rPr>
        <w:t>теплогенераторные</w:t>
      </w:r>
      <w:proofErr w:type="spellEnd"/>
      <w:r w:rsidRPr="001144EF">
        <w:rPr>
          <w:sz w:val="28"/>
          <w:szCs w:val="28"/>
        </w:rPr>
        <w:t xml:space="preserve"> помещения для приготовления кормов с огневым подогревом и </w:t>
      </w:r>
      <w:r w:rsidRPr="001144EF">
        <w:rPr>
          <w:sz w:val="28"/>
          <w:szCs w:val="28"/>
        </w:rPr>
        <w:lastRenderedPageBreak/>
        <w:t>помещения для хранения запаса грубых кормов в животноводческих и птицеводческих фермах должны выделяться противопожарными преградами с устройством выходов непосредственно наружу.</w:t>
      </w:r>
    </w:p>
    <w:p w:rsidR="00303495" w:rsidRPr="001144EF" w:rsidRDefault="00303495" w:rsidP="00303495">
      <w:pPr>
        <w:pStyle w:val="ConsPlusNormal"/>
        <w:spacing w:before="240"/>
        <w:ind w:firstLine="540"/>
        <w:jc w:val="both"/>
        <w:rPr>
          <w:sz w:val="28"/>
          <w:szCs w:val="28"/>
        </w:rPr>
      </w:pPr>
      <w:del w:id="1823" w:author="Антон Хабиров" w:date="2021-01-20T01:41:00Z">
        <w:r w:rsidRPr="001144EF">
          <w:rPr>
            <w:sz w:val="28"/>
            <w:szCs w:val="28"/>
          </w:rPr>
          <w:delText>198</w:delText>
        </w:r>
      </w:del>
      <w:ins w:id="1824" w:author="Антон Хабиров" w:date="2021-01-20T01:41:00Z">
        <w:r w:rsidRPr="001144EF">
          <w:rPr>
            <w:sz w:val="28"/>
            <w:szCs w:val="28"/>
          </w:rPr>
          <w:t>168</w:t>
        </w:r>
      </w:ins>
      <w:r w:rsidRPr="001144EF">
        <w:rPr>
          <w:sz w:val="28"/>
          <w:szCs w:val="28"/>
        </w:rPr>
        <w:t>. Запрещается устраивать в помещениях для скота и птицы мастерские, склады и стоянки автотранспорта, тракторов, сельскохозяйственной техники, а также производить какие-либо работы, не связанные с обслуживанием ферм.</w:t>
      </w:r>
    </w:p>
    <w:p w:rsidR="00303495" w:rsidRPr="001144EF" w:rsidRDefault="00303495" w:rsidP="00303495">
      <w:pPr>
        <w:pStyle w:val="ConsPlusNormal"/>
        <w:spacing w:before="240"/>
        <w:ind w:firstLine="540"/>
        <w:jc w:val="both"/>
        <w:rPr>
          <w:sz w:val="28"/>
          <w:szCs w:val="28"/>
        </w:rPr>
      </w:pPr>
      <w:r w:rsidRPr="001144EF">
        <w:rPr>
          <w:sz w:val="28"/>
          <w:szCs w:val="28"/>
        </w:rPr>
        <w:t xml:space="preserve">Запрещается въезд в помещения для скота и птицы тракторов, автомобилей и сельскохозяйственных машин, выхлопные трубы которых не оборудованы искрогасителями, за исключением </w:t>
      </w:r>
      <w:proofErr w:type="gramStart"/>
      <w:r w:rsidRPr="001144EF">
        <w:rPr>
          <w:sz w:val="28"/>
          <w:szCs w:val="28"/>
        </w:rPr>
        <w:t xml:space="preserve">случаев применения системы нейтрализации </w:t>
      </w:r>
      <w:del w:id="1825" w:author="Антон Хабиров" w:date="2021-01-20T01:41:00Z">
        <w:r w:rsidRPr="001144EF">
          <w:rPr>
            <w:sz w:val="28"/>
            <w:szCs w:val="28"/>
          </w:rPr>
          <w:delText>отработанных</w:delText>
        </w:r>
      </w:del>
      <w:ins w:id="1826" w:author="Антон Хабиров" w:date="2021-01-20T01:41:00Z">
        <w:r w:rsidRPr="001144EF">
          <w:rPr>
            <w:sz w:val="28"/>
            <w:szCs w:val="28"/>
          </w:rPr>
          <w:t>отработавших</w:t>
        </w:r>
      </w:ins>
      <w:r w:rsidRPr="001144EF">
        <w:rPr>
          <w:sz w:val="28"/>
          <w:szCs w:val="28"/>
        </w:rPr>
        <w:t xml:space="preserve"> газов</w:t>
      </w:r>
      <w:proofErr w:type="gramEnd"/>
      <w:r w:rsidRPr="001144EF">
        <w:rPr>
          <w:sz w:val="28"/>
          <w:szCs w:val="28"/>
        </w:rPr>
        <w:t>.</w:t>
      </w:r>
    </w:p>
    <w:p w:rsidR="00303495" w:rsidRPr="001144EF" w:rsidRDefault="00303495" w:rsidP="00303495">
      <w:pPr>
        <w:pStyle w:val="ConsPlusNormal"/>
        <w:jc w:val="both"/>
        <w:rPr>
          <w:del w:id="1827" w:author="Антон Хабиров" w:date="2021-01-20T01:41:00Z"/>
          <w:sz w:val="28"/>
          <w:szCs w:val="28"/>
        </w:rPr>
      </w:pPr>
      <w:del w:id="1828"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del w:id="1829" w:author="Антон Хабиров" w:date="2021-01-20T01:41:00Z"/>
          <w:sz w:val="28"/>
          <w:szCs w:val="28"/>
        </w:rPr>
      </w:pPr>
      <w:del w:id="1830" w:author="Антон Хабиров" w:date="2021-01-20T01:41:00Z">
        <w:r w:rsidRPr="001144EF">
          <w:rPr>
            <w:sz w:val="28"/>
            <w:szCs w:val="28"/>
          </w:rPr>
          <w:delText>199. На животноводческих фермах (комплексах) при наличии 20 и более голов крупного рогатого скота необходимо применять групповой способ привязи.</w:delText>
        </w:r>
      </w:del>
    </w:p>
    <w:p w:rsidR="00303495" w:rsidRPr="001144EF" w:rsidRDefault="00303495" w:rsidP="00303495">
      <w:pPr>
        <w:pStyle w:val="ConsPlusNormal"/>
        <w:spacing w:before="240"/>
        <w:ind w:firstLine="540"/>
        <w:jc w:val="both"/>
        <w:rPr>
          <w:sz w:val="28"/>
          <w:szCs w:val="28"/>
        </w:rPr>
      </w:pPr>
      <w:del w:id="1831" w:author="Антон Хабиров" w:date="2021-01-20T01:41:00Z">
        <w:r w:rsidRPr="001144EF">
          <w:rPr>
            <w:sz w:val="28"/>
            <w:szCs w:val="28"/>
          </w:rPr>
          <w:delText>200</w:delText>
        </w:r>
      </w:del>
      <w:ins w:id="1832" w:author="Антон Хабиров" w:date="2021-01-20T01:41:00Z">
        <w:r w:rsidRPr="001144EF">
          <w:rPr>
            <w:sz w:val="28"/>
            <w:szCs w:val="28"/>
          </w:rPr>
          <w:t>169</w:t>
        </w:r>
      </w:ins>
      <w:r w:rsidRPr="001144EF">
        <w:rPr>
          <w:sz w:val="28"/>
          <w:szCs w:val="28"/>
        </w:rPr>
        <w:t>. Запрещается хранение грубых кормов в чердачных помещениях ферм, если:</w:t>
      </w:r>
    </w:p>
    <w:p w:rsidR="00303495" w:rsidRPr="001144EF" w:rsidRDefault="00303495" w:rsidP="00303495">
      <w:pPr>
        <w:pStyle w:val="ConsPlusNormal"/>
        <w:spacing w:before="240"/>
        <w:ind w:firstLine="540"/>
        <w:jc w:val="both"/>
        <w:rPr>
          <w:sz w:val="28"/>
          <w:szCs w:val="28"/>
        </w:rPr>
      </w:pPr>
      <w:r w:rsidRPr="001144EF">
        <w:rPr>
          <w:sz w:val="28"/>
          <w:szCs w:val="28"/>
        </w:rPr>
        <w:t>а) кровля</w:t>
      </w:r>
      <w:del w:id="1833" w:author="Антон Хабиров" w:date="2021-01-20T01:41:00Z">
        <w:r w:rsidRPr="001144EF">
          <w:rPr>
            <w:sz w:val="28"/>
            <w:szCs w:val="28"/>
          </w:rPr>
          <w:delText xml:space="preserve"> фермы</w:delText>
        </w:r>
      </w:del>
      <w:r w:rsidRPr="001144EF">
        <w:rPr>
          <w:sz w:val="28"/>
          <w:szCs w:val="28"/>
        </w:rPr>
        <w:t xml:space="preserve"> выполнена из горючих материалов;</w:t>
      </w:r>
    </w:p>
    <w:p w:rsidR="00303495" w:rsidRPr="001144EF" w:rsidRDefault="00303495" w:rsidP="00303495">
      <w:pPr>
        <w:pStyle w:val="ConsPlusNormal"/>
        <w:spacing w:before="240"/>
        <w:ind w:firstLine="540"/>
        <w:jc w:val="both"/>
        <w:rPr>
          <w:sz w:val="28"/>
          <w:szCs w:val="28"/>
        </w:rPr>
      </w:pPr>
      <w:r w:rsidRPr="001144EF">
        <w:rPr>
          <w:sz w:val="28"/>
          <w:szCs w:val="28"/>
        </w:rPr>
        <w:t>б) деревянные чердачные перекрытия со стороны чердачных помещений не обработаны огнезащитными составами;</w:t>
      </w:r>
    </w:p>
    <w:p w:rsidR="00303495" w:rsidRPr="001144EF" w:rsidRDefault="00303495" w:rsidP="00303495">
      <w:pPr>
        <w:pStyle w:val="ConsPlusNormal"/>
        <w:spacing w:before="240"/>
        <w:ind w:firstLine="540"/>
        <w:jc w:val="both"/>
        <w:rPr>
          <w:sz w:val="28"/>
          <w:szCs w:val="28"/>
        </w:rPr>
      </w:pPr>
      <w:r w:rsidRPr="001144EF">
        <w:rPr>
          <w:sz w:val="28"/>
          <w:szCs w:val="28"/>
        </w:rPr>
        <w:t>в) электропроводка на чердаке проложена без защиты от механических повреждений;</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отсутствует ограждение дымоходов </w:t>
      </w:r>
      <w:ins w:id="1834" w:author="Антон Хабиров" w:date="2021-01-20T01:41:00Z">
        <w:r w:rsidRPr="001144EF">
          <w:rPr>
            <w:sz w:val="28"/>
            <w:szCs w:val="28"/>
          </w:rPr>
          <w:t xml:space="preserve">систем отопления </w:t>
        </w:r>
      </w:ins>
      <w:r w:rsidRPr="001144EF">
        <w:rPr>
          <w:sz w:val="28"/>
          <w:szCs w:val="28"/>
        </w:rPr>
        <w:t>по периметру на расстоянии 1 метра.</w:t>
      </w:r>
    </w:p>
    <w:p w:rsidR="00303495" w:rsidRPr="001144EF" w:rsidRDefault="00303495" w:rsidP="00303495">
      <w:pPr>
        <w:pStyle w:val="ConsPlusNormal"/>
        <w:spacing w:before="240"/>
        <w:ind w:firstLine="540"/>
        <w:jc w:val="both"/>
        <w:rPr>
          <w:sz w:val="28"/>
          <w:szCs w:val="28"/>
        </w:rPr>
      </w:pPr>
      <w:del w:id="1835" w:author="Антон Хабиров" w:date="2021-01-20T01:41:00Z">
        <w:r w:rsidRPr="001144EF">
          <w:rPr>
            <w:sz w:val="28"/>
            <w:szCs w:val="28"/>
          </w:rPr>
          <w:delText>201</w:delText>
        </w:r>
      </w:del>
      <w:ins w:id="1836" w:author="Антон Хабиров" w:date="2021-01-20T01:41:00Z">
        <w:r w:rsidRPr="001144EF">
          <w:rPr>
            <w:sz w:val="28"/>
            <w:szCs w:val="28"/>
          </w:rPr>
          <w:t>170</w:t>
        </w:r>
      </w:ins>
      <w:r w:rsidRPr="001144EF">
        <w:rPr>
          <w:sz w:val="28"/>
          <w:szCs w:val="28"/>
        </w:rPr>
        <w:t>. При устройстве и эксплуатации электрических брудеров необходимо соблюдать следующие требования: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расстояние от </w:t>
      </w:r>
      <w:proofErr w:type="spellStart"/>
      <w:r w:rsidRPr="001144EF">
        <w:rPr>
          <w:sz w:val="28"/>
          <w:szCs w:val="28"/>
        </w:rPr>
        <w:t>теплонагревательных</w:t>
      </w:r>
      <w:proofErr w:type="spellEnd"/>
      <w:r w:rsidRPr="001144EF">
        <w:rPr>
          <w:sz w:val="28"/>
          <w:szCs w:val="28"/>
        </w:rPr>
        <w:t xml:space="preserve"> элементов до подстилки и горючих предметов должно быть по вертикали не менее </w:t>
      </w:r>
      <w:del w:id="1837" w:author="Антон Хабиров" w:date="2021-01-20T01:41:00Z">
        <w:r w:rsidRPr="001144EF">
          <w:rPr>
            <w:sz w:val="28"/>
            <w:szCs w:val="28"/>
          </w:rPr>
          <w:delText>80 сантиметров</w:delText>
        </w:r>
      </w:del>
      <w:ins w:id="1838" w:author="Антон Хабиров" w:date="2021-01-20T01:41:00Z">
        <w:r w:rsidRPr="001144EF">
          <w:rPr>
            <w:sz w:val="28"/>
            <w:szCs w:val="28"/>
          </w:rPr>
          <w:t>1 метра</w:t>
        </w:r>
      </w:ins>
      <w:r w:rsidRPr="001144EF">
        <w:rPr>
          <w:sz w:val="28"/>
          <w:szCs w:val="28"/>
        </w:rPr>
        <w:t xml:space="preserve"> и по горизонтали не менее </w:t>
      </w:r>
      <w:del w:id="1839" w:author="Антон Хабиров" w:date="2021-01-20T01:41:00Z">
        <w:r w:rsidRPr="001144EF">
          <w:rPr>
            <w:sz w:val="28"/>
            <w:szCs w:val="28"/>
          </w:rPr>
          <w:delText>25 сантиметров</w:delText>
        </w:r>
      </w:del>
      <w:ins w:id="1840" w:author="Антон Хабиров" w:date="2021-01-20T01:41:00Z">
        <w:r w:rsidRPr="001144EF">
          <w:rPr>
            <w:sz w:val="28"/>
            <w:szCs w:val="28"/>
          </w:rPr>
          <w:t>0,5 метра</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нагревательные элементы должны быть заводского изготовления и устроены таким образом, чтобы исключалась возможность </w:t>
      </w:r>
      <w:del w:id="1841" w:author="Антон Хабиров" w:date="2021-01-20T01:41:00Z">
        <w:r w:rsidRPr="001144EF">
          <w:rPr>
            <w:sz w:val="28"/>
            <w:szCs w:val="28"/>
          </w:rPr>
          <w:delText>выпадания</w:delText>
        </w:r>
      </w:del>
      <w:ins w:id="1842" w:author="Антон Хабиров" w:date="2021-01-20T01:41:00Z">
        <w:r w:rsidRPr="001144EF">
          <w:rPr>
            <w:sz w:val="28"/>
            <w:szCs w:val="28"/>
          </w:rPr>
          <w:t>выпадения</w:t>
        </w:r>
      </w:ins>
      <w:r w:rsidRPr="001144EF">
        <w:rPr>
          <w:sz w:val="28"/>
          <w:szCs w:val="28"/>
        </w:rPr>
        <w:t xml:space="preserve"> раскаленных частиц. Применение открытых нагревательных элементов не допускается;</w:t>
      </w:r>
    </w:p>
    <w:p w:rsidR="00303495" w:rsidRPr="001144EF" w:rsidRDefault="00303495" w:rsidP="00303495">
      <w:pPr>
        <w:pStyle w:val="ConsPlusNormal"/>
        <w:spacing w:before="240"/>
        <w:ind w:firstLine="540"/>
        <w:jc w:val="both"/>
        <w:rPr>
          <w:sz w:val="28"/>
          <w:szCs w:val="28"/>
        </w:rPr>
      </w:pPr>
      <w:r w:rsidRPr="001144EF">
        <w:rPr>
          <w:sz w:val="28"/>
          <w:szCs w:val="28"/>
        </w:rPr>
        <w:t>в) обеспечение брудеров электроэнергией осуществляется по самостоятельным линиям от распределительного щита. У каждого брудера должен быть самостоятельный выключатель;</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распределительный щит должен иметь рубильник для обесточивания всей электрической сети, а также устройства защиты от короткого замыкания, перегрузки </w:t>
      </w:r>
      <w:r w:rsidRPr="001144EF">
        <w:rPr>
          <w:sz w:val="28"/>
          <w:szCs w:val="28"/>
        </w:rPr>
        <w:lastRenderedPageBreak/>
        <w:t>и др.;</w:t>
      </w:r>
    </w:p>
    <w:p w:rsidR="00303495" w:rsidRPr="001144EF" w:rsidRDefault="00303495" w:rsidP="00303495">
      <w:pPr>
        <w:pStyle w:val="ConsPlusNormal"/>
        <w:spacing w:before="240"/>
        <w:ind w:firstLine="540"/>
        <w:jc w:val="both"/>
        <w:rPr>
          <w:sz w:val="28"/>
          <w:szCs w:val="28"/>
        </w:rPr>
      </w:pPr>
      <w:r w:rsidRPr="001144EF">
        <w:rPr>
          <w:sz w:val="28"/>
          <w:szCs w:val="28"/>
        </w:rPr>
        <w:t>д) температурный режим под брудером должен поддерживаться автоматически.</w:t>
      </w:r>
    </w:p>
    <w:p w:rsidR="00303495" w:rsidRPr="001144EF" w:rsidRDefault="00303495" w:rsidP="00303495">
      <w:pPr>
        <w:pStyle w:val="ConsPlusNormal"/>
        <w:spacing w:before="240"/>
        <w:ind w:firstLine="540"/>
        <w:jc w:val="both"/>
        <w:rPr>
          <w:sz w:val="28"/>
          <w:szCs w:val="28"/>
        </w:rPr>
      </w:pPr>
      <w:del w:id="1843" w:author="Антон Хабиров" w:date="2021-01-20T01:41:00Z">
        <w:r w:rsidRPr="001144EF">
          <w:rPr>
            <w:sz w:val="28"/>
            <w:szCs w:val="28"/>
          </w:rPr>
          <w:delText>202</w:delText>
        </w:r>
      </w:del>
      <w:ins w:id="1844" w:author="Антон Хабиров" w:date="2021-01-20T01:41:00Z">
        <w:r w:rsidRPr="001144EF">
          <w:rPr>
            <w:sz w:val="28"/>
            <w:szCs w:val="28"/>
          </w:rPr>
          <w:t>171</w:t>
        </w:r>
      </w:ins>
      <w:r w:rsidRPr="001144EF">
        <w:rPr>
          <w:sz w:val="28"/>
          <w:szCs w:val="28"/>
        </w:rPr>
        <w:t xml:space="preserve">. Передвижные ультрафиолетовые установки и их электрооборудование </w:t>
      </w:r>
      <w:del w:id="1845" w:author="Антон Хабиров" w:date="2021-01-20T01:41:00Z">
        <w:r w:rsidRPr="001144EF">
          <w:rPr>
            <w:sz w:val="28"/>
            <w:szCs w:val="28"/>
          </w:rPr>
          <w:delText>устанавливается</w:delText>
        </w:r>
      </w:del>
      <w:ins w:id="1846" w:author="Антон Хабиров" w:date="2021-01-20T01:41:00Z">
        <w:r w:rsidRPr="001144EF">
          <w:rPr>
            <w:sz w:val="28"/>
            <w:szCs w:val="28"/>
          </w:rPr>
          <w:t>устанавливаются</w:t>
        </w:r>
      </w:ins>
      <w:r w:rsidRPr="001144EF">
        <w:rPr>
          <w:sz w:val="28"/>
          <w:szCs w:val="28"/>
        </w:rPr>
        <w:t xml:space="preserve"> на расстоянии не менее 1 метра от горючих материалов.</w:t>
      </w:r>
    </w:p>
    <w:p w:rsidR="00303495" w:rsidRPr="001144EF" w:rsidRDefault="00303495" w:rsidP="00303495">
      <w:pPr>
        <w:pStyle w:val="ConsPlusNormal"/>
        <w:spacing w:before="240"/>
        <w:ind w:firstLine="540"/>
        <w:jc w:val="both"/>
        <w:rPr>
          <w:sz w:val="28"/>
          <w:szCs w:val="28"/>
        </w:rPr>
      </w:pPr>
      <w:r w:rsidRPr="001144EF">
        <w:rPr>
          <w:sz w:val="28"/>
          <w:szCs w:val="28"/>
        </w:rPr>
        <w:t xml:space="preserve">Провода, идущие к </w:t>
      </w:r>
      <w:proofErr w:type="spellStart"/>
      <w:r w:rsidRPr="001144EF">
        <w:rPr>
          <w:sz w:val="28"/>
          <w:szCs w:val="28"/>
        </w:rPr>
        <w:t>электробрудерам</w:t>
      </w:r>
      <w:proofErr w:type="spellEnd"/>
      <w:r w:rsidRPr="001144EF">
        <w:rPr>
          <w:sz w:val="28"/>
          <w:szCs w:val="28"/>
        </w:rPr>
        <w:t xml:space="preserve"> и ультрафиолетовым установкам, прокладываются на высоте не менее 2,5 метра от уровня пола и на расстоянии </w:t>
      </w:r>
      <w:del w:id="1847" w:author="Антон Хабиров" w:date="2021-01-20T01:41:00Z">
        <w:r w:rsidRPr="001144EF">
          <w:rPr>
            <w:sz w:val="28"/>
            <w:szCs w:val="28"/>
          </w:rPr>
          <w:delText>10 сантиметров</w:delText>
        </w:r>
      </w:del>
      <w:ins w:id="1848" w:author="Антон Хабиров" w:date="2021-01-20T01:41:00Z">
        <w:r w:rsidRPr="001144EF">
          <w:rPr>
            <w:sz w:val="28"/>
            <w:szCs w:val="28"/>
          </w:rPr>
          <w:t>не менее 0,2 метра</w:t>
        </w:r>
      </w:ins>
      <w:r w:rsidRPr="001144EF">
        <w:rPr>
          <w:sz w:val="28"/>
          <w:szCs w:val="28"/>
        </w:rPr>
        <w:t xml:space="preserve"> от </w:t>
      </w:r>
      <w:del w:id="1849" w:author="Антон Хабиров" w:date="2021-01-20T01:41:00Z">
        <w:r w:rsidRPr="001144EF">
          <w:rPr>
            <w:sz w:val="28"/>
            <w:szCs w:val="28"/>
          </w:rPr>
          <w:delText xml:space="preserve">горючих </w:delText>
        </w:r>
      </w:del>
      <w:r w:rsidRPr="001144EF">
        <w:rPr>
          <w:sz w:val="28"/>
          <w:szCs w:val="28"/>
        </w:rPr>
        <w:t>конструкций</w:t>
      </w:r>
      <w:ins w:id="1850" w:author="Антон Хабиров" w:date="2021-01-20T01:41:00Z">
        <w:r w:rsidRPr="001144EF">
          <w:rPr>
            <w:sz w:val="28"/>
            <w:szCs w:val="28"/>
          </w:rPr>
          <w:t xml:space="preserve"> из горючих материалов</w:t>
        </w:r>
      </w:ins>
      <w:r w:rsidRPr="001144EF">
        <w:rPr>
          <w:sz w:val="28"/>
          <w:szCs w:val="28"/>
        </w:rPr>
        <w:t>.</w:t>
      </w:r>
    </w:p>
    <w:p w:rsidR="00303495" w:rsidRPr="001144EF" w:rsidRDefault="00303495" w:rsidP="00303495">
      <w:pPr>
        <w:pStyle w:val="ConsPlusNormal"/>
        <w:spacing w:before="240"/>
        <w:ind w:firstLine="540"/>
        <w:jc w:val="both"/>
        <w:rPr>
          <w:sz w:val="28"/>
          <w:szCs w:val="28"/>
        </w:rPr>
      </w:pPr>
      <w:del w:id="1851" w:author="Антон Хабиров" w:date="2021-01-20T01:41:00Z">
        <w:r w:rsidRPr="001144EF">
          <w:rPr>
            <w:sz w:val="28"/>
            <w:szCs w:val="28"/>
          </w:rPr>
          <w:delText>203. Бензиновый двигатель</w:delText>
        </w:r>
      </w:del>
      <w:ins w:id="1852" w:author="Антон Хабиров" w:date="2021-01-20T01:41:00Z">
        <w:r w:rsidRPr="001144EF">
          <w:rPr>
            <w:sz w:val="28"/>
            <w:szCs w:val="28"/>
          </w:rPr>
          <w:t>172. Двигатели на жидком топливе</w:t>
        </w:r>
      </w:ins>
      <w:r w:rsidRPr="001144EF">
        <w:rPr>
          <w:sz w:val="28"/>
          <w:szCs w:val="28"/>
        </w:rPr>
        <w:t xml:space="preserve"> стригального агрегата</w:t>
      </w:r>
      <w:del w:id="1853" w:author="Антон Хабиров" w:date="2021-01-20T01:41:00Z">
        <w:r w:rsidRPr="001144EF">
          <w:rPr>
            <w:sz w:val="28"/>
            <w:szCs w:val="28"/>
          </w:rPr>
          <w:delText xml:space="preserve"> необходимо устанавливать</w:delText>
        </w:r>
      </w:del>
      <w:ins w:id="1854" w:author="Антон Хабиров" w:date="2021-01-20T01:41:00Z">
        <w:r w:rsidRPr="001144EF">
          <w:rPr>
            <w:sz w:val="28"/>
            <w:szCs w:val="28"/>
          </w:rPr>
          <w:t>, генераторов и другой моторной техники устанавливаются</w:t>
        </w:r>
      </w:ins>
      <w:r w:rsidRPr="001144EF">
        <w:rPr>
          <w:sz w:val="28"/>
          <w:szCs w:val="28"/>
        </w:rPr>
        <w:t xml:space="preserve"> на очищенной от травы и мусора площадке на расстоянии </w:t>
      </w:r>
      <w:ins w:id="1855" w:author="Антон Хабиров" w:date="2021-01-20T01:41:00Z">
        <w:r w:rsidRPr="001144EF">
          <w:rPr>
            <w:sz w:val="28"/>
            <w:szCs w:val="28"/>
          </w:rPr>
          <w:t xml:space="preserve">не менее </w:t>
        </w:r>
      </w:ins>
      <w:r w:rsidRPr="001144EF">
        <w:rPr>
          <w:sz w:val="28"/>
          <w:szCs w:val="28"/>
        </w:rPr>
        <w:t xml:space="preserve">15 метров от зданий. Хранение запасов горюче-смазочных материалов осуществляется в закрытой металлической таре на расстоянии </w:t>
      </w:r>
      <w:ins w:id="1856" w:author="Антон Хабиров" w:date="2021-01-20T01:41:00Z">
        <w:r w:rsidRPr="001144EF">
          <w:rPr>
            <w:sz w:val="28"/>
            <w:szCs w:val="28"/>
          </w:rPr>
          <w:t xml:space="preserve">не менее </w:t>
        </w:r>
      </w:ins>
      <w:r w:rsidRPr="001144EF">
        <w:rPr>
          <w:sz w:val="28"/>
          <w:szCs w:val="28"/>
        </w:rPr>
        <w:t xml:space="preserve">20 метров от </w:t>
      </w:r>
      <w:del w:id="1857" w:author="Антон Хабиров" w:date="2021-01-20T01:41:00Z">
        <w:r w:rsidRPr="001144EF">
          <w:rPr>
            <w:sz w:val="28"/>
            <w:szCs w:val="28"/>
          </w:rPr>
          <w:delText>пункта стрижки</w:delText>
        </w:r>
      </w:del>
      <w:ins w:id="1858" w:author="Антон Хабиров" w:date="2021-01-20T01:41:00Z">
        <w:r w:rsidRPr="001144EF">
          <w:rPr>
            <w:sz w:val="28"/>
            <w:szCs w:val="28"/>
          </w:rPr>
          <w:t>зданий, сооружений</w:t>
        </w:r>
      </w:ins>
      <w:r w:rsidRPr="001144EF">
        <w:rPr>
          <w:sz w:val="28"/>
          <w:szCs w:val="28"/>
        </w:rPr>
        <w:t xml:space="preserve"> и строений.</w:t>
      </w:r>
    </w:p>
    <w:p w:rsidR="00303495" w:rsidRPr="001144EF" w:rsidRDefault="00303495" w:rsidP="00303495">
      <w:pPr>
        <w:pStyle w:val="ConsPlusNormal"/>
        <w:spacing w:before="240"/>
        <w:ind w:firstLine="540"/>
        <w:jc w:val="both"/>
        <w:rPr>
          <w:sz w:val="28"/>
          <w:szCs w:val="28"/>
        </w:rPr>
      </w:pPr>
      <w:del w:id="1859" w:author="Антон Хабиров" w:date="2021-01-20T01:41:00Z">
        <w:r w:rsidRPr="001144EF">
          <w:rPr>
            <w:sz w:val="28"/>
            <w:szCs w:val="28"/>
          </w:rPr>
          <w:delText>204</w:delText>
        </w:r>
      </w:del>
      <w:ins w:id="1860" w:author="Антон Хабиров" w:date="2021-01-20T01:41:00Z">
        <w:r w:rsidRPr="001144EF">
          <w:rPr>
            <w:sz w:val="28"/>
            <w:szCs w:val="28"/>
          </w:rPr>
          <w:t>173</w:t>
        </w:r>
      </w:ins>
      <w:r w:rsidRPr="001144EF">
        <w:rPr>
          <w:sz w:val="28"/>
          <w:szCs w:val="28"/>
        </w:rPr>
        <w:t>. Запрещается допускать скопление шерсти на стригальном пункте свыше сменной выработки и загромождать проходы и выходы тюками с шерстью.</w:t>
      </w:r>
    </w:p>
    <w:p w:rsidR="00303495" w:rsidRPr="001144EF" w:rsidRDefault="00303495" w:rsidP="00303495">
      <w:pPr>
        <w:pStyle w:val="ConsPlusNormal"/>
        <w:spacing w:before="240"/>
        <w:ind w:firstLine="540"/>
        <w:jc w:val="both"/>
        <w:rPr>
          <w:del w:id="1861" w:author="Антон Хабиров" w:date="2021-01-20T01:41:00Z"/>
          <w:sz w:val="28"/>
          <w:szCs w:val="28"/>
        </w:rPr>
      </w:pPr>
      <w:del w:id="1862" w:author="Антон Хабиров" w:date="2021-01-20T01:41:00Z">
        <w:r w:rsidRPr="001144EF">
          <w:rPr>
            <w:sz w:val="28"/>
            <w:szCs w:val="28"/>
          </w:rPr>
          <w:delText>205. Руководитель организации обеспечивает в животноводческих и птицеводческих помещениях (при нахождении в них скота и птицы) дежурство в ночное время.</w:delText>
        </w:r>
      </w:del>
    </w:p>
    <w:p w:rsidR="00303495" w:rsidRPr="001144EF" w:rsidRDefault="00303495" w:rsidP="00303495">
      <w:pPr>
        <w:pStyle w:val="ConsPlusNormal"/>
        <w:spacing w:before="240"/>
        <w:ind w:firstLine="540"/>
        <w:jc w:val="both"/>
        <w:rPr>
          <w:ins w:id="1863" w:author="Антон Хабиров" w:date="2021-01-20T01:41:00Z"/>
          <w:sz w:val="28"/>
          <w:szCs w:val="28"/>
        </w:rPr>
      </w:pPr>
      <w:ins w:id="1864" w:author="Антон Хабиров" w:date="2021-01-20T01:41:00Z">
        <w:r w:rsidRPr="001144EF">
          <w:rPr>
            <w:sz w:val="28"/>
            <w:szCs w:val="28"/>
          </w:rPr>
          <w:t>174. Для каждого отдельного помещения скотного двора должна быть составлена инструкция для обслуживающего персонала по выводу животных в случае возникновения пожара. Инструкция должна вывешиваться в помещениях скотного двора на видном месте и весь обслуживающий персонал должен быть с ней ознакомлен.</w:t>
        </w:r>
      </w:ins>
    </w:p>
    <w:p w:rsidR="00303495" w:rsidRPr="001144EF" w:rsidRDefault="00303495" w:rsidP="00303495">
      <w:pPr>
        <w:pStyle w:val="ConsPlusNormal"/>
        <w:spacing w:before="240"/>
        <w:ind w:firstLine="540"/>
        <w:jc w:val="both"/>
        <w:rPr>
          <w:ins w:id="1865" w:author="Антон Хабиров" w:date="2021-01-20T01:41:00Z"/>
          <w:sz w:val="28"/>
          <w:szCs w:val="28"/>
        </w:rPr>
      </w:pPr>
      <w:ins w:id="1866" w:author="Антон Хабиров" w:date="2021-01-20T01:41:00Z">
        <w:r w:rsidRPr="001144EF">
          <w:rPr>
            <w:sz w:val="28"/>
            <w:szCs w:val="28"/>
          </w:rPr>
          <w:t xml:space="preserve">Ворота и двери помещений для скота должны открываться наружу и не загромождаться. Устройство порогов, ступеней, подворотен, а также пружин и блоков для автоматического их закрывания запрещается. Двери денников разрешается оборудовать только </w:t>
        </w:r>
        <w:proofErr w:type="spellStart"/>
        <w:r w:rsidRPr="001144EF">
          <w:rPr>
            <w:sz w:val="28"/>
            <w:szCs w:val="28"/>
          </w:rPr>
          <w:t>легкооткрываемыми</w:t>
        </w:r>
        <w:proofErr w:type="spellEnd"/>
        <w:r w:rsidRPr="001144EF">
          <w:rPr>
            <w:sz w:val="28"/>
            <w:szCs w:val="28"/>
          </w:rPr>
          <w:t xml:space="preserve"> задвижками или щеколдами. Навеска на двери и ворота замков запрещается. Зимой все площадки перед воротами и дверями должны быть очищены от снега для обеспечения их свободного открытия.</w:t>
        </w:r>
      </w:ins>
    </w:p>
    <w:p w:rsidR="00303495" w:rsidRPr="001144EF" w:rsidRDefault="00303495" w:rsidP="00303495">
      <w:pPr>
        <w:pStyle w:val="ConsPlusNormal"/>
        <w:spacing w:before="240"/>
        <w:ind w:firstLine="540"/>
        <w:jc w:val="both"/>
        <w:rPr>
          <w:ins w:id="1867" w:author="Антон Хабиров" w:date="2021-01-20T01:41:00Z"/>
          <w:sz w:val="28"/>
          <w:szCs w:val="28"/>
        </w:rPr>
      </w:pPr>
      <w:ins w:id="1868" w:author="Антон Хабиров" w:date="2021-01-20T01:41:00Z">
        <w:r w:rsidRPr="001144EF">
          <w:rPr>
            <w:sz w:val="28"/>
            <w:szCs w:val="28"/>
          </w:rPr>
          <w:t>В проходах и помещениях скотных дворов запрещается складывать и устанавливать какие-либо предметы, материалы и фураж, которые могли бы ограничить движение животных при выводе их из скотных дворов.</w:t>
        </w:r>
      </w:ins>
    </w:p>
    <w:p w:rsidR="00303495" w:rsidRPr="001144EF" w:rsidRDefault="00303495" w:rsidP="00303495">
      <w:pPr>
        <w:pStyle w:val="ConsPlusNormal"/>
        <w:spacing w:before="240"/>
        <w:ind w:firstLine="540"/>
        <w:jc w:val="both"/>
        <w:rPr>
          <w:ins w:id="1869" w:author="Антон Хабиров" w:date="2021-01-20T01:41:00Z"/>
          <w:sz w:val="28"/>
          <w:szCs w:val="28"/>
        </w:rPr>
      </w:pPr>
      <w:ins w:id="1870" w:author="Антон Хабиров" w:date="2021-01-20T01:41:00Z">
        <w:r w:rsidRPr="001144EF">
          <w:rPr>
            <w:sz w:val="28"/>
            <w:szCs w:val="28"/>
          </w:rPr>
          <w:t>Установка временных печей в животноводческих помещениях запрещается.</w:t>
        </w:r>
      </w:ins>
    </w:p>
    <w:p w:rsidR="00303495" w:rsidRPr="001144EF" w:rsidRDefault="00303495" w:rsidP="00303495">
      <w:pPr>
        <w:pStyle w:val="ConsPlusNormal"/>
        <w:spacing w:before="240"/>
        <w:ind w:firstLine="540"/>
        <w:jc w:val="both"/>
        <w:rPr>
          <w:ins w:id="1871" w:author="Антон Хабиров" w:date="2021-01-20T01:41:00Z"/>
          <w:sz w:val="28"/>
          <w:szCs w:val="28"/>
        </w:rPr>
      </w:pPr>
      <w:ins w:id="1872" w:author="Антон Хабиров" w:date="2021-01-20T01:41:00Z">
        <w:r w:rsidRPr="001144EF">
          <w:rPr>
            <w:sz w:val="28"/>
            <w:szCs w:val="28"/>
          </w:rPr>
          <w:t xml:space="preserve">Хранение фуража в зданиях для скота допускается в количестве, не </w:t>
        </w:r>
        <w:r w:rsidRPr="001144EF">
          <w:rPr>
            <w:sz w:val="28"/>
            <w:szCs w:val="28"/>
          </w:rPr>
          <w:lastRenderedPageBreak/>
          <w:t>превышающем дневной нормы выдачи, и в отдельных помещениях. Хранение фуража на чердаках не допускается.</w:t>
        </w:r>
      </w:ins>
    </w:p>
    <w:p w:rsidR="00303495" w:rsidRPr="001144EF" w:rsidRDefault="00303495" w:rsidP="00303495">
      <w:pPr>
        <w:pStyle w:val="ConsPlusNormal"/>
        <w:spacing w:before="240"/>
        <w:ind w:firstLine="540"/>
        <w:jc w:val="both"/>
        <w:rPr>
          <w:del w:id="1873" w:author="Антон Хабиров" w:date="2021-01-20T01:41:00Z"/>
          <w:sz w:val="28"/>
          <w:szCs w:val="28"/>
        </w:rPr>
      </w:pPr>
      <w:proofErr w:type="gramStart"/>
      <w:ins w:id="1874" w:author="Антон Хабиров" w:date="2021-01-20T01:41:00Z">
        <w:r w:rsidRPr="001144EF">
          <w:rPr>
            <w:sz w:val="28"/>
            <w:szCs w:val="28"/>
          </w:rPr>
          <w:t>175</w:t>
        </w:r>
      </w:ins>
      <w:moveFromRangeStart w:id="1875" w:author="Антон Хабиров" w:date="2021-01-20T01:41:00Z" w:name="move61999330"/>
      <w:moveFrom w:id="1876" w:author="Антон Хабиров" w:date="2021-01-20T01:41:00Z">
        <w:r w:rsidRPr="001144EF">
          <w:rPr>
            <w:sz w:val="28"/>
            <w:szCs w:val="28"/>
          </w:rPr>
          <w:t xml:space="preserve">206. </w:t>
        </w:r>
      </w:moveFrom>
      <w:moveFromRangeEnd w:id="1875"/>
      <w:del w:id="1877" w:author="Антон Хабиров" w:date="2021-01-20T01:41:00Z">
        <w:r w:rsidRPr="001144EF">
          <w:rPr>
            <w:sz w:val="28"/>
            <w:szCs w:val="28"/>
          </w:rPr>
          <w:delText>Аммиачная селитра хранится в отдельных бесчердачных одноэтажных зданиях с негорючими полами I или II степени огнестойкости. В исключительных ситуациях допускается хранение селитры в отдельном отсеке общего склада минеральных удобрений сельскохозяйственного предприятия I или II степени огнестойкости. Сильнодействующие окислители (хлораты магния и кальция, перекись водорода и др.) должны храниться в отдельных отсеках зданий I, II и III степени огнестойкости.</w:delText>
        </w:r>
        <w:proofErr w:type="gramEnd"/>
      </w:del>
    </w:p>
    <w:p w:rsidR="00303495" w:rsidRPr="001144EF" w:rsidRDefault="00303495" w:rsidP="00303495">
      <w:pPr>
        <w:pStyle w:val="ConsPlusNormal"/>
        <w:spacing w:before="240"/>
        <w:ind w:firstLine="540"/>
        <w:jc w:val="both"/>
        <w:rPr>
          <w:sz w:val="28"/>
          <w:szCs w:val="28"/>
        </w:rPr>
      </w:pPr>
      <w:del w:id="1878" w:author="Антон Хабиров" w:date="2021-01-20T01:41:00Z">
        <w:r w:rsidRPr="001144EF">
          <w:rPr>
            <w:sz w:val="28"/>
            <w:szCs w:val="28"/>
          </w:rPr>
          <w:delText>207</w:delText>
        </w:r>
      </w:del>
      <w:proofErr w:type="gramStart"/>
      <w:r w:rsidRPr="001144EF">
        <w:rPr>
          <w:sz w:val="28"/>
          <w:szCs w:val="28"/>
        </w:rPr>
        <w:t>. В полевых условиях хранение и заправка нефтепродуктами автомобилей</w:t>
      </w:r>
      <w:ins w:id="1879" w:author="Антон Хабиров" w:date="2021-01-20T01:41:00Z">
        <w:r w:rsidRPr="001144EF">
          <w:rPr>
            <w:sz w:val="28"/>
            <w:szCs w:val="28"/>
          </w:rPr>
          <w:t>, другой техники</w:t>
        </w:r>
      </w:ins>
      <w:r w:rsidRPr="001144EF">
        <w:rPr>
          <w:sz w:val="28"/>
          <w:szCs w:val="28"/>
        </w:rPr>
        <w:t xml:space="preserve"> и технологического оборудования осуществляются на специальных площадках, очищенных от сухой травы, горючего мусора и опаханных полосой шириной не менее 4 метров, или на пахоте на расстоянии 100 метров от токов, стогов сена и соломы, хлебных массивов и </w:t>
      </w:r>
      <w:ins w:id="1880" w:author="Антон Хабиров" w:date="2021-01-20T01:41:00Z">
        <w:r w:rsidRPr="001144EF">
          <w:rPr>
            <w:sz w:val="28"/>
            <w:szCs w:val="28"/>
          </w:rPr>
          <w:t xml:space="preserve">других сельскохозяйственных культур и </w:t>
        </w:r>
      </w:ins>
      <w:r w:rsidRPr="001144EF">
        <w:rPr>
          <w:sz w:val="28"/>
          <w:szCs w:val="28"/>
        </w:rPr>
        <w:t>не менее 50 метров от строений.</w:t>
      </w:r>
      <w:proofErr w:type="gramEnd"/>
    </w:p>
    <w:p w:rsidR="00303495" w:rsidRPr="001144EF" w:rsidRDefault="00303495" w:rsidP="00303495">
      <w:pPr>
        <w:pStyle w:val="ConsPlusNormal"/>
        <w:spacing w:before="240"/>
        <w:ind w:firstLine="540"/>
        <w:jc w:val="both"/>
        <w:rPr>
          <w:sz w:val="28"/>
          <w:szCs w:val="28"/>
        </w:rPr>
      </w:pPr>
      <w:del w:id="1881" w:author="Антон Хабиров" w:date="2021-01-20T01:41:00Z">
        <w:r w:rsidRPr="001144EF">
          <w:rPr>
            <w:sz w:val="28"/>
            <w:szCs w:val="28"/>
          </w:rPr>
          <w:delText>208</w:delText>
        </w:r>
      </w:del>
      <w:ins w:id="1882" w:author="Антон Хабиров" w:date="2021-01-20T01:41:00Z">
        <w:r w:rsidRPr="001144EF">
          <w:rPr>
            <w:sz w:val="28"/>
            <w:szCs w:val="28"/>
          </w:rPr>
          <w:t>176</w:t>
        </w:r>
      </w:ins>
      <w:r w:rsidRPr="001144EF">
        <w:rPr>
          <w:sz w:val="28"/>
          <w:szCs w:val="28"/>
        </w:rPr>
        <w:t xml:space="preserve">. Перед началом работы зерноочистительные и молотильные машины должны быть отрегулированы на воздушный режим в аспирационных каналах, </w:t>
      </w:r>
      <w:del w:id="1883" w:author="Антон Хабиров" w:date="2021-01-20T01:41:00Z">
        <w:r w:rsidRPr="001144EF">
          <w:rPr>
            <w:sz w:val="28"/>
            <w:szCs w:val="28"/>
          </w:rPr>
          <w:delText xml:space="preserve">обеспечивающий качественную аэродинамическую очистку зерна и </w:delText>
        </w:r>
      </w:del>
      <w:r w:rsidRPr="001144EF">
        <w:rPr>
          <w:sz w:val="28"/>
          <w:szCs w:val="28"/>
        </w:rPr>
        <w:t xml:space="preserve">исключающий выделение пыли в помещение. </w:t>
      </w:r>
      <w:proofErr w:type="spellStart"/>
      <w:r w:rsidRPr="001144EF">
        <w:rPr>
          <w:sz w:val="28"/>
          <w:szCs w:val="28"/>
        </w:rPr>
        <w:t>Взрыворазрядители</w:t>
      </w:r>
      <w:proofErr w:type="spellEnd"/>
      <w:r w:rsidRPr="001144EF">
        <w:rPr>
          <w:sz w:val="28"/>
          <w:szCs w:val="28"/>
        </w:rPr>
        <w:t xml:space="preserve"> над машинами должны находиться в исправном рабочем состоянии.</w:t>
      </w:r>
    </w:p>
    <w:p w:rsidR="00303495" w:rsidRPr="001144EF" w:rsidRDefault="00303495" w:rsidP="00303495">
      <w:pPr>
        <w:pStyle w:val="ConsPlusNormal"/>
        <w:spacing w:before="240"/>
        <w:ind w:firstLine="540"/>
        <w:jc w:val="both"/>
        <w:rPr>
          <w:sz w:val="28"/>
          <w:szCs w:val="28"/>
        </w:rPr>
      </w:pPr>
      <w:del w:id="1884" w:author="Антон Хабиров" w:date="2021-01-20T01:41:00Z">
        <w:r w:rsidRPr="001144EF">
          <w:rPr>
            <w:sz w:val="28"/>
            <w:szCs w:val="28"/>
          </w:rPr>
          <w:delText>209</w:delText>
        </w:r>
      </w:del>
      <w:ins w:id="1885" w:author="Антон Хабиров" w:date="2021-01-20T01:41:00Z">
        <w:r w:rsidRPr="001144EF">
          <w:rPr>
            <w:sz w:val="28"/>
            <w:szCs w:val="28"/>
          </w:rPr>
          <w:t>177</w:t>
        </w:r>
      </w:ins>
      <w:r w:rsidRPr="001144EF">
        <w:rPr>
          <w:sz w:val="28"/>
          <w:szCs w:val="28"/>
        </w:rPr>
        <w:t>. Нории производительностью более 50 тонн в час оборудуются автоматическими тормозными устройствами, предохраняющими ленту от обратного хода при остановках. Запрещается устройство норий и отдельных деталей из дерева или других горючих материалов.</w:t>
      </w:r>
    </w:p>
    <w:p w:rsidR="00303495" w:rsidRPr="001144EF" w:rsidRDefault="00303495" w:rsidP="00303495">
      <w:pPr>
        <w:pStyle w:val="ConsPlusNormal"/>
        <w:spacing w:before="240"/>
        <w:ind w:firstLine="540"/>
        <w:jc w:val="both"/>
        <w:rPr>
          <w:sz w:val="28"/>
          <w:szCs w:val="28"/>
        </w:rPr>
      </w:pPr>
      <w:del w:id="1886" w:author="Антон Хабиров" w:date="2021-01-20T01:41:00Z">
        <w:r w:rsidRPr="001144EF">
          <w:rPr>
            <w:sz w:val="28"/>
            <w:szCs w:val="28"/>
          </w:rPr>
          <w:delText>210</w:delText>
        </w:r>
      </w:del>
      <w:ins w:id="1887" w:author="Антон Хабиров" w:date="2021-01-20T01:41:00Z">
        <w:r w:rsidRPr="001144EF">
          <w:rPr>
            <w:sz w:val="28"/>
            <w:szCs w:val="28"/>
          </w:rPr>
          <w:t>178</w:t>
        </w:r>
      </w:ins>
      <w:r w:rsidRPr="001144EF">
        <w:rPr>
          <w:sz w:val="28"/>
          <w:szCs w:val="28"/>
        </w:rPr>
        <w:t>. Шнеки для неочищенного зерна оборудуются решетками для улавливания крупных примесей и предохранительными клапанами, открывающимися под давлением продукта. Периодичность очистки решеток устанавливается руководителем организации.</w:t>
      </w:r>
    </w:p>
    <w:p w:rsidR="00303495" w:rsidRPr="001144EF" w:rsidRDefault="00303495" w:rsidP="00303495">
      <w:pPr>
        <w:pStyle w:val="ConsPlusNormal"/>
        <w:spacing w:before="240"/>
        <w:ind w:firstLine="540"/>
        <w:jc w:val="both"/>
        <w:rPr>
          <w:sz w:val="28"/>
          <w:szCs w:val="28"/>
        </w:rPr>
      </w:pPr>
      <w:del w:id="1888" w:author="Антон Хабиров" w:date="2021-01-20T01:41:00Z">
        <w:r w:rsidRPr="001144EF">
          <w:rPr>
            <w:sz w:val="28"/>
            <w:szCs w:val="28"/>
          </w:rPr>
          <w:delText>211</w:delText>
        </w:r>
      </w:del>
      <w:ins w:id="1889" w:author="Антон Хабиров" w:date="2021-01-20T01:41:00Z">
        <w:r w:rsidRPr="001144EF">
          <w:rPr>
            <w:sz w:val="28"/>
            <w:szCs w:val="28"/>
          </w:rPr>
          <w:t>179</w:t>
        </w:r>
      </w:ins>
      <w:r w:rsidRPr="001144EF">
        <w:rPr>
          <w:sz w:val="28"/>
          <w:szCs w:val="28"/>
        </w:rPr>
        <w:t>. Натяжение ремней всех клиноременных передач должно быть одинаковым. Запрещается работа с неполным комплектом клиновых ремней или применение ремней с профилем, не соответствующим профилю канавок шкива. Замена клиновых ремней производится полным комплектом для такой передачи.</w:t>
      </w:r>
    </w:p>
    <w:p w:rsidR="00303495" w:rsidRPr="001144EF" w:rsidRDefault="00303495" w:rsidP="00303495">
      <w:pPr>
        <w:pStyle w:val="ConsPlusNormal"/>
        <w:spacing w:before="240"/>
        <w:ind w:firstLine="540"/>
        <w:jc w:val="both"/>
        <w:rPr>
          <w:sz w:val="28"/>
          <w:szCs w:val="28"/>
        </w:rPr>
      </w:pPr>
      <w:del w:id="1890" w:author="Антон Хабиров" w:date="2021-01-20T01:41:00Z">
        <w:r w:rsidRPr="001144EF">
          <w:rPr>
            <w:sz w:val="28"/>
            <w:szCs w:val="28"/>
          </w:rPr>
          <w:delText>212</w:delText>
        </w:r>
      </w:del>
      <w:ins w:id="1891" w:author="Антон Хабиров" w:date="2021-01-20T01:41:00Z">
        <w:r w:rsidRPr="001144EF">
          <w:rPr>
            <w:sz w:val="28"/>
            <w:szCs w:val="28"/>
          </w:rPr>
          <w:t>180</w:t>
        </w:r>
      </w:ins>
      <w:r w:rsidRPr="001144EF">
        <w:rPr>
          <w:sz w:val="28"/>
          <w:szCs w:val="28"/>
        </w:rPr>
        <w:t xml:space="preserve">. Руководитель организации организует проведение противопожарного инструктажа с лицами, задействованными в уборке урожая, обеспечивает уборочные агрегаты и автомобили первичными средствами пожаротушения (комбайны всех типов и тракторы - 2 огнетушителями, 2 штыковыми лопатами) и исправными искрогасителями, за исключением </w:t>
      </w:r>
      <w:proofErr w:type="gramStart"/>
      <w:r w:rsidRPr="001144EF">
        <w:rPr>
          <w:sz w:val="28"/>
          <w:szCs w:val="28"/>
        </w:rPr>
        <w:t xml:space="preserve">случаев применения системы нейтрализации </w:t>
      </w:r>
      <w:del w:id="1892" w:author="Антон Хабиров" w:date="2021-01-20T01:41:00Z">
        <w:r w:rsidRPr="001144EF">
          <w:rPr>
            <w:sz w:val="28"/>
            <w:szCs w:val="28"/>
          </w:rPr>
          <w:delText>отработанных</w:delText>
        </w:r>
      </w:del>
      <w:ins w:id="1893" w:author="Антон Хабиров" w:date="2021-01-20T01:41:00Z">
        <w:r w:rsidRPr="001144EF">
          <w:rPr>
            <w:sz w:val="28"/>
            <w:szCs w:val="28"/>
          </w:rPr>
          <w:t>отработавших</w:t>
        </w:r>
      </w:ins>
      <w:r w:rsidRPr="001144EF">
        <w:rPr>
          <w:sz w:val="28"/>
          <w:szCs w:val="28"/>
        </w:rPr>
        <w:t xml:space="preserve"> газов</w:t>
      </w:r>
      <w:proofErr w:type="gramEnd"/>
      <w:r w:rsidRPr="001144EF">
        <w:rPr>
          <w:sz w:val="28"/>
          <w:szCs w:val="28"/>
        </w:rPr>
        <w:t>.</w:t>
      </w:r>
    </w:p>
    <w:p w:rsidR="00303495" w:rsidRPr="001144EF" w:rsidRDefault="00303495" w:rsidP="00303495">
      <w:pPr>
        <w:pStyle w:val="ConsPlusNormal"/>
        <w:jc w:val="both"/>
        <w:rPr>
          <w:del w:id="1894" w:author="Антон Хабиров" w:date="2021-01-20T01:41:00Z"/>
          <w:sz w:val="28"/>
          <w:szCs w:val="28"/>
        </w:rPr>
      </w:pPr>
      <w:del w:id="1895"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1896" w:author="Антон Хабиров" w:date="2021-01-20T01:41:00Z">
        <w:r w:rsidRPr="001144EF">
          <w:rPr>
            <w:sz w:val="28"/>
            <w:szCs w:val="28"/>
          </w:rPr>
          <w:lastRenderedPageBreak/>
          <w:delText>213</w:delText>
        </w:r>
      </w:del>
      <w:ins w:id="1897" w:author="Антон Хабиров" w:date="2021-01-20T01:41:00Z">
        <w:r w:rsidRPr="001144EF">
          <w:rPr>
            <w:sz w:val="28"/>
            <w:szCs w:val="28"/>
          </w:rPr>
          <w:t>181</w:t>
        </w:r>
      </w:ins>
      <w:r w:rsidRPr="001144EF">
        <w:rPr>
          <w:sz w:val="28"/>
          <w:szCs w:val="28"/>
        </w:rPr>
        <w:t>. Запрещается сеять колосовые культуры в границах полос отвода и охранных зонах железных дорог, а также в границах полос отвода автомобильных дорог. Копны скошенной на этих полосах травы необходимо размещать на расстоянии не менее 30 метров от хлебных массивов.</w:t>
      </w:r>
    </w:p>
    <w:p w:rsidR="00303495" w:rsidRPr="001144EF" w:rsidRDefault="00303495" w:rsidP="00303495">
      <w:pPr>
        <w:pStyle w:val="ConsPlusNormal"/>
        <w:jc w:val="both"/>
        <w:rPr>
          <w:del w:id="1898" w:author="Антон Хабиров" w:date="2021-01-20T01:41:00Z"/>
          <w:sz w:val="28"/>
          <w:szCs w:val="28"/>
        </w:rPr>
      </w:pPr>
      <w:del w:id="1899" w:author="Антон Хабиров" w:date="2021-01-20T01:41:00Z">
        <w:r w:rsidRPr="001144EF">
          <w:rPr>
            <w:sz w:val="28"/>
            <w:szCs w:val="28"/>
          </w:rPr>
          <w:delText>(в ред. Постановлений Правительства РФ от 30.12.2017 № 1717, от 24.12.2018 № 1644)</w:delText>
        </w:r>
      </w:del>
    </w:p>
    <w:p w:rsidR="00303495" w:rsidRPr="001144EF" w:rsidRDefault="00303495" w:rsidP="00303495">
      <w:pPr>
        <w:pStyle w:val="ConsPlusNormal"/>
        <w:spacing w:before="240"/>
        <w:ind w:firstLine="540"/>
        <w:jc w:val="both"/>
        <w:rPr>
          <w:sz w:val="28"/>
          <w:szCs w:val="28"/>
        </w:rPr>
      </w:pPr>
      <w:del w:id="1900" w:author="Антон Хабиров" w:date="2021-01-20T01:41:00Z">
        <w:r w:rsidRPr="001144EF">
          <w:rPr>
            <w:sz w:val="28"/>
            <w:szCs w:val="28"/>
          </w:rPr>
          <w:delText xml:space="preserve">214. </w:delText>
        </w:r>
      </w:del>
      <w:r w:rsidRPr="001144EF">
        <w:rPr>
          <w:sz w:val="28"/>
          <w:szCs w:val="28"/>
        </w:rPr>
        <w:t>Перед созреванием колосовых культур хлебные поля в местах их прилегания к лесным и торфяным массивам, степной полосе, автомобильным и железным дорогам должны быть обкошены и опаханы полосой шириной не менее 4 метров.</w:t>
      </w:r>
    </w:p>
    <w:p w:rsidR="00303495" w:rsidRPr="001144EF" w:rsidRDefault="00303495" w:rsidP="00303495">
      <w:pPr>
        <w:pStyle w:val="ConsPlusNormal"/>
        <w:spacing w:before="240"/>
        <w:ind w:firstLine="540"/>
        <w:jc w:val="both"/>
        <w:rPr>
          <w:sz w:val="28"/>
          <w:szCs w:val="28"/>
        </w:rPr>
      </w:pPr>
      <w:del w:id="1901" w:author="Антон Хабиров" w:date="2021-01-20T01:41:00Z">
        <w:r w:rsidRPr="001144EF">
          <w:rPr>
            <w:sz w:val="28"/>
            <w:szCs w:val="28"/>
          </w:rPr>
          <w:delText>215</w:delText>
        </w:r>
      </w:del>
      <w:ins w:id="1902" w:author="Антон Хабиров" w:date="2021-01-20T01:41:00Z">
        <w:r w:rsidRPr="001144EF">
          <w:rPr>
            <w:sz w:val="28"/>
            <w:szCs w:val="28"/>
          </w:rPr>
          <w:t>182</w:t>
        </w:r>
      </w:ins>
      <w:r w:rsidRPr="001144EF">
        <w:rPr>
          <w:sz w:val="28"/>
          <w:szCs w:val="28"/>
        </w:rPr>
        <w:t xml:space="preserve">. Уборка зерновых начинается с разбивки хлебных массивов на участки площадью не более 50 гектаров. Между участками делаются прокосы шириной не менее 8 метров. </w:t>
      </w:r>
      <w:del w:id="1903" w:author="Антон Хабиров" w:date="2021-01-20T01:41:00Z">
        <w:r w:rsidRPr="001144EF">
          <w:rPr>
            <w:sz w:val="28"/>
            <w:szCs w:val="28"/>
          </w:rPr>
          <w:delText>Скошенный хлеб</w:delText>
        </w:r>
      </w:del>
      <w:ins w:id="1904" w:author="Антон Хабиров" w:date="2021-01-20T01:41:00Z">
        <w:r w:rsidRPr="001144EF">
          <w:rPr>
            <w:sz w:val="28"/>
            <w:szCs w:val="28"/>
          </w:rPr>
          <w:t>Скошенные зерновые</w:t>
        </w:r>
      </w:ins>
      <w:r w:rsidRPr="001144EF">
        <w:rPr>
          <w:sz w:val="28"/>
          <w:szCs w:val="28"/>
        </w:rPr>
        <w:t xml:space="preserve"> с прокосов немедленно </w:t>
      </w:r>
      <w:del w:id="1905" w:author="Антон Хабиров" w:date="2021-01-20T01:41:00Z">
        <w:r w:rsidRPr="001144EF">
          <w:rPr>
            <w:sz w:val="28"/>
            <w:szCs w:val="28"/>
          </w:rPr>
          <w:delText>убирается</w:delText>
        </w:r>
      </w:del>
      <w:ins w:id="1906" w:author="Антон Хабиров" w:date="2021-01-20T01:41:00Z">
        <w:r w:rsidRPr="001144EF">
          <w:rPr>
            <w:sz w:val="28"/>
            <w:szCs w:val="28"/>
          </w:rPr>
          <w:t>убираются</w:t>
        </w:r>
      </w:ins>
      <w:r w:rsidRPr="001144EF">
        <w:rPr>
          <w:sz w:val="28"/>
          <w:szCs w:val="28"/>
        </w:rPr>
        <w:t>. Посредине прокосов делается пропашка шириной не менее 4 метров.</w:t>
      </w:r>
    </w:p>
    <w:p w:rsidR="00303495" w:rsidRPr="001144EF" w:rsidRDefault="00303495" w:rsidP="00303495">
      <w:pPr>
        <w:pStyle w:val="ConsPlusNormal"/>
        <w:spacing w:before="240"/>
        <w:ind w:firstLine="540"/>
        <w:jc w:val="both"/>
        <w:rPr>
          <w:sz w:val="28"/>
          <w:szCs w:val="28"/>
        </w:rPr>
      </w:pPr>
      <w:del w:id="1907" w:author="Антон Хабиров" w:date="2021-01-20T01:41:00Z">
        <w:r w:rsidRPr="001144EF">
          <w:rPr>
            <w:sz w:val="28"/>
            <w:szCs w:val="28"/>
          </w:rPr>
          <w:delText>216</w:delText>
        </w:r>
      </w:del>
      <w:ins w:id="1908" w:author="Антон Хабиров" w:date="2021-01-20T01:41:00Z">
        <w:r w:rsidRPr="001144EF">
          <w:rPr>
            <w:sz w:val="28"/>
            <w:szCs w:val="28"/>
          </w:rPr>
          <w:t>183</w:t>
        </w:r>
      </w:ins>
      <w:r w:rsidRPr="001144EF">
        <w:rPr>
          <w:sz w:val="28"/>
          <w:szCs w:val="28"/>
        </w:rPr>
        <w:t xml:space="preserve">. Временные полевые станы необходимо располагать не ближе 100 метров от </w:t>
      </w:r>
      <w:del w:id="1909" w:author="Антон Хабиров" w:date="2021-01-20T01:41:00Z">
        <w:r w:rsidRPr="001144EF">
          <w:rPr>
            <w:sz w:val="28"/>
            <w:szCs w:val="28"/>
          </w:rPr>
          <w:delText>хлебных</w:delText>
        </w:r>
      </w:del>
      <w:ins w:id="1910" w:author="Антон Хабиров" w:date="2021-01-20T01:41:00Z">
        <w:r w:rsidRPr="001144EF">
          <w:rPr>
            <w:sz w:val="28"/>
            <w:szCs w:val="28"/>
          </w:rPr>
          <w:t>зерновых</w:t>
        </w:r>
      </w:ins>
      <w:r w:rsidRPr="001144EF">
        <w:rPr>
          <w:sz w:val="28"/>
          <w:szCs w:val="28"/>
        </w:rPr>
        <w:t xml:space="preserve"> массивов, токов и др. Площадки полевых станов и </w:t>
      </w:r>
      <w:proofErr w:type="spellStart"/>
      <w:r w:rsidRPr="001144EF">
        <w:rPr>
          <w:sz w:val="28"/>
          <w:szCs w:val="28"/>
        </w:rPr>
        <w:t>зернотоков</w:t>
      </w:r>
      <w:proofErr w:type="spellEnd"/>
      <w:r w:rsidRPr="001144EF">
        <w:rPr>
          <w:sz w:val="28"/>
          <w:szCs w:val="28"/>
        </w:rPr>
        <w:t xml:space="preserve"> должны опахиваться полосой шириной не менее 4 метров.</w:t>
      </w:r>
    </w:p>
    <w:p w:rsidR="00303495" w:rsidRPr="001144EF" w:rsidRDefault="00303495" w:rsidP="00303495">
      <w:pPr>
        <w:pStyle w:val="ConsPlusNormal"/>
        <w:spacing w:before="240"/>
        <w:ind w:firstLine="540"/>
        <w:jc w:val="both"/>
        <w:rPr>
          <w:sz w:val="28"/>
          <w:szCs w:val="28"/>
        </w:rPr>
      </w:pPr>
      <w:del w:id="1911" w:author="Антон Хабиров" w:date="2021-01-20T01:41:00Z">
        <w:r w:rsidRPr="001144EF">
          <w:rPr>
            <w:sz w:val="28"/>
            <w:szCs w:val="28"/>
          </w:rPr>
          <w:delText>217</w:delText>
        </w:r>
      </w:del>
      <w:ins w:id="1912" w:author="Антон Хабиров" w:date="2021-01-20T01:41:00Z">
        <w:r w:rsidRPr="001144EF">
          <w:rPr>
            <w:sz w:val="28"/>
            <w:szCs w:val="28"/>
          </w:rPr>
          <w:t>184</w:t>
        </w:r>
      </w:ins>
      <w:r w:rsidRPr="001144EF">
        <w:rPr>
          <w:sz w:val="28"/>
          <w:szCs w:val="28"/>
        </w:rPr>
        <w:t>. При уборке хлебных массивов площадью более 25 гектаров в постоянной готовности должен быть трактор с плугом для опашки зоны горения в случае пожара.</w:t>
      </w:r>
    </w:p>
    <w:p w:rsidR="00303495" w:rsidRPr="001144EF" w:rsidRDefault="00303495" w:rsidP="00303495">
      <w:pPr>
        <w:pStyle w:val="ConsPlusNormal"/>
        <w:spacing w:before="240"/>
        <w:ind w:firstLine="540"/>
        <w:jc w:val="both"/>
        <w:rPr>
          <w:sz w:val="28"/>
          <w:szCs w:val="28"/>
        </w:rPr>
      </w:pPr>
      <w:del w:id="1913" w:author="Антон Хабиров" w:date="2021-01-20T01:41:00Z">
        <w:r w:rsidRPr="001144EF">
          <w:rPr>
            <w:sz w:val="28"/>
            <w:szCs w:val="28"/>
          </w:rPr>
          <w:delText>218</w:delText>
        </w:r>
      </w:del>
      <w:ins w:id="1914" w:author="Антон Хабиров" w:date="2021-01-20T01:41:00Z">
        <w:r w:rsidRPr="001144EF">
          <w:rPr>
            <w:sz w:val="28"/>
            <w:szCs w:val="28"/>
          </w:rPr>
          <w:t>185</w:t>
        </w:r>
      </w:ins>
      <w:r w:rsidRPr="001144EF">
        <w:rPr>
          <w:sz w:val="28"/>
          <w:szCs w:val="28"/>
        </w:rPr>
        <w:t>. Запрещается выжигание сухой травянистой растительности, стерни, пожнивных остатков (за исключением рисовой соломы) на землях сельскохозяйственного назначения</w:t>
      </w:r>
      <w:del w:id="1915" w:author="Антон Хабиров" w:date="2021-01-20T01:41:00Z">
        <w:r w:rsidRPr="001144EF">
          <w:rPr>
            <w:sz w:val="28"/>
            <w:szCs w:val="28"/>
          </w:rPr>
          <w:delText xml:space="preserve"> и землях запаса, разведение костров на полях. Выжигание рисовой соломы может производиться в безветренную погоду при соблюдении условия, предусмотренного пунктом 72(1) настоящих Правил</w:delText>
        </w:r>
      </w:del>
      <w:ins w:id="1916" w:author="Антон Хабиров" w:date="2021-01-20T01:41:00Z">
        <w:r w:rsidRPr="001144EF">
          <w:rPr>
            <w:sz w:val="28"/>
            <w:szCs w:val="28"/>
          </w:rPr>
          <w:t>, землях запаса и землях населенных пунктов</w:t>
        </w:r>
      </w:ins>
      <w:r w:rsidRPr="001144EF">
        <w:rPr>
          <w:sz w:val="28"/>
          <w:szCs w:val="28"/>
        </w:rPr>
        <w:t>.</w:t>
      </w:r>
    </w:p>
    <w:p w:rsidR="00303495" w:rsidRPr="001144EF" w:rsidRDefault="00303495" w:rsidP="00303495">
      <w:pPr>
        <w:pStyle w:val="ConsPlusNormal"/>
        <w:jc w:val="both"/>
        <w:rPr>
          <w:del w:id="1917" w:author="Антон Хабиров" w:date="2021-01-20T01:41:00Z"/>
          <w:sz w:val="28"/>
          <w:szCs w:val="28"/>
        </w:rPr>
      </w:pPr>
      <w:del w:id="1918" w:author="Антон Хабиров" w:date="2021-01-20T01:41:00Z">
        <w:r w:rsidRPr="001144EF">
          <w:rPr>
            <w:sz w:val="28"/>
            <w:szCs w:val="28"/>
          </w:rPr>
          <w:delText>(в ред. Постановления Правительства РФ от 21.03.2017 № 316)</w:delText>
        </w:r>
      </w:del>
    </w:p>
    <w:p w:rsidR="00303495" w:rsidRPr="001144EF" w:rsidRDefault="00303495" w:rsidP="00303495">
      <w:pPr>
        <w:pStyle w:val="ConsPlusNormal"/>
        <w:spacing w:before="240"/>
        <w:ind w:firstLine="540"/>
        <w:jc w:val="both"/>
        <w:rPr>
          <w:sz w:val="28"/>
          <w:szCs w:val="28"/>
        </w:rPr>
      </w:pPr>
      <w:r w:rsidRPr="001144EF">
        <w:rPr>
          <w:sz w:val="28"/>
          <w:szCs w:val="28"/>
        </w:rPr>
        <w:t>Использование открытого огня и разведение костров на землях сельскохозяйственного назначения</w:t>
      </w:r>
      <w:ins w:id="1919" w:author="Антон Хабиров" w:date="2021-01-20T01:41:00Z">
        <w:r w:rsidRPr="001144EF">
          <w:rPr>
            <w:sz w:val="28"/>
            <w:szCs w:val="28"/>
          </w:rPr>
          <w:t xml:space="preserve">, землях запаса </w:t>
        </w:r>
      </w:ins>
      <w:r w:rsidRPr="001144EF">
        <w:rPr>
          <w:sz w:val="28"/>
          <w:szCs w:val="28"/>
        </w:rPr>
        <w:t xml:space="preserve">и землях </w:t>
      </w:r>
      <w:del w:id="1920" w:author="Антон Хабиров" w:date="2021-01-20T01:41:00Z">
        <w:r w:rsidRPr="001144EF">
          <w:rPr>
            <w:sz w:val="28"/>
            <w:szCs w:val="28"/>
          </w:rPr>
          <w:delText xml:space="preserve">запаса </w:delText>
        </w:r>
      </w:del>
      <w:ins w:id="1921" w:author="Антон Хабиров" w:date="2021-01-20T01:41:00Z">
        <w:r w:rsidRPr="001144EF">
          <w:rPr>
            <w:sz w:val="28"/>
            <w:szCs w:val="28"/>
          </w:rPr>
          <w:t xml:space="preserve">населенных пунктов </w:t>
        </w:r>
      </w:ins>
      <w:r w:rsidRPr="001144EF">
        <w:rPr>
          <w:sz w:val="28"/>
          <w:szCs w:val="28"/>
        </w:rPr>
        <w:t xml:space="preserve">могут </w:t>
      </w:r>
      <w:del w:id="1922" w:author="Антон Хабиров" w:date="2021-01-20T01:41:00Z">
        <w:r w:rsidRPr="001144EF">
          <w:rPr>
            <w:sz w:val="28"/>
            <w:szCs w:val="28"/>
          </w:rPr>
          <w:delText>производиться</w:delText>
        </w:r>
      </w:del>
      <w:ins w:id="1923" w:author="Антон Хабиров" w:date="2021-01-20T01:41:00Z">
        <w:r w:rsidRPr="001144EF">
          <w:rPr>
            <w:sz w:val="28"/>
            <w:szCs w:val="28"/>
          </w:rPr>
          <w:t>проводиться</w:t>
        </w:r>
      </w:ins>
      <w:r w:rsidRPr="001144EF">
        <w:rPr>
          <w:sz w:val="28"/>
          <w:szCs w:val="28"/>
        </w:rPr>
        <w:t xml:space="preserve"> при условии соблюдения требований пожарной безопасности, установленных </w:t>
      </w:r>
      <w:del w:id="1924" w:author="Антон Хабиров" w:date="2021-01-20T01:41:00Z">
        <w:r w:rsidRPr="001144EF">
          <w:rPr>
            <w:sz w:val="28"/>
            <w:szCs w:val="28"/>
          </w:rPr>
          <w:delText>настоящими Правилами, а также нормативными правовыми актами Министерства Российской Федерации по делам гражданской обороны, чрезвычайным ситуациям и ликвидации последствий стихийных бедствий, принятыми по согласованию с Министерством природных ресурсов и экологии Российской Федерации и Министерством сельского хозяйства Российской Федерации</w:delText>
        </w:r>
      </w:del>
      <w:ins w:id="1925" w:author="Антон Хабиров" w:date="2021-01-20T01:41:00Z">
        <w:r w:rsidRPr="001144EF">
          <w:rPr>
            <w:sz w:val="28"/>
            <w:szCs w:val="28"/>
          </w:rPr>
          <w:t>в порядке согласно приложению № 4</w:t>
        </w:r>
      </w:ins>
      <w:r w:rsidRPr="001144EF">
        <w:rPr>
          <w:sz w:val="28"/>
          <w:szCs w:val="28"/>
        </w:rPr>
        <w:t>.</w:t>
      </w:r>
    </w:p>
    <w:p w:rsidR="00303495" w:rsidRPr="001144EF" w:rsidRDefault="00303495" w:rsidP="00303495">
      <w:pPr>
        <w:pStyle w:val="ConsPlusNormal"/>
        <w:jc w:val="both"/>
        <w:rPr>
          <w:del w:id="1926" w:author="Антон Хабиров" w:date="2021-01-20T01:41:00Z"/>
          <w:sz w:val="28"/>
          <w:szCs w:val="28"/>
        </w:rPr>
      </w:pPr>
      <w:del w:id="1927" w:author="Антон Хабиров" w:date="2021-01-20T01:41:00Z">
        <w:r w:rsidRPr="001144EF">
          <w:rPr>
            <w:sz w:val="28"/>
            <w:szCs w:val="28"/>
          </w:rPr>
          <w:delText>(п. 218 в ред. Постановления Правительства РФ от 10.11.2015 № 1213)</w:delText>
        </w:r>
      </w:del>
    </w:p>
    <w:p w:rsidR="00303495" w:rsidRPr="001144EF" w:rsidRDefault="00303495" w:rsidP="00303495">
      <w:pPr>
        <w:pStyle w:val="ConsPlusNormal"/>
        <w:spacing w:before="240"/>
        <w:ind w:firstLine="540"/>
        <w:jc w:val="both"/>
        <w:rPr>
          <w:ins w:id="1928" w:author="Антон Хабиров" w:date="2021-01-20T01:41:00Z"/>
          <w:sz w:val="28"/>
          <w:szCs w:val="28"/>
        </w:rPr>
      </w:pPr>
      <w:del w:id="1929" w:author="Антон Хабиров" w:date="2021-01-20T01:41:00Z">
        <w:r w:rsidRPr="001144EF">
          <w:rPr>
            <w:sz w:val="28"/>
            <w:szCs w:val="28"/>
          </w:rPr>
          <w:delText>218(1).</w:delText>
        </w:r>
      </w:del>
      <w:ins w:id="1930" w:author="Антон Хабиров" w:date="2021-01-20T01:41:00Z">
        <w:r w:rsidRPr="001144EF">
          <w:rPr>
            <w:sz w:val="28"/>
            <w:szCs w:val="28"/>
          </w:rPr>
          <w:t xml:space="preserve">Выжигание рисовой соломы может проводиться в безветренную погоду </w:t>
        </w:r>
        <w:r w:rsidRPr="001144EF">
          <w:rPr>
            <w:sz w:val="28"/>
            <w:szCs w:val="28"/>
          </w:rPr>
          <w:lastRenderedPageBreak/>
          <w:t>при соблюдении положений пункта 63 настоящих Правил.</w:t>
        </w:r>
      </w:ins>
    </w:p>
    <w:p w:rsidR="00303495" w:rsidRPr="001144EF" w:rsidRDefault="00303495" w:rsidP="00303495">
      <w:pPr>
        <w:pStyle w:val="ConsPlusNormal"/>
        <w:spacing w:before="240"/>
        <w:ind w:firstLine="540"/>
        <w:jc w:val="both"/>
        <w:rPr>
          <w:sz w:val="28"/>
          <w:szCs w:val="28"/>
        </w:rPr>
      </w:pPr>
      <w:ins w:id="1931" w:author="Антон Хабиров" w:date="2021-01-20T01:41:00Z">
        <w:r w:rsidRPr="001144EF">
          <w:rPr>
            <w:sz w:val="28"/>
            <w:szCs w:val="28"/>
          </w:rPr>
          <w:t>186.</w:t>
        </w:r>
      </w:ins>
      <w:r w:rsidRPr="001144EF">
        <w:rPr>
          <w:sz w:val="28"/>
          <w:szCs w:val="28"/>
        </w:rPr>
        <w:t xml:space="preserve"> Правообладатели земельных участков (собственники земельных участков, землепользователи, землевладельцы и арендаторы земельных участков) сельскохозяйственного назначения должны принимать меры по защите сельскохозяйственных угодий от зарастания сорной растительностью и своевременному проведению сенокошения на сенокосах.</w:t>
      </w:r>
    </w:p>
    <w:p w:rsidR="00303495" w:rsidRPr="001144EF" w:rsidRDefault="00303495" w:rsidP="00303495">
      <w:pPr>
        <w:pStyle w:val="ConsPlusNormal"/>
        <w:jc w:val="both"/>
        <w:rPr>
          <w:del w:id="1932" w:author="Антон Хабиров" w:date="2021-01-20T01:41:00Z"/>
          <w:sz w:val="28"/>
          <w:szCs w:val="28"/>
        </w:rPr>
      </w:pPr>
      <w:del w:id="1933" w:author="Антон Хабиров" w:date="2021-01-20T01:41:00Z">
        <w:r w:rsidRPr="001144EF">
          <w:rPr>
            <w:sz w:val="28"/>
            <w:szCs w:val="28"/>
          </w:rPr>
          <w:delText>(п. 218(1) введен Постановлением Правительства РФ от 30.12.2017 № 1717)</w:delText>
        </w:r>
      </w:del>
    </w:p>
    <w:p w:rsidR="00303495" w:rsidRPr="001144EF" w:rsidRDefault="00303495" w:rsidP="00303495">
      <w:pPr>
        <w:pStyle w:val="ConsPlusNormal"/>
        <w:spacing w:before="240"/>
        <w:ind w:firstLine="540"/>
        <w:jc w:val="both"/>
        <w:rPr>
          <w:sz w:val="28"/>
          <w:szCs w:val="28"/>
        </w:rPr>
      </w:pPr>
      <w:del w:id="1934" w:author="Антон Хабиров" w:date="2021-01-20T01:41:00Z">
        <w:r w:rsidRPr="001144EF">
          <w:rPr>
            <w:sz w:val="28"/>
            <w:szCs w:val="28"/>
          </w:rPr>
          <w:delText>219</w:delText>
        </w:r>
      </w:del>
      <w:ins w:id="1935" w:author="Антон Хабиров" w:date="2021-01-20T01:41:00Z">
        <w:r w:rsidRPr="001144EF">
          <w:rPr>
            <w:sz w:val="28"/>
            <w:szCs w:val="28"/>
          </w:rPr>
          <w:t>187</w:t>
        </w:r>
      </w:ins>
      <w:r w:rsidRPr="001144EF">
        <w:rPr>
          <w:sz w:val="28"/>
          <w:szCs w:val="28"/>
        </w:rPr>
        <w:t xml:space="preserve">. </w:t>
      </w:r>
      <w:proofErr w:type="spellStart"/>
      <w:r w:rsidRPr="001144EF">
        <w:rPr>
          <w:sz w:val="28"/>
          <w:szCs w:val="28"/>
        </w:rPr>
        <w:t>Зернотока</w:t>
      </w:r>
      <w:proofErr w:type="spellEnd"/>
      <w:r w:rsidRPr="001144EF">
        <w:rPr>
          <w:sz w:val="28"/>
          <w:szCs w:val="28"/>
        </w:rPr>
        <w:t xml:space="preserve"> необходимо располагать от зданий, сооружений и строений не ближе 50 метров, а от </w:t>
      </w:r>
      <w:del w:id="1936" w:author="Антон Хабиров" w:date="2021-01-20T01:41:00Z">
        <w:r w:rsidRPr="001144EF">
          <w:rPr>
            <w:sz w:val="28"/>
            <w:szCs w:val="28"/>
          </w:rPr>
          <w:delText>хлебных</w:delText>
        </w:r>
      </w:del>
      <w:ins w:id="1937" w:author="Антон Хабиров" w:date="2021-01-20T01:41:00Z">
        <w:r w:rsidRPr="001144EF">
          <w:rPr>
            <w:sz w:val="28"/>
            <w:szCs w:val="28"/>
          </w:rPr>
          <w:t>зерновых</w:t>
        </w:r>
      </w:ins>
      <w:r w:rsidRPr="001144EF">
        <w:rPr>
          <w:sz w:val="28"/>
          <w:szCs w:val="28"/>
        </w:rPr>
        <w:t xml:space="preserve"> массивов - </w:t>
      </w:r>
      <w:ins w:id="1938" w:author="Антон Хабиров" w:date="2021-01-20T01:41:00Z">
        <w:r w:rsidRPr="001144EF">
          <w:rPr>
            <w:sz w:val="28"/>
            <w:szCs w:val="28"/>
          </w:rPr>
          <w:t xml:space="preserve">не менее </w:t>
        </w:r>
      </w:ins>
      <w:r w:rsidRPr="001144EF">
        <w:rPr>
          <w:sz w:val="28"/>
          <w:szCs w:val="28"/>
        </w:rPr>
        <w:t>100 метров.</w:t>
      </w:r>
    </w:p>
    <w:p w:rsidR="00303495" w:rsidRPr="001144EF" w:rsidRDefault="00303495" w:rsidP="00303495">
      <w:pPr>
        <w:pStyle w:val="ConsPlusNormal"/>
        <w:spacing w:before="240"/>
        <w:ind w:firstLine="540"/>
        <w:jc w:val="both"/>
        <w:rPr>
          <w:sz w:val="28"/>
          <w:szCs w:val="28"/>
        </w:rPr>
      </w:pPr>
      <w:del w:id="1939" w:author="Антон Хабиров" w:date="2021-01-20T01:41:00Z">
        <w:r w:rsidRPr="001144EF">
          <w:rPr>
            <w:sz w:val="28"/>
            <w:szCs w:val="28"/>
          </w:rPr>
          <w:delText>220</w:delText>
        </w:r>
      </w:del>
      <w:ins w:id="1940" w:author="Антон Хабиров" w:date="2021-01-20T01:41:00Z">
        <w:r w:rsidRPr="001144EF">
          <w:rPr>
            <w:sz w:val="28"/>
            <w:szCs w:val="28"/>
          </w:rPr>
          <w:t>188</w:t>
        </w:r>
      </w:ins>
      <w:r w:rsidRPr="001144EF">
        <w:rPr>
          <w:sz w:val="28"/>
          <w:szCs w:val="28"/>
        </w:rPr>
        <w:t>. В период уборки зерновых культур и заготовки кормов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курить вне специально оборудованных мест и </w:t>
      </w:r>
      <w:del w:id="1941" w:author="Антон Хабиров" w:date="2021-01-20T01:41:00Z">
        <w:r w:rsidRPr="001144EF">
          <w:rPr>
            <w:sz w:val="28"/>
            <w:szCs w:val="28"/>
          </w:rPr>
          <w:delText>производить</w:delText>
        </w:r>
      </w:del>
      <w:ins w:id="1942" w:author="Антон Хабиров" w:date="2021-01-20T01:41:00Z">
        <w:r w:rsidRPr="001144EF">
          <w:rPr>
            <w:sz w:val="28"/>
            <w:szCs w:val="28"/>
          </w:rPr>
          <w:t>проводить</w:t>
        </w:r>
      </w:ins>
      <w:r w:rsidRPr="001144EF">
        <w:rPr>
          <w:sz w:val="28"/>
          <w:szCs w:val="28"/>
        </w:rPr>
        <w:t xml:space="preserve"> работы с применением открытого огня в </w:t>
      </w:r>
      <w:del w:id="1943" w:author="Антон Хабиров" w:date="2021-01-20T01:41:00Z">
        <w:r w:rsidRPr="001144EF">
          <w:rPr>
            <w:sz w:val="28"/>
            <w:szCs w:val="28"/>
          </w:rPr>
          <w:delText>хлебных</w:delText>
        </w:r>
      </w:del>
      <w:ins w:id="1944" w:author="Антон Хабиров" w:date="2021-01-20T01:41:00Z">
        <w:r w:rsidRPr="001144EF">
          <w:rPr>
            <w:sz w:val="28"/>
            <w:szCs w:val="28"/>
          </w:rPr>
          <w:t>зерновых</w:t>
        </w:r>
      </w:ins>
      <w:r w:rsidRPr="001144EF">
        <w:rPr>
          <w:sz w:val="28"/>
          <w:szCs w:val="28"/>
        </w:rPr>
        <w:t xml:space="preserve"> массивах и вблизи от них, а также возле скирд сена и соломы;</w:t>
      </w:r>
    </w:p>
    <w:p w:rsidR="00303495" w:rsidRPr="001144EF" w:rsidRDefault="00303495" w:rsidP="00303495">
      <w:pPr>
        <w:pStyle w:val="ConsPlusNormal"/>
        <w:spacing w:before="240"/>
        <w:ind w:firstLine="540"/>
        <w:jc w:val="both"/>
        <w:rPr>
          <w:sz w:val="28"/>
          <w:szCs w:val="28"/>
        </w:rPr>
      </w:pPr>
      <w:r w:rsidRPr="001144EF">
        <w:rPr>
          <w:sz w:val="28"/>
          <w:szCs w:val="28"/>
        </w:rPr>
        <w:t>б) использовать в работе уборочные агрегаты и автомобили (моторную технику), имеющие неисправности, которые могут послужить причиной пожара;</w:t>
      </w:r>
    </w:p>
    <w:p w:rsidR="00303495" w:rsidRPr="001144EF" w:rsidRDefault="00303495" w:rsidP="00303495">
      <w:pPr>
        <w:pStyle w:val="ConsPlusNormal"/>
        <w:spacing w:before="240"/>
        <w:ind w:firstLine="540"/>
        <w:jc w:val="both"/>
        <w:rPr>
          <w:sz w:val="28"/>
          <w:szCs w:val="28"/>
        </w:rPr>
      </w:pPr>
      <w:r w:rsidRPr="001144EF">
        <w:rPr>
          <w:sz w:val="28"/>
          <w:szCs w:val="28"/>
        </w:rPr>
        <w:t>в) использовать в работе уборочные агрегаты и автомобили (моторную технику) без капотов или с открытыми капотами, а также без защитных кожухов;</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использовать в работе уборочные агрегаты и автомобили (моторную технику) без искрогасителей, за исключением случаев применения системы нейтрализации </w:t>
      </w:r>
      <w:del w:id="1945" w:author="Антон Хабиров" w:date="2021-01-20T01:41:00Z">
        <w:r w:rsidRPr="001144EF">
          <w:rPr>
            <w:sz w:val="28"/>
            <w:szCs w:val="28"/>
          </w:rPr>
          <w:delText>отработанных</w:delText>
        </w:r>
      </w:del>
      <w:ins w:id="1946" w:author="Антон Хабиров" w:date="2021-01-20T01:41:00Z">
        <w:r w:rsidRPr="001144EF">
          <w:rPr>
            <w:sz w:val="28"/>
            <w:szCs w:val="28"/>
          </w:rPr>
          <w:t>отработавших</w:t>
        </w:r>
      </w:ins>
      <w:r w:rsidRPr="001144EF">
        <w:rPr>
          <w:sz w:val="28"/>
          <w:szCs w:val="28"/>
        </w:rPr>
        <w:t xml:space="preserve"> газов, а также без первичных средств пожаротушения;</w:t>
      </w:r>
    </w:p>
    <w:p w:rsidR="00303495" w:rsidRPr="001144EF" w:rsidRDefault="00303495" w:rsidP="00303495">
      <w:pPr>
        <w:pStyle w:val="ConsPlusNormal"/>
        <w:spacing w:before="240"/>
        <w:ind w:firstLine="540"/>
        <w:jc w:val="both"/>
        <w:rPr>
          <w:sz w:val="28"/>
          <w:szCs w:val="28"/>
        </w:rPr>
      </w:pPr>
      <w:r w:rsidRPr="001144EF">
        <w:rPr>
          <w:sz w:val="28"/>
          <w:szCs w:val="28"/>
        </w:rPr>
        <w:t>д) выжигать пыль в радиаторах двигателей уборочных агрегатов и автомобилей (моторной техники) паяльными лампами или другими способами;</w:t>
      </w:r>
    </w:p>
    <w:p w:rsidR="00303495" w:rsidRPr="001144EF" w:rsidRDefault="00303495" w:rsidP="00303495">
      <w:pPr>
        <w:pStyle w:val="ConsPlusNormal"/>
        <w:spacing w:before="240"/>
        <w:ind w:firstLine="540"/>
        <w:jc w:val="both"/>
        <w:rPr>
          <w:sz w:val="28"/>
          <w:szCs w:val="28"/>
        </w:rPr>
      </w:pPr>
      <w:r w:rsidRPr="001144EF">
        <w:rPr>
          <w:sz w:val="28"/>
          <w:szCs w:val="28"/>
        </w:rPr>
        <w:t>е) заправлять уборочные агрегаты и автомобили (моторную технику) в полевых условиях вне специальных площадок, оборудованных средствами пожаротушения и освещенных в ночное время.</w:t>
      </w:r>
    </w:p>
    <w:p w:rsidR="00303495" w:rsidRPr="001144EF" w:rsidRDefault="00303495" w:rsidP="00303495">
      <w:pPr>
        <w:pStyle w:val="ConsPlusNormal"/>
        <w:jc w:val="both"/>
        <w:rPr>
          <w:del w:id="1947" w:author="Антон Хабиров" w:date="2021-01-20T01:41:00Z"/>
          <w:sz w:val="28"/>
          <w:szCs w:val="28"/>
        </w:rPr>
      </w:pPr>
      <w:del w:id="1948" w:author="Антон Хабиров" w:date="2021-01-20T01:41:00Z">
        <w:r w:rsidRPr="001144EF">
          <w:rPr>
            <w:sz w:val="28"/>
            <w:szCs w:val="28"/>
          </w:rPr>
          <w:delText>(п. 220 в ред. Постановления Правительства РФ от 30.12.2017 № 1717)</w:delText>
        </w:r>
      </w:del>
    </w:p>
    <w:p w:rsidR="00303495" w:rsidRPr="001144EF" w:rsidRDefault="00303495" w:rsidP="00303495">
      <w:pPr>
        <w:pStyle w:val="ConsPlusNormal"/>
        <w:spacing w:before="240"/>
        <w:ind w:firstLine="540"/>
        <w:jc w:val="both"/>
        <w:rPr>
          <w:sz w:val="28"/>
          <w:szCs w:val="28"/>
        </w:rPr>
      </w:pPr>
      <w:del w:id="1949" w:author="Антон Хабиров" w:date="2021-01-20T01:41:00Z">
        <w:r w:rsidRPr="001144EF">
          <w:rPr>
            <w:sz w:val="28"/>
            <w:szCs w:val="28"/>
          </w:rPr>
          <w:delText>221</w:delText>
        </w:r>
      </w:del>
      <w:ins w:id="1950" w:author="Антон Хабиров" w:date="2021-01-20T01:41:00Z">
        <w:r w:rsidRPr="001144EF">
          <w:rPr>
            <w:sz w:val="28"/>
            <w:szCs w:val="28"/>
          </w:rPr>
          <w:t>189</w:t>
        </w:r>
      </w:ins>
      <w:r w:rsidRPr="001144EF">
        <w:rPr>
          <w:sz w:val="28"/>
          <w:szCs w:val="28"/>
        </w:rPr>
        <w:t xml:space="preserve">. В период уборки радиаторы двигателей, валы битеров, </w:t>
      </w:r>
      <w:proofErr w:type="spellStart"/>
      <w:r w:rsidRPr="001144EF">
        <w:rPr>
          <w:sz w:val="28"/>
          <w:szCs w:val="28"/>
        </w:rPr>
        <w:t>соломонабивателей</w:t>
      </w:r>
      <w:proofErr w:type="spellEnd"/>
      <w:r w:rsidRPr="001144EF">
        <w:rPr>
          <w:sz w:val="28"/>
          <w:szCs w:val="28"/>
        </w:rPr>
        <w:t xml:space="preserve">, транспортеров и подборщиков, шнеки и другие узлы и детали уборочных агрегатов и автомобилей должны очищаться от пыли, соломы и зерна по мере необходимости, но не реже </w:t>
      </w:r>
      <w:del w:id="1951" w:author="Антон Хабиров" w:date="2021-01-20T01:41:00Z">
        <w:r w:rsidRPr="001144EF">
          <w:rPr>
            <w:sz w:val="28"/>
            <w:szCs w:val="28"/>
          </w:rPr>
          <w:delText>двух</w:delText>
        </w:r>
      </w:del>
      <w:ins w:id="1952" w:author="Антон Хабиров" w:date="2021-01-20T01:41:00Z">
        <w:r w:rsidRPr="001144EF">
          <w:rPr>
            <w:sz w:val="28"/>
            <w:szCs w:val="28"/>
          </w:rPr>
          <w:t>2</w:t>
        </w:r>
      </w:ins>
      <w:r w:rsidRPr="001144EF">
        <w:rPr>
          <w:sz w:val="28"/>
          <w:szCs w:val="28"/>
        </w:rPr>
        <w:t xml:space="preserve"> раз за смену.</w:t>
      </w:r>
    </w:p>
    <w:p w:rsidR="00303495" w:rsidRPr="001144EF" w:rsidRDefault="00303495" w:rsidP="00303495">
      <w:pPr>
        <w:pStyle w:val="ConsPlusNormal"/>
        <w:jc w:val="both"/>
        <w:rPr>
          <w:del w:id="1953" w:author="Антон Хабиров" w:date="2021-01-20T01:41:00Z"/>
          <w:sz w:val="28"/>
          <w:szCs w:val="28"/>
        </w:rPr>
      </w:pPr>
      <w:del w:id="1954" w:author="Антон Хабиров" w:date="2021-01-20T01:41:00Z">
        <w:r w:rsidRPr="001144EF">
          <w:rPr>
            <w:sz w:val="28"/>
            <w:szCs w:val="28"/>
          </w:rPr>
          <w:delText>(п. 221 в ред. Постановления Правительства РФ от 30.12.2017 № 1717)</w:delText>
        </w:r>
      </w:del>
    </w:p>
    <w:p w:rsidR="00303495" w:rsidRPr="001144EF" w:rsidRDefault="00303495" w:rsidP="00303495">
      <w:pPr>
        <w:pStyle w:val="ConsPlusNormal"/>
        <w:spacing w:before="240"/>
        <w:ind w:firstLine="540"/>
        <w:jc w:val="both"/>
        <w:rPr>
          <w:sz w:val="28"/>
          <w:szCs w:val="28"/>
        </w:rPr>
      </w:pPr>
      <w:del w:id="1955" w:author="Антон Хабиров" w:date="2021-01-20T01:41:00Z">
        <w:r w:rsidRPr="001144EF">
          <w:rPr>
            <w:sz w:val="28"/>
            <w:szCs w:val="28"/>
          </w:rPr>
          <w:delText>222</w:delText>
        </w:r>
      </w:del>
      <w:ins w:id="1956" w:author="Антон Хабиров" w:date="2021-01-20T01:41:00Z">
        <w:r w:rsidRPr="001144EF">
          <w:rPr>
            <w:sz w:val="28"/>
            <w:szCs w:val="28"/>
          </w:rPr>
          <w:t>190</w:t>
        </w:r>
      </w:ins>
      <w:r w:rsidRPr="001144EF">
        <w:rPr>
          <w:sz w:val="28"/>
          <w:szCs w:val="28"/>
        </w:rPr>
        <w:t>. Скирды (стога), навесы и штабеля грубых кормов размещаются (за исключением размещения на приусадебных участках):</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на расстоянии не менее 15 метров до оси линий </w:t>
      </w:r>
      <w:del w:id="1957" w:author="Антон Хабиров" w:date="2021-01-20T01:41:00Z">
        <w:r w:rsidRPr="001144EF">
          <w:rPr>
            <w:sz w:val="28"/>
            <w:szCs w:val="28"/>
          </w:rPr>
          <w:delText>связи</w:delText>
        </w:r>
      </w:del>
      <w:ins w:id="1958" w:author="Антон Хабиров" w:date="2021-01-20T01:41:00Z">
        <w:r w:rsidRPr="001144EF">
          <w:rPr>
            <w:sz w:val="28"/>
            <w:szCs w:val="28"/>
          </w:rPr>
          <w:t>электропередачи, связи, в том числе временных кабелей</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б) на расстоянии не менее 50 метров до зданий, сооружений и лесных насаждений;</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за пределами полос отвода и охранных </w:t>
      </w:r>
      <w:proofErr w:type="gramStart"/>
      <w:r w:rsidRPr="001144EF">
        <w:rPr>
          <w:sz w:val="28"/>
          <w:szCs w:val="28"/>
        </w:rPr>
        <w:t>зон</w:t>
      </w:r>
      <w:proofErr w:type="gramEnd"/>
      <w:r w:rsidRPr="001144EF">
        <w:rPr>
          <w:sz w:val="28"/>
          <w:szCs w:val="28"/>
        </w:rPr>
        <w:t xml:space="preserve"> железных дорог, придорожных полос автомобильных дорог и охранных зон воздушных линий электропередачи.</w:t>
      </w:r>
    </w:p>
    <w:p w:rsidR="00303495" w:rsidRPr="001144EF" w:rsidRDefault="00303495" w:rsidP="00303495">
      <w:pPr>
        <w:pStyle w:val="ConsPlusNormal"/>
        <w:jc w:val="both"/>
        <w:rPr>
          <w:del w:id="1959" w:author="Антон Хабиров" w:date="2021-01-20T01:41:00Z"/>
          <w:sz w:val="28"/>
          <w:szCs w:val="28"/>
        </w:rPr>
      </w:pPr>
      <w:del w:id="1960" w:author="Антон Хабиров" w:date="2021-01-20T01:41:00Z">
        <w:r w:rsidRPr="001144EF">
          <w:rPr>
            <w:sz w:val="28"/>
            <w:szCs w:val="28"/>
          </w:rPr>
          <w:delText>(п. 222 в ред. Постановления Правительства РФ от 30.12.2017 № 1717)</w:delText>
        </w:r>
      </w:del>
    </w:p>
    <w:p w:rsidR="00303495" w:rsidRPr="001144EF" w:rsidRDefault="00303495" w:rsidP="00303495">
      <w:pPr>
        <w:pStyle w:val="ConsPlusNormal"/>
        <w:spacing w:before="240"/>
        <w:ind w:firstLine="540"/>
        <w:jc w:val="both"/>
        <w:rPr>
          <w:sz w:val="28"/>
          <w:szCs w:val="28"/>
        </w:rPr>
      </w:pPr>
      <w:del w:id="1961" w:author="Антон Хабиров" w:date="2021-01-20T01:41:00Z">
        <w:r w:rsidRPr="001144EF">
          <w:rPr>
            <w:sz w:val="28"/>
            <w:szCs w:val="28"/>
          </w:rPr>
          <w:delText>223</w:delText>
        </w:r>
      </w:del>
      <w:ins w:id="1962" w:author="Антон Хабиров" w:date="2021-01-20T01:41:00Z">
        <w:r w:rsidRPr="001144EF">
          <w:rPr>
            <w:sz w:val="28"/>
            <w:szCs w:val="28"/>
          </w:rPr>
          <w:t>191</w:t>
        </w:r>
      </w:ins>
      <w:r w:rsidRPr="001144EF">
        <w:rPr>
          <w:sz w:val="28"/>
          <w:szCs w:val="28"/>
        </w:rPr>
        <w:t>. Площадки для размещения скирд (стогов), а также пары скирд (стогов) или штабелей необходимо опахивать по периметру полосой шириной не менее 4 метров. Расстояние от края распаханной полосы до скирды (стога), расположенной на площадке, должно быть не менее 15 метров, а до отдельно стоящей скирды (стога) - не менее 5 метров.</w:t>
      </w:r>
    </w:p>
    <w:p w:rsidR="00303495" w:rsidRPr="001144EF" w:rsidRDefault="00303495" w:rsidP="00303495">
      <w:pPr>
        <w:pStyle w:val="ConsPlusNormal"/>
        <w:spacing w:before="240"/>
        <w:ind w:firstLine="540"/>
        <w:jc w:val="both"/>
        <w:rPr>
          <w:sz w:val="28"/>
          <w:szCs w:val="28"/>
        </w:rPr>
      </w:pPr>
      <w:r w:rsidRPr="001144EF">
        <w:rPr>
          <w:sz w:val="28"/>
          <w:szCs w:val="28"/>
        </w:rPr>
        <w:t>Площадь основания одной скирды (стога) не должна превышать 150 кв. метров, а штабеля прессованного сена (соломы) - 500 кв. метров.</w:t>
      </w:r>
    </w:p>
    <w:p w:rsidR="00303495" w:rsidRPr="001144EF" w:rsidRDefault="00303495" w:rsidP="00303495">
      <w:pPr>
        <w:pStyle w:val="ConsPlusNormal"/>
        <w:spacing w:before="240"/>
        <w:ind w:firstLine="540"/>
        <w:jc w:val="both"/>
        <w:rPr>
          <w:sz w:val="28"/>
          <w:szCs w:val="28"/>
        </w:rPr>
      </w:pPr>
      <w:r w:rsidRPr="001144EF">
        <w:rPr>
          <w:sz w:val="28"/>
          <w:szCs w:val="28"/>
        </w:rPr>
        <w:t>Противопожарные расстояния между отдельными штабелями, навесами и скирдами (стогами) должны быть не менее 20 метров. При размещении штабелей, навесов и скирд (стогов) попарно расстояние между штабелями и навесами следует предусматривать не менее 6 метров, а между их парами - не менее 30 метров.</w:t>
      </w:r>
    </w:p>
    <w:p w:rsidR="00303495" w:rsidRPr="001144EF" w:rsidRDefault="00303495" w:rsidP="00303495">
      <w:pPr>
        <w:pStyle w:val="ConsPlusNormal"/>
        <w:spacing w:before="240"/>
        <w:ind w:firstLine="540"/>
        <w:jc w:val="both"/>
        <w:rPr>
          <w:sz w:val="28"/>
          <w:szCs w:val="28"/>
        </w:rPr>
      </w:pPr>
      <w:r w:rsidRPr="001144EF">
        <w:rPr>
          <w:sz w:val="28"/>
          <w:szCs w:val="28"/>
        </w:rPr>
        <w:t>Противопожарные расстояния между кварталами скирд и штабелей (в квартале допускается размещение не более 20 единиц) должны быть не менее 100 метров.</w:t>
      </w:r>
    </w:p>
    <w:p w:rsidR="00303495" w:rsidRPr="001144EF" w:rsidRDefault="00303495" w:rsidP="00303495">
      <w:pPr>
        <w:pStyle w:val="ConsPlusNormal"/>
        <w:spacing w:before="240"/>
        <w:ind w:firstLine="540"/>
        <w:jc w:val="both"/>
        <w:rPr>
          <w:del w:id="1963" w:author="Антон Хабиров" w:date="2021-01-20T01:41:00Z"/>
          <w:sz w:val="28"/>
          <w:szCs w:val="28"/>
        </w:rPr>
      </w:pPr>
      <w:del w:id="1964" w:author="Антон Хабиров" w:date="2021-01-20T01:41:00Z">
        <w:r w:rsidRPr="001144EF">
          <w:rPr>
            <w:sz w:val="28"/>
            <w:szCs w:val="28"/>
          </w:rPr>
          <w:delText>224. Руководитель организации организует работу по контролю температуры сена в скирдах (стогах) и штабелях сена с повышенной влажностью.</w:delText>
        </w:r>
      </w:del>
    </w:p>
    <w:p w:rsidR="00303495" w:rsidRPr="001144EF" w:rsidRDefault="00303495" w:rsidP="00303495">
      <w:pPr>
        <w:pStyle w:val="ConsPlusNormal"/>
        <w:spacing w:before="240"/>
        <w:ind w:firstLine="540"/>
        <w:jc w:val="both"/>
        <w:rPr>
          <w:sz w:val="28"/>
          <w:szCs w:val="28"/>
        </w:rPr>
      </w:pPr>
      <w:del w:id="1965" w:author="Антон Хабиров" w:date="2021-01-20T01:41:00Z">
        <w:r w:rsidRPr="001144EF">
          <w:rPr>
            <w:sz w:val="28"/>
            <w:szCs w:val="28"/>
          </w:rPr>
          <w:delText>225.</w:delText>
        </w:r>
      </w:del>
      <w:moveFromRangeStart w:id="1966" w:author="Антон Хабиров" w:date="2021-01-20T01:41:00Z" w:name="move61999331"/>
      <w:moveFrom w:id="1967" w:author="Антон Хабиров" w:date="2021-01-20T01:41:00Z">
        <w:r w:rsidRPr="001144EF">
          <w:rPr>
            <w:sz w:val="28"/>
            <w:szCs w:val="28"/>
          </w:rPr>
          <w:t xml:space="preserve"> Агрегаты для приготовления травяной муки устанавливаются под навесом или в помещениях. Конструкции навесов и помещений из горючих материалов обрабатываются огнезащитными составами.</w:t>
        </w:r>
      </w:moveFrom>
    </w:p>
    <w:moveFromRangeEnd w:id="1966"/>
    <w:p w:rsidR="00303495" w:rsidRPr="001144EF" w:rsidRDefault="00303495" w:rsidP="00303495">
      <w:pPr>
        <w:pStyle w:val="ConsPlusNormal"/>
        <w:spacing w:before="240"/>
        <w:ind w:firstLine="540"/>
        <w:jc w:val="both"/>
        <w:rPr>
          <w:sz w:val="28"/>
          <w:szCs w:val="28"/>
        </w:rPr>
      </w:pPr>
      <w:del w:id="1968" w:author="Антон Хабиров" w:date="2021-01-20T01:41:00Z">
        <w:r w:rsidRPr="001144EF">
          <w:rPr>
            <w:sz w:val="28"/>
            <w:szCs w:val="28"/>
          </w:rPr>
          <w:delText xml:space="preserve">226. </w:delText>
        </w:r>
      </w:del>
      <w:r w:rsidRPr="001144EF">
        <w:rPr>
          <w:sz w:val="28"/>
          <w:szCs w:val="28"/>
        </w:rPr>
        <w:t>Противопожарные расстояния от пункта приготовления травяной муки до зданий, сооружений, строений и цистерн с горюче-смазочными материалами должны быть не менее 50 метров, а до открытых складов грубых кормов - не менее 150 метров.</w:t>
      </w:r>
    </w:p>
    <w:p w:rsidR="00303495" w:rsidRPr="001144EF" w:rsidRDefault="00303495" w:rsidP="00303495">
      <w:pPr>
        <w:pStyle w:val="ConsPlusNormal"/>
        <w:spacing w:before="240"/>
        <w:ind w:firstLine="540"/>
        <w:jc w:val="both"/>
        <w:rPr>
          <w:sz w:val="28"/>
          <w:szCs w:val="28"/>
        </w:rPr>
      </w:pPr>
      <w:ins w:id="1969" w:author="Антон Хабиров" w:date="2021-01-20T01:41:00Z">
        <w:r w:rsidRPr="001144EF">
          <w:rPr>
            <w:sz w:val="28"/>
            <w:szCs w:val="28"/>
          </w:rPr>
          <w:t>192.</w:t>
        </w:r>
      </w:ins>
      <w:moveToRangeStart w:id="1970" w:author="Антон Хабиров" w:date="2021-01-20T01:41:00Z" w:name="move61999331"/>
      <w:moveTo w:id="1971" w:author="Антон Хабиров" w:date="2021-01-20T01:41:00Z">
        <w:r w:rsidRPr="001144EF">
          <w:rPr>
            <w:sz w:val="28"/>
            <w:szCs w:val="28"/>
          </w:rPr>
          <w:t xml:space="preserve"> Агрегаты для приготовления травяной муки устанавливаются под навесом или в помещениях. Конструкции навесов и помещений из горючих материалов обрабатываются огнезащитными составами.</w:t>
        </w:r>
      </w:moveTo>
    </w:p>
    <w:moveToRangeEnd w:id="1970"/>
    <w:p w:rsidR="00303495" w:rsidRPr="001144EF" w:rsidRDefault="00303495" w:rsidP="00303495">
      <w:pPr>
        <w:pStyle w:val="ConsPlusNormal"/>
        <w:spacing w:before="240"/>
        <w:ind w:firstLine="540"/>
        <w:jc w:val="both"/>
        <w:rPr>
          <w:sz w:val="28"/>
          <w:szCs w:val="28"/>
        </w:rPr>
      </w:pPr>
      <w:del w:id="1972" w:author="Антон Хабиров" w:date="2021-01-20T01:41:00Z">
        <w:r w:rsidRPr="001144EF">
          <w:rPr>
            <w:sz w:val="28"/>
            <w:szCs w:val="28"/>
          </w:rPr>
          <w:delText>227</w:delText>
        </w:r>
      </w:del>
      <w:ins w:id="1973" w:author="Антон Хабиров" w:date="2021-01-20T01:41:00Z">
        <w:r w:rsidRPr="001144EF">
          <w:rPr>
            <w:sz w:val="28"/>
            <w:szCs w:val="28"/>
          </w:rPr>
          <w:t>193</w:t>
        </w:r>
      </w:ins>
      <w:r w:rsidRPr="001144EF">
        <w:rPr>
          <w:sz w:val="28"/>
          <w:szCs w:val="28"/>
        </w:rPr>
        <w:t>. Расходный топливный бак следует устанавливать вне помещения агрегата.</w:t>
      </w:r>
      <w:del w:id="1974" w:author="Антон Хабиров" w:date="2021-01-20T01:41:00Z">
        <w:r w:rsidRPr="001144EF">
          <w:rPr>
            <w:sz w:val="28"/>
            <w:szCs w:val="28"/>
          </w:rPr>
          <w:delText xml:space="preserve"> Топливопроводы должны иметь не менее 2 вентилей (один - у агрегата, второй - у топливного бака).</w:delText>
        </w:r>
      </w:del>
    </w:p>
    <w:p w:rsidR="00303495" w:rsidRPr="001144EF" w:rsidRDefault="00303495" w:rsidP="00303495">
      <w:pPr>
        <w:pStyle w:val="ConsPlusNormal"/>
        <w:spacing w:before="240"/>
        <w:ind w:firstLine="540"/>
        <w:jc w:val="both"/>
        <w:rPr>
          <w:sz w:val="28"/>
          <w:szCs w:val="28"/>
        </w:rPr>
      </w:pPr>
      <w:del w:id="1975" w:author="Антон Хабиров" w:date="2021-01-20T01:41:00Z">
        <w:r w:rsidRPr="001144EF">
          <w:rPr>
            <w:sz w:val="28"/>
            <w:szCs w:val="28"/>
          </w:rPr>
          <w:delText>228</w:delText>
        </w:r>
      </w:del>
      <w:ins w:id="1976" w:author="Антон Хабиров" w:date="2021-01-20T01:41:00Z">
        <w:r w:rsidRPr="001144EF">
          <w:rPr>
            <w:sz w:val="28"/>
            <w:szCs w:val="28"/>
          </w:rPr>
          <w:t>194</w:t>
        </w:r>
      </w:ins>
      <w:r w:rsidRPr="001144EF">
        <w:rPr>
          <w:sz w:val="28"/>
          <w:szCs w:val="28"/>
        </w:rPr>
        <w:t xml:space="preserve">. Запрещается при обнаружении горения продукта в сушильном барабане складывать в общее </w:t>
      </w:r>
      <w:proofErr w:type="gramStart"/>
      <w:r w:rsidRPr="001144EF">
        <w:rPr>
          <w:sz w:val="28"/>
          <w:szCs w:val="28"/>
        </w:rPr>
        <w:t>хранилище</w:t>
      </w:r>
      <w:proofErr w:type="gramEnd"/>
      <w:r w:rsidRPr="001144EF">
        <w:rPr>
          <w:sz w:val="28"/>
          <w:szCs w:val="28"/>
        </w:rPr>
        <w:t xml:space="preserve"> приготовленный до пожара продукт в количестве не менее последних 150 килограммов и первый</w:t>
      </w:r>
      <w:del w:id="1977" w:author="Антон Хабиров" w:date="2021-01-20T01:41:00Z">
        <w:r w:rsidRPr="001144EF">
          <w:rPr>
            <w:sz w:val="28"/>
            <w:szCs w:val="28"/>
          </w:rPr>
          <w:delText>,</w:delText>
        </w:r>
      </w:del>
      <w:r w:rsidRPr="001144EF">
        <w:rPr>
          <w:sz w:val="28"/>
          <w:szCs w:val="28"/>
        </w:rPr>
        <w:t xml:space="preserve"> полученный после ликвидации пожара </w:t>
      </w:r>
      <w:r w:rsidRPr="001144EF">
        <w:rPr>
          <w:sz w:val="28"/>
          <w:szCs w:val="28"/>
        </w:rPr>
        <w:lastRenderedPageBreak/>
        <w:t>продукт в количестве не менее</w:t>
      </w:r>
      <w:del w:id="1978" w:author="Антон Хабиров" w:date="2021-01-20T01:41:00Z">
        <w:r w:rsidRPr="001144EF">
          <w:rPr>
            <w:sz w:val="28"/>
            <w:szCs w:val="28"/>
          </w:rPr>
          <w:delText xml:space="preserve"> первых</w:delText>
        </w:r>
      </w:del>
      <w:r w:rsidRPr="001144EF">
        <w:rPr>
          <w:sz w:val="28"/>
          <w:szCs w:val="28"/>
        </w:rPr>
        <w:t xml:space="preserve"> 200 килограммов.</w:t>
      </w:r>
    </w:p>
    <w:p w:rsidR="00303495" w:rsidRPr="001144EF" w:rsidRDefault="00303495" w:rsidP="00303495">
      <w:pPr>
        <w:pStyle w:val="ConsPlusNormal"/>
        <w:spacing w:before="240"/>
        <w:ind w:firstLine="540"/>
        <w:jc w:val="both"/>
        <w:rPr>
          <w:sz w:val="28"/>
          <w:szCs w:val="28"/>
        </w:rPr>
      </w:pPr>
      <w:r w:rsidRPr="001144EF">
        <w:rPr>
          <w:sz w:val="28"/>
          <w:szCs w:val="28"/>
        </w:rPr>
        <w:t>Указанные продукты необходимо складировать отдельно</w:t>
      </w:r>
      <w:del w:id="1979" w:author="Антон Хабиров" w:date="2021-01-20T01:41:00Z">
        <w:r w:rsidRPr="001144EF">
          <w:rPr>
            <w:sz w:val="28"/>
            <w:szCs w:val="28"/>
          </w:rPr>
          <w:delText>,</w:delText>
        </w:r>
      </w:del>
      <w:r w:rsidRPr="001144EF">
        <w:rPr>
          <w:sz w:val="28"/>
          <w:szCs w:val="28"/>
        </w:rPr>
        <w:t xml:space="preserve"> и не менее 48 часов осуществлять </w:t>
      </w:r>
      <w:proofErr w:type="gramStart"/>
      <w:r w:rsidRPr="001144EF">
        <w:rPr>
          <w:sz w:val="28"/>
          <w:szCs w:val="28"/>
        </w:rPr>
        <w:t>контроль за</w:t>
      </w:r>
      <w:proofErr w:type="gramEnd"/>
      <w:r w:rsidRPr="001144EF">
        <w:rPr>
          <w:sz w:val="28"/>
          <w:szCs w:val="28"/>
        </w:rPr>
        <w:t xml:space="preserve"> их температурным состоянием.</w:t>
      </w:r>
    </w:p>
    <w:p w:rsidR="00303495" w:rsidRPr="001144EF" w:rsidRDefault="00303495" w:rsidP="00303495">
      <w:pPr>
        <w:pStyle w:val="ConsPlusNormal"/>
        <w:spacing w:before="240"/>
        <w:ind w:firstLine="540"/>
        <w:jc w:val="both"/>
        <w:rPr>
          <w:sz w:val="28"/>
          <w:szCs w:val="28"/>
        </w:rPr>
      </w:pPr>
      <w:del w:id="1980" w:author="Антон Хабиров" w:date="2021-01-20T01:41:00Z">
        <w:r w:rsidRPr="001144EF">
          <w:rPr>
            <w:sz w:val="28"/>
            <w:szCs w:val="28"/>
          </w:rPr>
          <w:delText>229</w:delText>
        </w:r>
      </w:del>
      <w:ins w:id="1981" w:author="Антон Хабиров" w:date="2021-01-20T01:41:00Z">
        <w:r w:rsidRPr="001144EF">
          <w:rPr>
            <w:sz w:val="28"/>
            <w:szCs w:val="28"/>
          </w:rPr>
          <w:t>195</w:t>
        </w:r>
      </w:ins>
      <w:r w:rsidRPr="001144EF">
        <w:rPr>
          <w:sz w:val="28"/>
          <w:szCs w:val="28"/>
        </w:rPr>
        <w:t xml:space="preserve">. Приготовленную и </w:t>
      </w:r>
      <w:proofErr w:type="spellStart"/>
      <w:r w:rsidRPr="001144EF">
        <w:rPr>
          <w:sz w:val="28"/>
          <w:szCs w:val="28"/>
        </w:rPr>
        <w:t>затаренную</w:t>
      </w:r>
      <w:proofErr w:type="spellEnd"/>
      <w:r w:rsidRPr="001144EF">
        <w:rPr>
          <w:sz w:val="28"/>
          <w:szCs w:val="28"/>
        </w:rPr>
        <w:t xml:space="preserve"> в мешки муку необходимо выдерживать под навесом не менее 48 часов для снижения ее температуры.</w:t>
      </w:r>
    </w:p>
    <w:p w:rsidR="00303495" w:rsidRPr="001144EF" w:rsidRDefault="00303495" w:rsidP="00303495">
      <w:pPr>
        <w:pStyle w:val="ConsPlusNormal"/>
        <w:spacing w:before="240"/>
        <w:ind w:firstLine="540"/>
        <w:jc w:val="both"/>
        <w:rPr>
          <w:del w:id="1982" w:author="Антон Хабиров" w:date="2021-01-20T01:41:00Z"/>
          <w:sz w:val="28"/>
          <w:szCs w:val="28"/>
        </w:rPr>
      </w:pPr>
      <w:del w:id="1983" w:author="Антон Хабиров" w:date="2021-01-20T01:41:00Z">
        <w:r w:rsidRPr="001144EF">
          <w:rPr>
            <w:sz w:val="28"/>
            <w:szCs w:val="28"/>
          </w:rPr>
          <w:delText>230. Хранение травяной муки необходимо осуществлять отдельно от других веществ и материалов в отдельно стоящем складе или отсеке, выделенном противопожарными стенами и перекрытиями, имеющем вытяжную вентиляцию.</w:delText>
        </w:r>
      </w:del>
    </w:p>
    <w:p w:rsidR="00303495" w:rsidRPr="001144EF" w:rsidRDefault="00303495" w:rsidP="00303495">
      <w:pPr>
        <w:pStyle w:val="ConsPlusNormal"/>
        <w:spacing w:before="240"/>
        <w:ind w:firstLine="540"/>
        <w:jc w:val="both"/>
        <w:rPr>
          <w:sz w:val="28"/>
          <w:szCs w:val="28"/>
        </w:rPr>
      </w:pPr>
      <w:del w:id="1984" w:author="Антон Хабиров" w:date="2021-01-20T01:41:00Z">
        <w:r w:rsidRPr="001144EF">
          <w:rPr>
            <w:sz w:val="28"/>
            <w:szCs w:val="28"/>
          </w:rPr>
          <w:delText xml:space="preserve">231. </w:delText>
        </w:r>
      </w:del>
      <w:r w:rsidRPr="001144EF">
        <w:rPr>
          <w:sz w:val="28"/>
          <w:szCs w:val="28"/>
        </w:rPr>
        <w:t>Хранение муки осуществляется в отдельно стоящем складе или отсеке, выделенном противопожарными стенами и перекрытиями с устройством вентиляции. Мука хранится отдельно от других веществ и материалов.</w:t>
      </w:r>
    </w:p>
    <w:p w:rsidR="00303495" w:rsidRPr="001144EF" w:rsidRDefault="00303495" w:rsidP="00303495">
      <w:pPr>
        <w:pStyle w:val="ConsPlusNormal"/>
        <w:spacing w:before="240"/>
        <w:ind w:firstLine="540"/>
        <w:jc w:val="both"/>
        <w:rPr>
          <w:sz w:val="28"/>
          <w:szCs w:val="28"/>
        </w:rPr>
      </w:pPr>
      <w:r w:rsidRPr="001144EF">
        <w:rPr>
          <w:sz w:val="28"/>
          <w:szCs w:val="28"/>
        </w:rPr>
        <w:t>Попадание влаги в помещение склада не допускается. Запрещается хранить муку навалом.</w:t>
      </w:r>
    </w:p>
    <w:p w:rsidR="00303495" w:rsidRPr="001144EF" w:rsidRDefault="00303495" w:rsidP="00303495">
      <w:pPr>
        <w:pStyle w:val="ConsPlusNormal"/>
        <w:spacing w:before="240"/>
        <w:ind w:firstLine="540"/>
        <w:jc w:val="both"/>
        <w:rPr>
          <w:sz w:val="28"/>
          <w:szCs w:val="28"/>
        </w:rPr>
      </w:pPr>
      <w:del w:id="1985" w:author="Антон Хабиров" w:date="2021-01-20T01:41:00Z">
        <w:r w:rsidRPr="001144EF">
          <w:rPr>
            <w:sz w:val="28"/>
            <w:szCs w:val="28"/>
          </w:rPr>
          <w:delText xml:space="preserve">232. </w:delText>
        </w:r>
      </w:del>
      <w:r w:rsidRPr="001144EF">
        <w:rPr>
          <w:sz w:val="28"/>
          <w:szCs w:val="28"/>
        </w:rPr>
        <w:t>Мешки с мукой должны складываться в штабели высотой не более 2 метров по 2 в ряду. Проходы между рядами должны быть шириной не менее 1 метра, а вдоль стен - 0,8 метра.</w:t>
      </w:r>
    </w:p>
    <w:p w:rsidR="00303495" w:rsidRPr="001144EF" w:rsidRDefault="00303495" w:rsidP="00303495">
      <w:pPr>
        <w:pStyle w:val="ConsPlusNormal"/>
        <w:spacing w:before="240"/>
        <w:ind w:firstLine="540"/>
        <w:jc w:val="both"/>
        <w:rPr>
          <w:del w:id="1986" w:author="Антон Хабиров" w:date="2021-01-20T01:41:00Z"/>
          <w:sz w:val="28"/>
          <w:szCs w:val="28"/>
        </w:rPr>
      </w:pPr>
      <w:del w:id="1987" w:author="Антон Хабиров" w:date="2021-01-20T01:41:00Z">
        <w:r w:rsidRPr="001144EF">
          <w:rPr>
            <w:sz w:val="28"/>
            <w:szCs w:val="28"/>
          </w:rPr>
          <w:delText>233. Руководитель организации в целях предотвращения самовозгорания обеспечивает контроль температуры хранящейся витаминно-травяной муки.</w:delText>
        </w:r>
      </w:del>
    </w:p>
    <w:p w:rsidR="00303495" w:rsidRPr="001144EF" w:rsidRDefault="00303495" w:rsidP="00303495">
      <w:pPr>
        <w:pStyle w:val="ConsPlusNormal"/>
        <w:spacing w:before="240"/>
        <w:ind w:firstLine="540"/>
        <w:jc w:val="both"/>
        <w:rPr>
          <w:sz w:val="28"/>
          <w:szCs w:val="28"/>
        </w:rPr>
      </w:pPr>
      <w:del w:id="1988" w:author="Антон Хабиров" w:date="2021-01-20T01:41:00Z">
        <w:r w:rsidRPr="001144EF">
          <w:rPr>
            <w:sz w:val="28"/>
            <w:szCs w:val="28"/>
          </w:rPr>
          <w:delText>234</w:delText>
        </w:r>
      </w:del>
      <w:ins w:id="1989" w:author="Антон Хабиров" w:date="2021-01-20T01:41:00Z">
        <w:r w:rsidRPr="001144EF">
          <w:rPr>
            <w:sz w:val="28"/>
            <w:szCs w:val="28"/>
          </w:rPr>
          <w:t>196</w:t>
        </w:r>
      </w:ins>
      <w:r w:rsidRPr="001144EF">
        <w:rPr>
          <w:sz w:val="28"/>
          <w:szCs w:val="28"/>
        </w:rPr>
        <w:t>. Помещения для обработки льна, конопли и других технических культур (далее - технические культуры) изолируются от машинного отделения.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Выпускные трубы двигателей внутреннего сгорания, установленные в машинном отделении, следует оборудовать искрогасителями, за исключением </w:t>
      </w:r>
      <w:proofErr w:type="gramStart"/>
      <w:r w:rsidRPr="001144EF">
        <w:rPr>
          <w:sz w:val="28"/>
          <w:szCs w:val="28"/>
        </w:rPr>
        <w:t xml:space="preserve">случаев применения системы нейтрализации </w:t>
      </w:r>
      <w:del w:id="1990" w:author="Антон Хабиров" w:date="2021-01-20T01:41:00Z">
        <w:r w:rsidRPr="001144EF">
          <w:rPr>
            <w:sz w:val="28"/>
            <w:szCs w:val="28"/>
          </w:rPr>
          <w:delText>отработанных</w:delText>
        </w:r>
      </w:del>
      <w:ins w:id="1991" w:author="Антон Хабиров" w:date="2021-01-20T01:41:00Z">
        <w:r w:rsidRPr="001144EF">
          <w:rPr>
            <w:sz w:val="28"/>
            <w:szCs w:val="28"/>
          </w:rPr>
          <w:t>отработавших</w:t>
        </w:r>
      </w:ins>
      <w:r w:rsidRPr="001144EF">
        <w:rPr>
          <w:sz w:val="28"/>
          <w:szCs w:val="28"/>
        </w:rPr>
        <w:t xml:space="preserve"> газов</w:t>
      </w:r>
      <w:proofErr w:type="gramEnd"/>
      <w:r w:rsidRPr="001144EF">
        <w:rPr>
          <w:sz w:val="28"/>
          <w:szCs w:val="28"/>
        </w:rPr>
        <w:t xml:space="preserve">. На выводе выпускных труб через </w:t>
      </w:r>
      <w:del w:id="1992" w:author="Антон Хабиров" w:date="2021-01-20T01:41:00Z">
        <w:r w:rsidRPr="001144EF">
          <w:rPr>
            <w:sz w:val="28"/>
            <w:szCs w:val="28"/>
          </w:rPr>
          <w:delText xml:space="preserve">горючие </w:delText>
        </w:r>
      </w:del>
      <w:r w:rsidRPr="001144EF">
        <w:rPr>
          <w:sz w:val="28"/>
          <w:szCs w:val="28"/>
        </w:rPr>
        <w:t>конструкции</w:t>
      </w:r>
      <w:ins w:id="1993" w:author="Антон Хабиров" w:date="2021-01-20T01:41:00Z">
        <w:r w:rsidRPr="001144EF">
          <w:rPr>
            <w:sz w:val="28"/>
            <w:szCs w:val="28"/>
          </w:rPr>
          <w:t xml:space="preserve"> из горючих материалов</w:t>
        </w:r>
      </w:ins>
      <w:r w:rsidRPr="001144EF">
        <w:rPr>
          <w:sz w:val="28"/>
          <w:szCs w:val="28"/>
        </w:rPr>
        <w:t xml:space="preserve"> должна устраиваться противопожарная разделка.</w:t>
      </w:r>
    </w:p>
    <w:p w:rsidR="00303495" w:rsidRPr="001144EF" w:rsidRDefault="00303495" w:rsidP="00303495">
      <w:pPr>
        <w:pStyle w:val="ConsPlusNormal"/>
        <w:jc w:val="both"/>
        <w:rPr>
          <w:del w:id="1994" w:author="Антон Хабиров" w:date="2021-01-20T01:41:00Z"/>
          <w:sz w:val="28"/>
          <w:szCs w:val="28"/>
        </w:rPr>
      </w:pPr>
      <w:del w:id="1995"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1996" w:author="Антон Хабиров" w:date="2021-01-20T01:41:00Z">
        <w:r w:rsidRPr="001144EF">
          <w:rPr>
            <w:sz w:val="28"/>
            <w:szCs w:val="28"/>
          </w:rPr>
          <w:delText>235</w:delText>
        </w:r>
      </w:del>
      <w:ins w:id="1997" w:author="Антон Хабиров" w:date="2021-01-20T01:41:00Z">
        <w:r w:rsidRPr="001144EF">
          <w:rPr>
            <w:sz w:val="28"/>
            <w:szCs w:val="28"/>
          </w:rPr>
          <w:t>197</w:t>
        </w:r>
      </w:ins>
      <w:r w:rsidRPr="001144EF">
        <w:rPr>
          <w:sz w:val="28"/>
          <w:szCs w:val="28"/>
        </w:rPr>
        <w:t xml:space="preserve">. Хранение сырья технических культур производится в стогах, </w:t>
      </w:r>
      <w:proofErr w:type="spellStart"/>
      <w:r w:rsidRPr="001144EF">
        <w:rPr>
          <w:sz w:val="28"/>
          <w:szCs w:val="28"/>
        </w:rPr>
        <w:t>шохах</w:t>
      </w:r>
      <w:proofErr w:type="spellEnd"/>
      <w:r w:rsidRPr="001144EF">
        <w:rPr>
          <w:sz w:val="28"/>
          <w:szCs w:val="28"/>
        </w:rPr>
        <w:t xml:space="preserve"> (под навесами), закрытых складах, а волокна и пакли - только в закрытых складах.</w:t>
      </w:r>
    </w:p>
    <w:p w:rsidR="00303495" w:rsidRPr="001144EF" w:rsidRDefault="00303495" w:rsidP="00303495">
      <w:pPr>
        <w:pStyle w:val="ConsPlusNormal"/>
        <w:spacing w:before="240"/>
        <w:ind w:firstLine="540"/>
        <w:jc w:val="both"/>
        <w:rPr>
          <w:sz w:val="28"/>
          <w:szCs w:val="28"/>
        </w:rPr>
      </w:pPr>
      <w:del w:id="1998" w:author="Антон Хабиров" w:date="2021-01-20T01:41:00Z">
        <w:r w:rsidRPr="001144EF">
          <w:rPr>
            <w:sz w:val="28"/>
            <w:szCs w:val="28"/>
          </w:rPr>
          <w:delText>236</w:delText>
        </w:r>
      </w:del>
      <w:ins w:id="1999" w:author="Антон Хабиров" w:date="2021-01-20T01:41:00Z">
        <w:r w:rsidRPr="001144EF">
          <w:rPr>
            <w:sz w:val="28"/>
            <w:szCs w:val="28"/>
          </w:rPr>
          <w:t>198</w:t>
        </w:r>
      </w:ins>
      <w:r w:rsidRPr="001144EF">
        <w:rPr>
          <w:sz w:val="28"/>
          <w:szCs w:val="28"/>
        </w:rPr>
        <w:t>. При первичной обработке технических культур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хранение и обмолот льна на территории ферм, ремонтных мастерских, гаражей и </w:t>
      </w:r>
      <w:del w:id="2000" w:author="Антон Хабиров" w:date="2021-01-20T01:41:00Z">
        <w:r w:rsidRPr="001144EF">
          <w:rPr>
            <w:sz w:val="28"/>
            <w:szCs w:val="28"/>
          </w:rPr>
          <w:delText>т.п</w:delText>
        </w:r>
      </w:del>
      <w:ins w:id="2001" w:author="Антон Хабиров" w:date="2021-01-20T01:41:00Z">
        <w:r w:rsidRPr="001144EF">
          <w:rPr>
            <w:sz w:val="28"/>
            <w:szCs w:val="28"/>
          </w:rPr>
          <w:t>др</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въезд автомашин, тракторов в производственные помещения, склады готовой продукции и </w:t>
      </w:r>
      <w:proofErr w:type="spellStart"/>
      <w:r w:rsidRPr="001144EF">
        <w:rPr>
          <w:sz w:val="28"/>
          <w:szCs w:val="28"/>
        </w:rPr>
        <w:t>шохи</w:t>
      </w:r>
      <w:proofErr w:type="spellEnd"/>
      <w:r w:rsidRPr="001144EF">
        <w:rPr>
          <w:sz w:val="28"/>
          <w:szCs w:val="28"/>
        </w:rPr>
        <w:t xml:space="preserve">. Машины должны останавливаться на расстоянии не менее 5 метров, а тракторы - не менее 10 метров от указанных зданий, скирд и </w:t>
      </w:r>
      <w:proofErr w:type="spellStart"/>
      <w:r w:rsidRPr="001144EF">
        <w:rPr>
          <w:sz w:val="28"/>
          <w:szCs w:val="28"/>
        </w:rPr>
        <w:t>шох</w:t>
      </w:r>
      <w:proofErr w:type="spellEnd"/>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в) устройство печного отопления в мяльно-трепальном цехе.</w:t>
      </w:r>
    </w:p>
    <w:p w:rsidR="00303495" w:rsidRPr="001144EF" w:rsidRDefault="00303495" w:rsidP="00303495">
      <w:pPr>
        <w:pStyle w:val="ConsPlusNormal"/>
        <w:spacing w:before="240"/>
        <w:ind w:firstLine="540"/>
        <w:jc w:val="both"/>
        <w:rPr>
          <w:sz w:val="28"/>
          <w:szCs w:val="28"/>
        </w:rPr>
      </w:pPr>
      <w:del w:id="2002" w:author="Антон Хабиров" w:date="2021-01-20T01:41:00Z">
        <w:r w:rsidRPr="001144EF">
          <w:rPr>
            <w:sz w:val="28"/>
            <w:szCs w:val="28"/>
          </w:rPr>
          <w:delText>237</w:delText>
        </w:r>
      </w:del>
      <w:ins w:id="2003" w:author="Антон Хабиров" w:date="2021-01-20T01:41:00Z">
        <w:r w:rsidRPr="001144EF">
          <w:rPr>
            <w:sz w:val="28"/>
            <w:szCs w:val="28"/>
          </w:rPr>
          <w:t>199</w:t>
        </w:r>
      </w:ins>
      <w:r w:rsidRPr="001144EF">
        <w:rPr>
          <w:sz w:val="28"/>
          <w:szCs w:val="28"/>
        </w:rPr>
        <w:t xml:space="preserve">. Автомобили, тракторы и другие самоходные машины, въезжающие на территорию пункта обработки льна, оборудуются исправными искрогасителями, за исключением </w:t>
      </w:r>
      <w:proofErr w:type="gramStart"/>
      <w:r w:rsidRPr="001144EF">
        <w:rPr>
          <w:sz w:val="28"/>
          <w:szCs w:val="28"/>
        </w:rPr>
        <w:t xml:space="preserve">случаев применения системы нейтрализации </w:t>
      </w:r>
      <w:del w:id="2004" w:author="Антон Хабиров" w:date="2021-01-20T01:41:00Z">
        <w:r w:rsidRPr="001144EF">
          <w:rPr>
            <w:sz w:val="28"/>
            <w:szCs w:val="28"/>
          </w:rPr>
          <w:delText>отработанных</w:delText>
        </w:r>
      </w:del>
      <w:ins w:id="2005" w:author="Антон Хабиров" w:date="2021-01-20T01:41:00Z">
        <w:r w:rsidRPr="001144EF">
          <w:rPr>
            <w:sz w:val="28"/>
            <w:szCs w:val="28"/>
          </w:rPr>
          <w:t>отработавших</w:t>
        </w:r>
      </w:ins>
      <w:r w:rsidRPr="001144EF">
        <w:rPr>
          <w:sz w:val="28"/>
          <w:szCs w:val="28"/>
        </w:rPr>
        <w:t xml:space="preserve"> газов</w:t>
      </w:r>
      <w:proofErr w:type="gramEnd"/>
      <w:r w:rsidRPr="001144EF">
        <w:rPr>
          <w:sz w:val="28"/>
          <w:szCs w:val="28"/>
        </w:rPr>
        <w:t>.</w:t>
      </w:r>
    </w:p>
    <w:p w:rsidR="00303495" w:rsidRPr="001144EF" w:rsidRDefault="00303495" w:rsidP="00303495">
      <w:pPr>
        <w:pStyle w:val="ConsPlusNormal"/>
        <w:jc w:val="both"/>
        <w:rPr>
          <w:del w:id="2006" w:author="Антон Хабиров" w:date="2021-01-20T01:41:00Z"/>
          <w:sz w:val="28"/>
          <w:szCs w:val="28"/>
        </w:rPr>
      </w:pPr>
      <w:del w:id="2007"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008" w:author="Антон Хабиров" w:date="2021-01-20T01:41:00Z">
        <w:r w:rsidRPr="001144EF">
          <w:rPr>
            <w:sz w:val="28"/>
            <w:szCs w:val="28"/>
          </w:rPr>
          <w:delText xml:space="preserve">238. </w:delText>
        </w:r>
      </w:del>
      <w:proofErr w:type="gramStart"/>
      <w:r w:rsidRPr="001144EF">
        <w:rPr>
          <w:sz w:val="28"/>
          <w:szCs w:val="28"/>
        </w:rPr>
        <w:t>Транспортные средства при подъезде к скирдам (</w:t>
      </w:r>
      <w:proofErr w:type="spellStart"/>
      <w:r w:rsidRPr="001144EF">
        <w:rPr>
          <w:sz w:val="28"/>
          <w:szCs w:val="28"/>
        </w:rPr>
        <w:t>шохам</w:t>
      </w:r>
      <w:proofErr w:type="spellEnd"/>
      <w:r w:rsidRPr="001144EF">
        <w:rPr>
          <w:sz w:val="28"/>
          <w:szCs w:val="28"/>
        </w:rPr>
        <w:t>), штабелям и навесам, где хранятся грубые корма и волокнистые материалы</w:t>
      </w:r>
      <w:ins w:id="2009" w:author="Антон Хабиров" w:date="2021-01-20T01:41:00Z">
        <w:r w:rsidRPr="001144EF">
          <w:rPr>
            <w:sz w:val="28"/>
            <w:szCs w:val="28"/>
          </w:rPr>
          <w:t>,</w:t>
        </w:r>
      </w:ins>
      <w:r w:rsidRPr="001144EF">
        <w:rPr>
          <w:sz w:val="28"/>
          <w:szCs w:val="28"/>
        </w:rPr>
        <w:t xml:space="preserve"> должны быть обращены стороной, противоположной направлению выхода </w:t>
      </w:r>
      <w:del w:id="2010" w:author="Антон Хабиров" w:date="2021-01-20T01:41:00Z">
        <w:r w:rsidRPr="001144EF">
          <w:rPr>
            <w:sz w:val="28"/>
            <w:szCs w:val="28"/>
          </w:rPr>
          <w:delText>отработанных</w:delText>
        </w:r>
      </w:del>
      <w:ins w:id="2011" w:author="Антон Хабиров" w:date="2021-01-20T01:41:00Z">
        <w:r w:rsidRPr="001144EF">
          <w:rPr>
            <w:sz w:val="28"/>
            <w:szCs w:val="28"/>
          </w:rPr>
          <w:t>отработавших</w:t>
        </w:r>
      </w:ins>
      <w:r w:rsidRPr="001144EF">
        <w:rPr>
          <w:sz w:val="28"/>
          <w:szCs w:val="28"/>
        </w:rPr>
        <w:t xml:space="preserve"> газов из выпускных систем двигателей, иметь исправные искрогасители, за исключением случаев применения системы нейтрализации </w:t>
      </w:r>
      <w:del w:id="2012" w:author="Антон Хабиров" w:date="2021-01-20T01:41:00Z">
        <w:r w:rsidRPr="001144EF">
          <w:rPr>
            <w:sz w:val="28"/>
            <w:szCs w:val="28"/>
          </w:rPr>
          <w:delText>отработанных</w:delText>
        </w:r>
      </w:del>
      <w:ins w:id="2013" w:author="Антон Хабиров" w:date="2021-01-20T01:41:00Z">
        <w:r w:rsidRPr="001144EF">
          <w:rPr>
            <w:sz w:val="28"/>
            <w:szCs w:val="28"/>
          </w:rPr>
          <w:t>отработавших</w:t>
        </w:r>
      </w:ins>
      <w:r w:rsidRPr="001144EF">
        <w:rPr>
          <w:sz w:val="28"/>
          <w:szCs w:val="28"/>
        </w:rPr>
        <w:t xml:space="preserve"> газов, и останавливаться от скирд (</w:t>
      </w:r>
      <w:proofErr w:type="spellStart"/>
      <w:r w:rsidRPr="001144EF">
        <w:rPr>
          <w:sz w:val="28"/>
          <w:szCs w:val="28"/>
        </w:rPr>
        <w:t>шох</w:t>
      </w:r>
      <w:proofErr w:type="spellEnd"/>
      <w:r w:rsidRPr="001144EF">
        <w:rPr>
          <w:sz w:val="28"/>
          <w:szCs w:val="28"/>
        </w:rPr>
        <w:t>) на расстоянии не менее 3 метров.</w:t>
      </w:r>
      <w:proofErr w:type="gramEnd"/>
    </w:p>
    <w:p w:rsidR="00303495" w:rsidRPr="001144EF" w:rsidRDefault="00303495" w:rsidP="00303495">
      <w:pPr>
        <w:pStyle w:val="ConsPlusNormal"/>
        <w:jc w:val="both"/>
        <w:rPr>
          <w:del w:id="2014" w:author="Антон Хабиров" w:date="2021-01-20T01:41:00Z"/>
          <w:sz w:val="28"/>
          <w:szCs w:val="28"/>
        </w:rPr>
      </w:pPr>
      <w:del w:id="2015"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Во время погрузки грубых кормов и волокнистых материалов в кузов автомобиля двигатель его должен быть заглушен. Движение автомобиля может быть разрешено только после осмотра места стоянки автомобиля и уборки сена (соломы), находящегося вблизи выпускной трубы.</w:t>
      </w:r>
    </w:p>
    <w:p w:rsidR="00303495" w:rsidRPr="001144EF" w:rsidRDefault="00303495" w:rsidP="00303495">
      <w:pPr>
        <w:pStyle w:val="ConsPlusNormal"/>
        <w:jc w:val="both"/>
        <w:rPr>
          <w:del w:id="2016" w:author="Антон Хабиров" w:date="2021-01-20T01:41:00Z"/>
          <w:sz w:val="28"/>
          <w:szCs w:val="28"/>
        </w:rPr>
      </w:pPr>
      <w:del w:id="2017" w:author="Антон Хабиров" w:date="2021-01-20T01:41:00Z">
        <w:r w:rsidRPr="001144EF">
          <w:rPr>
            <w:sz w:val="28"/>
            <w:szCs w:val="28"/>
          </w:rPr>
          <w:delText>(абзац введен Постановлением Правительства РФ от 30.12.2017 № 1717)</w:delText>
        </w:r>
      </w:del>
    </w:p>
    <w:p w:rsidR="00303495" w:rsidRPr="001144EF" w:rsidRDefault="00303495" w:rsidP="00303495">
      <w:pPr>
        <w:pStyle w:val="ConsPlusNormal"/>
        <w:spacing w:before="240"/>
        <w:ind w:firstLine="540"/>
        <w:jc w:val="both"/>
        <w:rPr>
          <w:sz w:val="28"/>
          <w:szCs w:val="28"/>
        </w:rPr>
      </w:pPr>
      <w:del w:id="2018" w:author="Антон Хабиров" w:date="2021-01-20T01:41:00Z">
        <w:r w:rsidRPr="001144EF">
          <w:rPr>
            <w:sz w:val="28"/>
            <w:szCs w:val="28"/>
          </w:rPr>
          <w:delText>239</w:delText>
        </w:r>
      </w:del>
      <w:ins w:id="2019" w:author="Антон Хабиров" w:date="2021-01-20T01:41:00Z">
        <w:r w:rsidRPr="001144EF">
          <w:rPr>
            <w:sz w:val="28"/>
            <w:szCs w:val="28"/>
          </w:rPr>
          <w:t>200</w:t>
        </w:r>
      </w:ins>
      <w:r w:rsidRPr="001144EF">
        <w:rPr>
          <w:sz w:val="28"/>
          <w:szCs w:val="28"/>
        </w:rPr>
        <w:t xml:space="preserve">. Естественная сушка тресты должна </w:t>
      </w:r>
      <w:del w:id="2020" w:author="Антон Хабиров" w:date="2021-01-20T01:41:00Z">
        <w:r w:rsidRPr="001144EF">
          <w:rPr>
            <w:sz w:val="28"/>
            <w:szCs w:val="28"/>
          </w:rPr>
          <w:delText>производиться</w:delText>
        </w:r>
      </w:del>
      <w:ins w:id="2021" w:author="Антон Хабиров" w:date="2021-01-20T01:41:00Z">
        <w:r w:rsidRPr="001144EF">
          <w:rPr>
            <w:sz w:val="28"/>
            <w:szCs w:val="28"/>
          </w:rPr>
          <w:t>проводиться</w:t>
        </w:r>
      </w:ins>
      <w:r w:rsidRPr="001144EF">
        <w:rPr>
          <w:sz w:val="28"/>
          <w:szCs w:val="28"/>
        </w:rPr>
        <w:t xml:space="preserve"> на специально отведенных участках.</w:t>
      </w:r>
    </w:p>
    <w:p w:rsidR="00303495" w:rsidRPr="001144EF" w:rsidRDefault="00303495" w:rsidP="00303495">
      <w:pPr>
        <w:pStyle w:val="ConsPlusNormal"/>
        <w:spacing w:before="240"/>
        <w:ind w:firstLine="540"/>
        <w:jc w:val="both"/>
        <w:rPr>
          <w:sz w:val="28"/>
          <w:szCs w:val="28"/>
        </w:rPr>
      </w:pPr>
      <w:r w:rsidRPr="001144EF">
        <w:rPr>
          <w:sz w:val="28"/>
          <w:szCs w:val="28"/>
        </w:rPr>
        <w:t xml:space="preserve">Искусственную сушку тресты необходимо </w:t>
      </w:r>
      <w:del w:id="2022" w:author="Антон Хабиров" w:date="2021-01-20T01:41:00Z">
        <w:r w:rsidRPr="001144EF">
          <w:rPr>
            <w:sz w:val="28"/>
            <w:szCs w:val="28"/>
          </w:rPr>
          <w:delText>производить</w:delText>
        </w:r>
      </w:del>
      <w:ins w:id="2023" w:author="Антон Хабиров" w:date="2021-01-20T01:41:00Z">
        <w:r w:rsidRPr="001144EF">
          <w:rPr>
            <w:sz w:val="28"/>
            <w:szCs w:val="28"/>
          </w:rPr>
          <w:t>проводить</w:t>
        </w:r>
      </w:ins>
      <w:r w:rsidRPr="001144EF">
        <w:rPr>
          <w:sz w:val="28"/>
          <w:szCs w:val="28"/>
        </w:rPr>
        <w:t xml:space="preserve"> только в специальных сушилках, ригах (овинах).</w:t>
      </w:r>
    </w:p>
    <w:p w:rsidR="00303495" w:rsidRPr="001144EF" w:rsidRDefault="00303495" w:rsidP="00303495">
      <w:pPr>
        <w:pStyle w:val="ConsPlusNormal"/>
        <w:spacing w:before="240"/>
        <w:ind w:firstLine="540"/>
        <w:jc w:val="both"/>
        <w:rPr>
          <w:sz w:val="28"/>
          <w:szCs w:val="28"/>
        </w:rPr>
      </w:pPr>
      <w:del w:id="2024" w:author="Антон Хабиров" w:date="2021-01-20T01:41:00Z">
        <w:r w:rsidRPr="001144EF">
          <w:rPr>
            <w:sz w:val="28"/>
            <w:szCs w:val="28"/>
          </w:rPr>
          <w:delText xml:space="preserve">240. </w:delText>
        </w:r>
      </w:del>
      <w:r w:rsidRPr="001144EF">
        <w:rPr>
          <w:sz w:val="28"/>
          <w:szCs w:val="28"/>
        </w:rPr>
        <w:t>Конструкция печей, устраиваемых в ригах (овинах) для сушки тресты, должна исключать возможность попадания искр внутрь помещения.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сушилках и ригах (овинах) устройство над печью колосников для укладки льна не разрешается. Расстояние от печи до </w:t>
      </w:r>
      <w:del w:id="2025" w:author="Антон Хабиров" w:date="2021-01-20T01:41:00Z">
        <w:r w:rsidRPr="001144EF">
          <w:rPr>
            <w:sz w:val="28"/>
            <w:szCs w:val="28"/>
          </w:rPr>
          <w:delText xml:space="preserve">горючих </w:delText>
        </w:r>
      </w:del>
      <w:r w:rsidRPr="001144EF">
        <w:rPr>
          <w:sz w:val="28"/>
          <w:szCs w:val="28"/>
        </w:rPr>
        <w:t>конструкций</w:t>
      </w:r>
      <w:ins w:id="2026" w:author="Антон Хабиров" w:date="2021-01-20T01:41:00Z">
        <w:r w:rsidRPr="001144EF">
          <w:rPr>
            <w:sz w:val="28"/>
            <w:szCs w:val="28"/>
          </w:rPr>
          <w:t xml:space="preserve"> из горючих материалов</w:t>
        </w:r>
      </w:ins>
      <w:r w:rsidRPr="001144EF">
        <w:rPr>
          <w:sz w:val="28"/>
          <w:szCs w:val="28"/>
        </w:rPr>
        <w:t xml:space="preserve"> должно составлять не менее 1 метра. Колосники со стороны печи должны иметь ограждение, выполненное из негорючих материалов, высотой до перекрытия.</w:t>
      </w:r>
    </w:p>
    <w:p w:rsidR="00303495" w:rsidRPr="001144EF" w:rsidRDefault="00303495" w:rsidP="00303495">
      <w:pPr>
        <w:pStyle w:val="ConsPlusNormal"/>
        <w:spacing w:before="240"/>
        <w:ind w:firstLine="540"/>
        <w:jc w:val="both"/>
        <w:rPr>
          <w:sz w:val="28"/>
          <w:szCs w:val="28"/>
        </w:rPr>
      </w:pPr>
      <w:del w:id="2027" w:author="Антон Хабиров" w:date="2021-01-20T01:41:00Z">
        <w:r w:rsidRPr="001144EF">
          <w:rPr>
            <w:sz w:val="28"/>
            <w:szCs w:val="28"/>
          </w:rPr>
          <w:delText xml:space="preserve">241. </w:delText>
        </w:r>
      </w:del>
      <w:r w:rsidRPr="001144EF">
        <w:rPr>
          <w:sz w:val="28"/>
          <w:szCs w:val="28"/>
        </w:rPr>
        <w:t>В сушилках и ригах (овинах) следует соблюдать следующие требования:</w:t>
      </w:r>
    </w:p>
    <w:p w:rsidR="00303495" w:rsidRPr="001144EF" w:rsidRDefault="00303495" w:rsidP="00303495">
      <w:pPr>
        <w:pStyle w:val="ConsPlusNormal"/>
        <w:spacing w:before="240"/>
        <w:ind w:firstLine="540"/>
        <w:jc w:val="both"/>
        <w:rPr>
          <w:sz w:val="28"/>
          <w:szCs w:val="28"/>
        </w:rPr>
      </w:pPr>
      <w:del w:id="2028" w:author="Антон Хабиров" w:date="2021-01-20T01:41:00Z">
        <w:r w:rsidRPr="001144EF">
          <w:rPr>
            <w:sz w:val="28"/>
            <w:szCs w:val="28"/>
          </w:rPr>
          <w:delText xml:space="preserve">а) </w:delText>
        </w:r>
      </w:del>
      <w:r w:rsidRPr="001144EF">
        <w:rPr>
          <w:sz w:val="28"/>
          <w:szCs w:val="28"/>
        </w:rPr>
        <w:t>температура теплоносителя при сушке тресты должна быть не более 80 градусов Цельсия, а при сушке головок - не более 50 градусов Цельсия;</w:t>
      </w:r>
    </w:p>
    <w:p w:rsidR="00303495" w:rsidRPr="001144EF" w:rsidRDefault="00303495" w:rsidP="00303495">
      <w:pPr>
        <w:pStyle w:val="ConsPlusNormal"/>
        <w:spacing w:before="240"/>
        <w:ind w:firstLine="540"/>
        <w:jc w:val="both"/>
        <w:rPr>
          <w:sz w:val="28"/>
          <w:szCs w:val="28"/>
        </w:rPr>
      </w:pPr>
      <w:del w:id="2029" w:author="Антон Хабиров" w:date="2021-01-20T01:41:00Z">
        <w:r w:rsidRPr="001144EF">
          <w:rPr>
            <w:sz w:val="28"/>
            <w:szCs w:val="28"/>
          </w:rPr>
          <w:delText xml:space="preserve">б) </w:delText>
        </w:r>
      </w:del>
      <w:r w:rsidRPr="001144EF">
        <w:rPr>
          <w:sz w:val="28"/>
          <w:szCs w:val="28"/>
        </w:rPr>
        <w:t>вентилятор следует включать не ранее чем через 1 час после начала топки;</w:t>
      </w:r>
    </w:p>
    <w:p w:rsidR="00303495" w:rsidRPr="001144EF" w:rsidRDefault="00303495" w:rsidP="00303495">
      <w:pPr>
        <w:pStyle w:val="ConsPlusNormal"/>
        <w:spacing w:before="240"/>
        <w:ind w:firstLine="540"/>
        <w:jc w:val="both"/>
        <w:rPr>
          <w:sz w:val="28"/>
          <w:szCs w:val="28"/>
        </w:rPr>
      </w:pPr>
      <w:del w:id="2030" w:author="Антон Хабиров" w:date="2021-01-20T01:41:00Z">
        <w:r w:rsidRPr="001144EF">
          <w:rPr>
            <w:sz w:val="28"/>
            <w:szCs w:val="28"/>
          </w:rPr>
          <w:delText xml:space="preserve">в) </w:delText>
        </w:r>
      </w:del>
      <w:r w:rsidRPr="001144EF">
        <w:rPr>
          <w:sz w:val="28"/>
          <w:szCs w:val="28"/>
        </w:rPr>
        <w:t xml:space="preserve">после одной смены работы сушилки необходимо удалить золу из топочного пространства, осадочных камер, циклона-искрогасителя и камеры смешения. </w:t>
      </w:r>
      <w:r w:rsidRPr="001144EF">
        <w:rPr>
          <w:sz w:val="28"/>
          <w:szCs w:val="28"/>
        </w:rPr>
        <w:lastRenderedPageBreak/>
        <w:t>Дымовые трубы следует очищать не реже чем через 10 дней работы сушилки;</w:t>
      </w:r>
    </w:p>
    <w:p w:rsidR="00303495" w:rsidRPr="001144EF" w:rsidRDefault="00303495" w:rsidP="00303495">
      <w:pPr>
        <w:pStyle w:val="ConsPlusNormal"/>
        <w:spacing w:before="240"/>
        <w:ind w:firstLine="540"/>
        <w:jc w:val="both"/>
        <w:rPr>
          <w:sz w:val="28"/>
          <w:szCs w:val="28"/>
        </w:rPr>
      </w:pPr>
      <w:del w:id="2031" w:author="Антон Хабиров" w:date="2021-01-20T01:41:00Z">
        <w:r w:rsidRPr="001144EF">
          <w:rPr>
            <w:sz w:val="28"/>
            <w:szCs w:val="28"/>
          </w:rPr>
          <w:delText xml:space="preserve">г) </w:delText>
        </w:r>
      </w:del>
      <w:r w:rsidRPr="001144EF">
        <w:rPr>
          <w:sz w:val="28"/>
          <w:szCs w:val="28"/>
        </w:rPr>
        <w:t>очистку лотков и сушильных камер от опавшей тресты и различных отходов необходимо производить каждый раз перед загрузкой новой тресты для сушки. Запрещается хранение запаса тресты и льноволокна в помещении сушилки;</w:t>
      </w:r>
    </w:p>
    <w:p w:rsidR="00303495" w:rsidRPr="001144EF" w:rsidRDefault="00303495" w:rsidP="00303495">
      <w:pPr>
        <w:pStyle w:val="ConsPlusNormal"/>
        <w:spacing w:before="240"/>
        <w:ind w:firstLine="540"/>
        <w:jc w:val="both"/>
        <w:rPr>
          <w:sz w:val="28"/>
          <w:szCs w:val="28"/>
        </w:rPr>
      </w:pPr>
      <w:del w:id="2032" w:author="Антон Хабиров" w:date="2021-01-20T01:41:00Z">
        <w:r w:rsidRPr="001144EF">
          <w:rPr>
            <w:sz w:val="28"/>
            <w:szCs w:val="28"/>
          </w:rPr>
          <w:delText xml:space="preserve">д) </w:delText>
        </w:r>
      </w:del>
      <w:r w:rsidRPr="001144EF">
        <w:rPr>
          <w:sz w:val="28"/>
          <w:szCs w:val="28"/>
        </w:rPr>
        <w:t>после загрузки тресты в ригу необходимо убрать опавшие и свисающие с колосников стебли, тщательно очистить от тресты печь, стены, пол. Запрещается складировать тресту вплотную к зданию сушилки.</w:t>
      </w:r>
    </w:p>
    <w:p w:rsidR="00303495" w:rsidRPr="001144EF" w:rsidRDefault="00303495" w:rsidP="00303495">
      <w:pPr>
        <w:pStyle w:val="ConsPlusNormal"/>
        <w:spacing w:before="240"/>
        <w:ind w:firstLine="540"/>
        <w:jc w:val="both"/>
        <w:rPr>
          <w:sz w:val="28"/>
          <w:szCs w:val="28"/>
        </w:rPr>
      </w:pPr>
      <w:del w:id="2033" w:author="Антон Хабиров" w:date="2021-01-20T01:41:00Z">
        <w:r w:rsidRPr="001144EF">
          <w:rPr>
            <w:sz w:val="28"/>
            <w:szCs w:val="28"/>
          </w:rPr>
          <w:delText>242</w:delText>
        </w:r>
      </w:del>
      <w:ins w:id="2034" w:author="Антон Хабиров" w:date="2021-01-20T01:41:00Z">
        <w:r w:rsidRPr="001144EF">
          <w:rPr>
            <w:sz w:val="28"/>
            <w:szCs w:val="28"/>
          </w:rPr>
          <w:t>201</w:t>
        </w:r>
      </w:ins>
      <w:r w:rsidRPr="001144EF">
        <w:rPr>
          <w:sz w:val="28"/>
          <w:szCs w:val="28"/>
        </w:rPr>
        <w:t>. Помещение мяльно-трепального агрегата должно иметь вытяжную вентиляцию, а трепальные агрегаты оборудуются зонтами. Агрегаты следует со всех сторон закрывать съемными откидными щитами, не допускающими распространение пыли по помещению.</w:t>
      </w:r>
    </w:p>
    <w:p w:rsidR="00303495" w:rsidRPr="001144EF" w:rsidRDefault="00303495" w:rsidP="00303495">
      <w:pPr>
        <w:pStyle w:val="ConsPlusNormal"/>
        <w:spacing w:before="240"/>
        <w:ind w:firstLine="540"/>
        <w:jc w:val="both"/>
        <w:rPr>
          <w:sz w:val="28"/>
          <w:szCs w:val="28"/>
        </w:rPr>
      </w:pPr>
      <w:del w:id="2035" w:author="Антон Хабиров" w:date="2021-01-20T01:41:00Z">
        <w:r w:rsidRPr="001144EF">
          <w:rPr>
            <w:sz w:val="28"/>
            <w:szCs w:val="28"/>
          </w:rPr>
          <w:delText>243</w:delText>
        </w:r>
      </w:del>
      <w:ins w:id="2036" w:author="Антон Хабиров" w:date="2021-01-20T01:41:00Z">
        <w:r w:rsidRPr="001144EF">
          <w:rPr>
            <w:sz w:val="28"/>
            <w:szCs w:val="28"/>
          </w:rPr>
          <w:t>202</w:t>
        </w:r>
      </w:ins>
      <w:r w:rsidRPr="001144EF">
        <w:rPr>
          <w:sz w:val="28"/>
          <w:szCs w:val="28"/>
        </w:rPr>
        <w:t>. К задвижкам (шиберам), устанавливаемым перед и после вентиляторов вентиляционных труб, обеспечивается свободный доступ.</w:t>
      </w:r>
    </w:p>
    <w:p w:rsidR="00303495" w:rsidRPr="001144EF" w:rsidRDefault="00303495" w:rsidP="00303495">
      <w:pPr>
        <w:pStyle w:val="ConsPlusNormal"/>
        <w:spacing w:before="240"/>
        <w:ind w:firstLine="540"/>
        <w:jc w:val="both"/>
        <w:rPr>
          <w:sz w:val="28"/>
          <w:szCs w:val="28"/>
        </w:rPr>
      </w:pPr>
      <w:del w:id="2037" w:author="Антон Хабиров" w:date="2021-01-20T01:41:00Z">
        <w:r w:rsidRPr="001144EF">
          <w:rPr>
            <w:sz w:val="28"/>
            <w:szCs w:val="28"/>
          </w:rPr>
          <w:delText>244</w:delText>
        </w:r>
      </w:del>
      <w:ins w:id="2038" w:author="Антон Хабиров" w:date="2021-01-20T01:41:00Z">
        <w:r w:rsidRPr="001144EF">
          <w:rPr>
            <w:sz w:val="28"/>
            <w:szCs w:val="28"/>
          </w:rPr>
          <w:t>203</w:t>
        </w:r>
      </w:ins>
      <w:r w:rsidRPr="001144EF">
        <w:rPr>
          <w:sz w:val="28"/>
          <w:szCs w:val="28"/>
        </w:rPr>
        <w:t>. Количество тресты, находящейся в производственном помещении, не должно превышать сменную потребность. Запрещается складировать тресту в штабели ближе 3 метров от машин</w:t>
      </w:r>
      <w:ins w:id="2039" w:author="Антон Хабиров" w:date="2021-01-20T01:41:00Z">
        <w:r w:rsidRPr="001144EF">
          <w:rPr>
            <w:sz w:val="28"/>
            <w:szCs w:val="28"/>
          </w:rPr>
          <w:t xml:space="preserve"> и агрегатов</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Готовую продукцию из помещений следует убирать на склад не реже 2 раз в смену.</w:t>
      </w:r>
    </w:p>
    <w:p w:rsidR="00303495" w:rsidRPr="001144EF" w:rsidRDefault="00303495" w:rsidP="00303495">
      <w:pPr>
        <w:pStyle w:val="ConsPlusNormal"/>
        <w:spacing w:before="240"/>
        <w:ind w:firstLine="540"/>
        <w:jc w:val="both"/>
        <w:rPr>
          <w:sz w:val="28"/>
          <w:szCs w:val="28"/>
        </w:rPr>
      </w:pPr>
      <w:del w:id="2040" w:author="Антон Хабиров" w:date="2021-01-20T01:41:00Z">
        <w:r w:rsidRPr="001144EF">
          <w:rPr>
            <w:sz w:val="28"/>
            <w:szCs w:val="28"/>
          </w:rPr>
          <w:delText>245</w:delText>
        </w:r>
      </w:del>
      <w:ins w:id="2041" w:author="Антон Хабиров" w:date="2021-01-20T01:41:00Z">
        <w:r w:rsidRPr="001144EF">
          <w:rPr>
            <w:sz w:val="28"/>
            <w:szCs w:val="28"/>
          </w:rPr>
          <w:t>204</w:t>
        </w:r>
      </w:ins>
      <w:r w:rsidRPr="001144EF">
        <w:rPr>
          <w:sz w:val="28"/>
          <w:szCs w:val="28"/>
        </w:rPr>
        <w:t xml:space="preserve">. Ежедневно по окончании рабочего дня помещение мяльно-трепального цеха должно тщательно убираться - очищаться от волокна, пыли и костры. Станки, стены и внутренние поверхности покрытия цеха обметаются, а </w:t>
      </w:r>
      <w:proofErr w:type="spellStart"/>
      <w:r w:rsidRPr="001144EF">
        <w:rPr>
          <w:sz w:val="28"/>
          <w:szCs w:val="28"/>
        </w:rPr>
        <w:t>костросборники</w:t>
      </w:r>
      <w:proofErr w:type="spellEnd"/>
      <w:r w:rsidRPr="001144EF">
        <w:rPr>
          <w:sz w:val="28"/>
          <w:szCs w:val="28"/>
        </w:rPr>
        <w:t xml:space="preserve"> очищаются.</w:t>
      </w:r>
    </w:p>
    <w:p w:rsidR="00303495" w:rsidRPr="001144EF" w:rsidRDefault="00303495" w:rsidP="00303495">
      <w:pPr>
        <w:pStyle w:val="ConsPlusNormal"/>
        <w:spacing w:before="240"/>
        <w:ind w:firstLine="540"/>
        <w:jc w:val="both"/>
        <w:rPr>
          <w:sz w:val="28"/>
          <w:szCs w:val="28"/>
        </w:rPr>
      </w:pPr>
      <w:del w:id="2042" w:author="Антон Хабиров" w:date="2021-01-20T01:41:00Z">
        <w:r w:rsidRPr="001144EF">
          <w:rPr>
            <w:sz w:val="28"/>
            <w:szCs w:val="28"/>
          </w:rPr>
          <w:delText>246</w:delText>
        </w:r>
      </w:del>
      <w:ins w:id="2043" w:author="Антон Хабиров" w:date="2021-01-20T01:41:00Z">
        <w:r w:rsidRPr="001144EF">
          <w:rPr>
            <w:sz w:val="28"/>
            <w:szCs w:val="28"/>
          </w:rPr>
          <w:t>205</w:t>
        </w:r>
      </w:ins>
      <w:r w:rsidRPr="001144EF">
        <w:rPr>
          <w:sz w:val="28"/>
          <w:szCs w:val="28"/>
        </w:rPr>
        <w:t>. В сушилках табака стеллажи и этажерки изготавливаются из негорючих материалов. В огневых сушилках над жаровыми трубами устраиваются металлические козырьки, защищающие их от попадания табака.</w:t>
      </w:r>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XI. Объекты</w:t>
      </w:r>
      <w:ins w:id="2044" w:author="Антон Хабиров" w:date="2021-01-20T01:41:00Z">
        <w:r w:rsidRPr="001144EF">
          <w:rPr>
            <w:rFonts w:ascii="Times New Roman" w:hAnsi="Times New Roman" w:cs="Times New Roman"/>
            <w:sz w:val="28"/>
            <w:szCs w:val="28"/>
          </w:rPr>
          <w:t xml:space="preserve"> транспорта и</w:t>
        </w:r>
      </w:ins>
      <w:r w:rsidRPr="001144EF">
        <w:rPr>
          <w:rFonts w:ascii="Times New Roman" w:hAnsi="Times New Roman" w:cs="Times New Roman"/>
          <w:sz w:val="28"/>
          <w:szCs w:val="28"/>
        </w:rPr>
        <w:t xml:space="preserve"> транспортной инфраструктуры</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ins w:id="2045" w:author="Антон Хабиров" w:date="2021-01-20T01:41:00Z"/>
          <w:sz w:val="28"/>
          <w:szCs w:val="28"/>
        </w:rPr>
      </w:pPr>
      <w:moveToRangeStart w:id="2046" w:author="Антон Хабиров" w:date="2021-01-20T01:41:00Z" w:name="move61999330"/>
      <w:moveTo w:id="2047" w:author="Антон Хабиров" w:date="2021-01-20T01:41:00Z">
        <w:r w:rsidRPr="001144EF">
          <w:rPr>
            <w:sz w:val="28"/>
            <w:szCs w:val="28"/>
          </w:rPr>
          <w:t xml:space="preserve">206. </w:t>
        </w:r>
      </w:moveTo>
      <w:moveToRangeEnd w:id="2046"/>
      <w:del w:id="2048" w:author="Антон Хабиров" w:date="2021-01-20T01:41:00Z">
        <w:r w:rsidRPr="001144EF">
          <w:rPr>
            <w:sz w:val="28"/>
            <w:szCs w:val="28"/>
          </w:rPr>
          <w:delText>247.</w:delText>
        </w:r>
      </w:del>
      <w:ins w:id="2049" w:author="Антон Хабиров" w:date="2021-01-20T01:41:00Z">
        <w:r w:rsidRPr="001144EF">
          <w:rPr>
            <w:sz w:val="28"/>
            <w:szCs w:val="28"/>
          </w:rPr>
          <w:t>Руководитель организации обеспечивает выполнение требований пожарной безопасности при эксплуатации железнодорожного подвижного состава в части надлежащей эксплуатации, ремонта и технического обслуживания систем противопожарной защиты, предусмотренных техническим регламентом Таможенного союза "О безопасности железнодорожного подвижного состава" (</w:t>
        </w:r>
        <w:proofErr w:type="gramStart"/>
        <w:r w:rsidRPr="001144EF">
          <w:rPr>
            <w:sz w:val="28"/>
            <w:szCs w:val="28"/>
          </w:rPr>
          <w:t>ТР</w:t>
        </w:r>
        <w:proofErr w:type="gramEnd"/>
        <w:r w:rsidRPr="001144EF">
          <w:rPr>
            <w:sz w:val="28"/>
            <w:szCs w:val="28"/>
          </w:rPr>
          <w:t xml:space="preserve"> ТС 001/2011), техническим регламентом Таможенного союза "О безопасности высокоскоростного железнодорожного транспорта" (ТР ТС 002/2011) и техническим регламентом Таможенного союза "О безопасности инфраструктуры железнодорожного транспорта" (</w:t>
        </w:r>
        <w:proofErr w:type="gramStart"/>
        <w:r w:rsidRPr="001144EF">
          <w:rPr>
            <w:sz w:val="28"/>
            <w:szCs w:val="28"/>
          </w:rPr>
          <w:t>ТР</w:t>
        </w:r>
        <w:proofErr w:type="gramEnd"/>
        <w:r w:rsidRPr="001144EF">
          <w:rPr>
            <w:sz w:val="28"/>
            <w:szCs w:val="28"/>
          </w:rPr>
          <w:t xml:space="preserve"> ТС 003/2011).</w:t>
        </w:r>
      </w:ins>
    </w:p>
    <w:p w:rsidR="00303495" w:rsidRPr="001144EF" w:rsidRDefault="00303495" w:rsidP="00303495">
      <w:pPr>
        <w:pStyle w:val="ConsPlusNormal"/>
        <w:spacing w:before="240"/>
        <w:ind w:firstLine="540"/>
        <w:jc w:val="both"/>
        <w:rPr>
          <w:sz w:val="28"/>
          <w:szCs w:val="28"/>
        </w:rPr>
      </w:pPr>
      <w:ins w:id="2050" w:author="Антон Хабиров" w:date="2021-01-20T01:41:00Z">
        <w:r w:rsidRPr="001144EF">
          <w:rPr>
            <w:sz w:val="28"/>
            <w:szCs w:val="28"/>
          </w:rPr>
          <w:t xml:space="preserve">207. </w:t>
        </w:r>
        <w:proofErr w:type="gramStart"/>
        <w:r w:rsidRPr="001144EF">
          <w:rPr>
            <w:sz w:val="28"/>
            <w:szCs w:val="28"/>
          </w:rPr>
          <w:t xml:space="preserve">На объектах транспортной инфраструктуры, предусмотренных </w:t>
        </w:r>
        <w:r w:rsidRPr="001144EF">
          <w:rPr>
            <w:sz w:val="28"/>
            <w:szCs w:val="28"/>
          </w:rPr>
          <w:lastRenderedPageBreak/>
          <w:t>положениями Федерального закона "О транспортной безопасности",</w:t>
        </w:r>
      </w:ins>
      <w:r w:rsidRPr="001144EF">
        <w:rPr>
          <w:sz w:val="28"/>
          <w:szCs w:val="28"/>
        </w:rPr>
        <w:t xml:space="preserve"> руководитель организации в отношении помещений для хранения (стоянки) транспорта в количестве более 25 единиц</w:t>
      </w:r>
      <w:del w:id="2051" w:author="Антон Хабиров" w:date="2021-01-20T01:41:00Z">
        <w:r w:rsidRPr="001144EF">
          <w:rPr>
            <w:sz w:val="28"/>
            <w:szCs w:val="28"/>
          </w:rPr>
          <w:delText>, расположенных на объектах транспортной инфраструктуры,</w:delText>
        </w:r>
      </w:del>
      <w:r w:rsidRPr="001144EF">
        <w:rPr>
          <w:sz w:val="28"/>
          <w:szCs w:val="28"/>
        </w:rPr>
        <w:t xml:space="preserve"> обеспечивает разработку плана расстановки транспортных средств с описанием очередности и порядка их эвакуации при пожаре, а также оснащение указанных помещений и площадок открытого хранения транспортных средств (кроме индивидуальных) буксирными тросами и штангами из расчета 1</w:t>
      </w:r>
      <w:proofErr w:type="gramEnd"/>
      <w:r w:rsidRPr="001144EF">
        <w:rPr>
          <w:sz w:val="28"/>
          <w:szCs w:val="28"/>
        </w:rPr>
        <w:t xml:space="preserve"> трос (штанга) на 10 единиц техники.</w:t>
      </w:r>
    </w:p>
    <w:p w:rsidR="00303495" w:rsidRPr="001144EF" w:rsidRDefault="00303495" w:rsidP="00303495">
      <w:pPr>
        <w:pStyle w:val="ConsPlusNormal"/>
        <w:spacing w:before="240"/>
        <w:ind w:firstLine="540"/>
        <w:jc w:val="both"/>
        <w:rPr>
          <w:sz w:val="28"/>
          <w:szCs w:val="28"/>
        </w:rPr>
      </w:pPr>
      <w:del w:id="2052" w:author="Антон Хабиров" w:date="2021-01-20T01:41:00Z">
        <w:r w:rsidRPr="001144EF">
          <w:rPr>
            <w:sz w:val="28"/>
            <w:szCs w:val="28"/>
          </w:rPr>
          <w:delText>248</w:delText>
        </w:r>
      </w:del>
      <w:ins w:id="2053" w:author="Антон Хабиров" w:date="2021-01-20T01:41:00Z">
        <w:r w:rsidRPr="001144EF">
          <w:rPr>
            <w:sz w:val="28"/>
            <w:szCs w:val="28"/>
          </w:rPr>
          <w:t>208</w:t>
        </w:r>
      </w:ins>
      <w:r w:rsidRPr="001144EF">
        <w:rPr>
          <w:sz w:val="28"/>
          <w:szCs w:val="28"/>
        </w:rPr>
        <w:t xml:space="preserve">. Переезды и переходы через </w:t>
      </w:r>
      <w:proofErr w:type="spellStart"/>
      <w:r w:rsidRPr="001144EF">
        <w:rPr>
          <w:sz w:val="28"/>
          <w:szCs w:val="28"/>
        </w:rPr>
        <w:t>внутриобъектовые</w:t>
      </w:r>
      <w:proofErr w:type="spellEnd"/>
      <w:r w:rsidRPr="001144EF">
        <w:rPr>
          <w:sz w:val="28"/>
          <w:szCs w:val="28"/>
        </w:rPr>
        <w:t xml:space="preserve"> железнодорожные пути должны быть свободны для проезда пожарных автомобилей. </w:t>
      </w:r>
      <w:del w:id="2054" w:author="Антон Хабиров" w:date="2021-01-20T01:41:00Z">
        <w:r w:rsidRPr="001144EF">
          <w:rPr>
            <w:sz w:val="28"/>
            <w:szCs w:val="28"/>
          </w:rPr>
          <w:delText xml:space="preserve">Количество </w:delText>
        </w:r>
      </w:del>
      <w:r w:rsidRPr="001144EF">
        <w:rPr>
          <w:sz w:val="28"/>
          <w:szCs w:val="28"/>
        </w:rPr>
        <w:t>Переездов через пути должно быть не менее 2</w:t>
      </w:r>
      <w:ins w:id="2055" w:author="Антон Хабиров" w:date="2021-01-20T01:41:00Z">
        <w:r w:rsidRPr="001144EF">
          <w:rPr>
            <w:sz w:val="28"/>
            <w:szCs w:val="28"/>
          </w:rPr>
          <w:t xml:space="preserve"> штук</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056" w:author="Антон Хабиров" w:date="2021-01-20T01:41:00Z">
        <w:r w:rsidRPr="001144EF">
          <w:rPr>
            <w:sz w:val="28"/>
            <w:szCs w:val="28"/>
          </w:rPr>
          <w:delText>249</w:delText>
        </w:r>
      </w:del>
      <w:ins w:id="2057" w:author="Антон Хабиров" w:date="2021-01-20T01:41:00Z">
        <w:r w:rsidRPr="001144EF">
          <w:rPr>
            <w:sz w:val="28"/>
            <w:szCs w:val="28"/>
          </w:rPr>
          <w:t>209</w:t>
        </w:r>
      </w:ins>
      <w:r w:rsidRPr="001144EF">
        <w:rPr>
          <w:sz w:val="28"/>
          <w:szCs w:val="28"/>
        </w:rPr>
        <w:t>. В помещениях, под навесами и на открытых площадках для хранения (стоянки) транспорта запрещается:</w:t>
      </w:r>
    </w:p>
    <w:p w:rsidR="00303495" w:rsidRPr="001144EF" w:rsidRDefault="00303495" w:rsidP="00303495">
      <w:pPr>
        <w:pStyle w:val="ConsPlusNormal"/>
        <w:spacing w:before="240"/>
        <w:ind w:firstLine="540"/>
        <w:jc w:val="both"/>
        <w:rPr>
          <w:sz w:val="28"/>
          <w:szCs w:val="28"/>
        </w:rPr>
      </w:pPr>
      <w:del w:id="2058" w:author="Антон Хабиров" w:date="2021-01-20T01:41:00Z">
        <w:r w:rsidRPr="001144EF">
          <w:rPr>
            <w:sz w:val="28"/>
            <w:szCs w:val="28"/>
          </w:rPr>
          <w:delText xml:space="preserve">а) </w:delText>
        </w:r>
      </w:del>
      <w:r w:rsidRPr="001144EF">
        <w:rPr>
          <w:sz w:val="28"/>
          <w:szCs w:val="28"/>
        </w:rPr>
        <w:t xml:space="preserve">устанавливать транспортные средства в количестве, превышающем </w:t>
      </w:r>
      <w:ins w:id="2059" w:author="Антон Хабиров" w:date="2021-01-20T01:41:00Z">
        <w:r w:rsidRPr="001144EF">
          <w:rPr>
            <w:sz w:val="28"/>
            <w:szCs w:val="28"/>
          </w:rPr>
          <w:t xml:space="preserve">количество, </w:t>
        </w:r>
      </w:ins>
      <w:r w:rsidRPr="001144EF">
        <w:rPr>
          <w:sz w:val="28"/>
          <w:szCs w:val="28"/>
        </w:rPr>
        <w:t xml:space="preserve">предусмотренное в проектной документации на </w:t>
      </w:r>
      <w:del w:id="2060" w:author="Антон Хабиров" w:date="2021-01-20T01:41:00Z">
        <w:r w:rsidRPr="001144EF">
          <w:rPr>
            <w:sz w:val="28"/>
            <w:szCs w:val="28"/>
          </w:rPr>
          <w:delText>данный</w:delText>
        </w:r>
      </w:del>
      <w:ins w:id="2061" w:author="Антон Хабиров" w:date="2021-01-20T01:41:00Z">
        <w:r w:rsidRPr="001144EF">
          <w:rPr>
            <w:sz w:val="28"/>
            <w:szCs w:val="28"/>
          </w:rPr>
          <w:t>такой</w:t>
        </w:r>
      </w:ins>
      <w:r w:rsidRPr="001144EF">
        <w:rPr>
          <w:sz w:val="28"/>
          <w:szCs w:val="28"/>
        </w:rPr>
        <w:t xml:space="preserve"> объект защиты, нарушать план их расстановки, уменьшать расстояние между автомобилями;</w:t>
      </w:r>
    </w:p>
    <w:p w:rsidR="00303495" w:rsidRPr="001144EF" w:rsidRDefault="00303495" w:rsidP="00303495">
      <w:pPr>
        <w:pStyle w:val="ConsPlusNormal"/>
        <w:jc w:val="both"/>
        <w:rPr>
          <w:del w:id="2062" w:author="Антон Хабиров" w:date="2021-01-20T01:41:00Z"/>
          <w:sz w:val="28"/>
          <w:szCs w:val="28"/>
        </w:rPr>
      </w:pPr>
      <w:del w:id="2063"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064" w:author="Антон Хабиров" w:date="2021-01-20T01:41:00Z">
        <w:r w:rsidRPr="001144EF">
          <w:rPr>
            <w:sz w:val="28"/>
            <w:szCs w:val="28"/>
          </w:rPr>
          <w:delText xml:space="preserve">б) </w:delText>
        </w:r>
      </w:del>
      <w:r w:rsidRPr="001144EF">
        <w:rPr>
          <w:sz w:val="28"/>
          <w:szCs w:val="28"/>
        </w:rPr>
        <w:t>загромождать выездные ворота и проезды;</w:t>
      </w:r>
    </w:p>
    <w:p w:rsidR="00303495" w:rsidRPr="001144EF" w:rsidRDefault="00303495" w:rsidP="00303495">
      <w:pPr>
        <w:pStyle w:val="ConsPlusNormal"/>
        <w:spacing w:before="240"/>
        <w:ind w:firstLine="540"/>
        <w:jc w:val="both"/>
        <w:rPr>
          <w:sz w:val="28"/>
          <w:szCs w:val="28"/>
        </w:rPr>
      </w:pPr>
      <w:del w:id="2065" w:author="Антон Хабиров" w:date="2021-01-20T01:41:00Z">
        <w:r w:rsidRPr="001144EF">
          <w:rPr>
            <w:sz w:val="28"/>
            <w:szCs w:val="28"/>
          </w:rPr>
          <w:delText>в) производить</w:delText>
        </w:r>
      </w:del>
      <w:ins w:id="2066" w:author="Антон Хабиров" w:date="2021-01-20T01:41:00Z">
        <w:r w:rsidRPr="001144EF">
          <w:rPr>
            <w:sz w:val="28"/>
            <w:szCs w:val="28"/>
          </w:rPr>
          <w:t>проводить</w:t>
        </w:r>
      </w:ins>
      <w:r w:rsidRPr="001144EF">
        <w:rPr>
          <w:sz w:val="28"/>
          <w:szCs w:val="28"/>
        </w:rPr>
        <w:t xml:space="preserve"> кузнечные, термические, сварочные, малярные и деревообделочные работы, а также промывку деталей с использованием легковоспламеняющихся и горючих жидкостей;</w:t>
      </w:r>
    </w:p>
    <w:p w:rsidR="00303495" w:rsidRPr="001144EF" w:rsidRDefault="00303495" w:rsidP="00303495">
      <w:pPr>
        <w:pStyle w:val="ConsPlusNormal"/>
        <w:spacing w:before="240"/>
        <w:ind w:firstLine="540"/>
        <w:jc w:val="both"/>
        <w:rPr>
          <w:sz w:val="28"/>
          <w:szCs w:val="28"/>
        </w:rPr>
      </w:pPr>
      <w:del w:id="2067" w:author="Антон Хабиров" w:date="2021-01-20T01:41:00Z">
        <w:r w:rsidRPr="001144EF">
          <w:rPr>
            <w:sz w:val="28"/>
            <w:szCs w:val="28"/>
          </w:rPr>
          <w:delText xml:space="preserve">г) </w:delText>
        </w:r>
      </w:del>
      <w:r w:rsidRPr="001144EF">
        <w:rPr>
          <w:sz w:val="28"/>
          <w:szCs w:val="28"/>
        </w:rPr>
        <w:t>оставлять транспортные средства с открытыми горловинами топливных баков, а также при наличии утечки топлива и масла;</w:t>
      </w:r>
    </w:p>
    <w:p w:rsidR="00303495" w:rsidRPr="001144EF" w:rsidRDefault="00303495" w:rsidP="00303495">
      <w:pPr>
        <w:pStyle w:val="ConsPlusNormal"/>
        <w:spacing w:before="240"/>
        <w:ind w:firstLine="540"/>
        <w:jc w:val="both"/>
        <w:rPr>
          <w:sz w:val="28"/>
          <w:szCs w:val="28"/>
        </w:rPr>
      </w:pPr>
      <w:del w:id="2068" w:author="Антон Хабиров" w:date="2021-01-20T01:41:00Z">
        <w:r w:rsidRPr="001144EF">
          <w:rPr>
            <w:sz w:val="28"/>
            <w:szCs w:val="28"/>
          </w:rPr>
          <w:delText xml:space="preserve">д) </w:delText>
        </w:r>
      </w:del>
      <w:r w:rsidRPr="001144EF">
        <w:rPr>
          <w:sz w:val="28"/>
          <w:szCs w:val="28"/>
        </w:rPr>
        <w:t>заправлять горючим и сливать из транспортных средств топливо;</w:t>
      </w:r>
    </w:p>
    <w:p w:rsidR="00303495" w:rsidRPr="001144EF" w:rsidRDefault="00303495" w:rsidP="00303495">
      <w:pPr>
        <w:pStyle w:val="ConsPlusNormal"/>
        <w:spacing w:before="240"/>
        <w:ind w:firstLine="540"/>
        <w:jc w:val="both"/>
        <w:rPr>
          <w:sz w:val="28"/>
          <w:szCs w:val="28"/>
        </w:rPr>
      </w:pPr>
      <w:del w:id="2069" w:author="Антон Хабиров" w:date="2021-01-20T01:41:00Z">
        <w:r w:rsidRPr="001144EF">
          <w:rPr>
            <w:sz w:val="28"/>
            <w:szCs w:val="28"/>
          </w:rPr>
          <w:delText xml:space="preserve">е) </w:delText>
        </w:r>
      </w:del>
      <w:r w:rsidRPr="001144EF">
        <w:rPr>
          <w:sz w:val="28"/>
          <w:szCs w:val="28"/>
        </w:rPr>
        <w:t>хранить тару из-под горючего, а также горючее и масла;</w:t>
      </w:r>
    </w:p>
    <w:p w:rsidR="00303495" w:rsidRPr="001144EF" w:rsidRDefault="00303495" w:rsidP="00303495">
      <w:pPr>
        <w:pStyle w:val="ConsPlusNormal"/>
        <w:spacing w:before="240"/>
        <w:ind w:firstLine="540"/>
        <w:jc w:val="both"/>
        <w:rPr>
          <w:sz w:val="28"/>
          <w:szCs w:val="28"/>
        </w:rPr>
      </w:pPr>
      <w:del w:id="2070" w:author="Антон Хабиров" w:date="2021-01-20T01:41:00Z">
        <w:r w:rsidRPr="001144EF">
          <w:rPr>
            <w:sz w:val="28"/>
            <w:szCs w:val="28"/>
          </w:rPr>
          <w:delText xml:space="preserve">ж) </w:delText>
        </w:r>
      </w:del>
      <w:r w:rsidRPr="001144EF">
        <w:rPr>
          <w:sz w:val="28"/>
          <w:szCs w:val="28"/>
        </w:rPr>
        <w:t>подзаряжать аккумуляторы непосредственно на транспортных средствах, за исключением тяговых аккумуляторных батарей электромобилей и подзаряжаемых гибридных автомобилей, не выделяющих при зарядке и эксплуатации горючие газы;</w:t>
      </w:r>
    </w:p>
    <w:p w:rsidR="00303495" w:rsidRPr="001144EF" w:rsidRDefault="00303495" w:rsidP="00303495">
      <w:pPr>
        <w:pStyle w:val="ConsPlusNormal"/>
        <w:jc w:val="both"/>
        <w:rPr>
          <w:del w:id="2071" w:author="Антон Хабиров" w:date="2021-01-20T01:41:00Z"/>
          <w:sz w:val="28"/>
          <w:szCs w:val="28"/>
        </w:rPr>
      </w:pPr>
      <w:del w:id="2072" w:author="Антон Хабиров" w:date="2021-01-20T01:41:00Z">
        <w:r w:rsidRPr="001144EF">
          <w:rPr>
            <w:sz w:val="28"/>
            <w:szCs w:val="28"/>
          </w:rPr>
          <w:delText>(пп. "ж" в ред. Постановления Правительства РФ от 18.11.2017 № 1393)</w:delText>
        </w:r>
      </w:del>
    </w:p>
    <w:p w:rsidR="00303495" w:rsidRPr="001144EF" w:rsidRDefault="00303495" w:rsidP="00303495">
      <w:pPr>
        <w:pStyle w:val="ConsPlusNormal"/>
        <w:spacing w:before="240"/>
        <w:ind w:firstLine="540"/>
        <w:jc w:val="both"/>
        <w:rPr>
          <w:sz w:val="28"/>
          <w:szCs w:val="28"/>
        </w:rPr>
      </w:pPr>
      <w:del w:id="2073" w:author="Антон Хабиров" w:date="2021-01-20T01:41:00Z">
        <w:r w:rsidRPr="001144EF">
          <w:rPr>
            <w:sz w:val="28"/>
            <w:szCs w:val="28"/>
          </w:rPr>
          <w:delText xml:space="preserve">з) </w:delText>
        </w:r>
      </w:del>
      <w:r w:rsidRPr="001144EF">
        <w:rPr>
          <w:sz w:val="28"/>
          <w:szCs w:val="28"/>
        </w:rPr>
        <w:t>подогревать двигатели открытым огнем, пользоваться открытыми источниками огня для освещения</w:t>
      </w:r>
      <w:del w:id="2074" w:author="Антон Хабиров" w:date="2021-01-20T01:41:00Z">
        <w:r w:rsidRPr="001144EF">
          <w:rPr>
            <w:sz w:val="28"/>
            <w:szCs w:val="28"/>
          </w:rPr>
          <w:delText>;</w:delText>
        </w:r>
      </w:del>
      <w:ins w:id="2075" w:author="Антон Хабиров" w:date="2021-01-20T01:41:00Z">
        <w:r w:rsidRPr="001144EF">
          <w:rPr>
            <w:sz w:val="28"/>
            <w:szCs w:val="28"/>
          </w:rPr>
          <w:t>.</w:t>
        </w:r>
      </w:ins>
    </w:p>
    <w:p w:rsidR="00303495" w:rsidRPr="001144EF" w:rsidRDefault="00303495" w:rsidP="00303495">
      <w:pPr>
        <w:pStyle w:val="ConsPlusNormal"/>
        <w:jc w:val="both"/>
        <w:rPr>
          <w:del w:id="2076" w:author="Антон Хабиров" w:date="2021-01-20T01:41:00Z"/>
          <w:sz w:val="28"/>
          <w:szCs w:val="28"/>
        </w:rPr>
      </w:pPr>
      <w:del w:id="2077" w:author="Антон Хабиров" w:date="2021-01-20T01:41:00Z">
        <w:r w:rsidRPr="001144EF">
          <w:rPr>
            <w:sz w:val="28"/>
            <w:szCs w:val="28"/>
          </w:rPr>
          <w:delText>(в ред. Постановления Правительства РФ от 23.04.2020 № 569)</w:delText>
        </w:r>
      </w:del>
    </w:p>
    <w:p w:rsidR="00303495" w:rsidRPr="001144EF" w:rsidRDefault="00303495" w:rsidP="00303495">
      <w:pPr>
        <w:pStyle w:val="ConsPlusNormal"/>
        <w:spacing w:before="240"/>
        <w:ind w:firstLine="540"/>
        <w:jc w:val="both"/>
        <w:rPr>
          <w:sz w:val="28"/>
          <w:szCs w:val="28"/>
        </w:rPr>
      </w:pPr>
      <w:del w:id="2078" w:author="Антон Хабиров" w:date="2021-01-20T01:41:00Z">
        <w:r w:rsidRPr="001144EF">
          <w:rPr>
            <w:sz w:val="28"/>
            <w:szCs w:val="28"/>
          </w:rPr>
          <w:delText xml:space="preserve">и) устанавливать </w:delText>
        </w:r>
      </w:del>
      <w:r w:rsidRPr="001144EF">
        <w:rPr>
          <w:sz w:val="28"/>
          <w:szCs w:val="28"/>
        </w:rPr>
        <w:t>Транспортные средства, предназначенные для перевозки легковоспламеняющихся и горючих жидкостей, а также горючих газов</w:t>
      </w:r>
      <w:ins w:id="2079" w:author="Антон Хабиров" w:date="2021-01-20T01:41:00Z">
        <w:r w:rsidRPr="001144EF">
          <w:rPr>
            <w:sz w:val="28"/>
            <w:szCs w:val="28"/>
          </w:rPr>
          <w:t>, должны размещаться обособленно от других транспортных средств</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080" w:author="Антон Хабиров" w:date="2021-01-20T01:41:00Z">
        <w:r w:rsidRPr="001144EF">
          <w:rPr>
            <w:sz w:val="28"/>
            <w:szCs w:val="28"/>
          </w:rPr>
          <w:lastRenderedPageBreak/>
          <w:delText>250</w:delText>
        </w:r>
      </w:del>
      <w:ins w:id="2081" w:author="Антон Хабиров" w:date="2021-01-20T01:41:00Z">
        <w:r w:rsidRPr="001144EF">
          <w:rPr>
            <w:sz w:val="28"/>
            <w:szCs w:val="28"/>
          </w:rPr>
          <w:t>210</w:t>
        </w:r>
      </w:ins>
      <w:r w:rsidRPr="001144EF">
        <w:rPr>
          <w:sz w:val="28"/>
          <w:szCs w:val="28"/>
        </w:rPr>
        <w:t>. Руководитель организации обеспечивает наличие на каждой станции метрополитена оперативного плана пожаротушения, инструкции о мерах пожарной безопасности, плана эвакуации пассажиров, инструкции о порядке действия работников метрополитена при работе шахт тоннельной вентиляции в случае задымления или пожара.</w:t>
      </w:r>
    </w:p>
    <w:p w:rsidR="00303495" w:rsidRPr="001144EF" w:rsidRDefault="00303495" w:rsidP="00303495">
      <w:pPr>
        <w:pStyle w:val="ConsPlusNormal"/>
        <w:spacing w:before="240"/>
        <w:ind w:firstLine="540"/>
        <w:jc w:val="both"/>
        <w:rPr>
          <w:sz w:val="28"/>
          <w:szCs w:val="28"/>
        </w:rPr>
      </w:pPr>
      <w:r w:rsidRPr="001144EF">
        <w:rPr>
          <w:sz w:val="28"/>
          <w:szCs w:val="28"/>
        </w:rPr>
        <w:t>Указанные документы должны находиться в помещении дежурного по станции. Второй экземпляр оперативного плана пожаротушения хранится в кассе у старшего кассира и выдается по первому требованию руководителя тушения пожара.</w:t>
      </w:r>
    </w:p>
    <w:p w:rsidR="00303495" w:rsidRPr="001144EF" w:rsidRDefault="00303495" w:rsidP="00303495">
      <w:pPr>
        <w:pStyle w:val="ConsPlusNormal"/>
        <w:spacing w:before="240"/>
        <w:ind w:firstLine="540"/>
        <w:jc w:val="both"/>
        <w:rPr>
          <w:sz w:val="28"/>
          <w:szCs w:val="28"/>
        </w:rPr>
      </w:pPr>
      <w:del w:id="2082" w:author="Антон Хабиров" w:date="2021-01-20T01:41:00Z">
        <w:r w:rsidRPr="001144EF">
          <w:rPr>
            <w:sz w:val="28"/>
            <w:szCs w:val="28"/>
          </w:rPr>
          <w:delText>251</w:delText>
        </w:r>
      </w:del>
      <w:ins w:id="2083" w:author="Антон Хабиров" w:date="2021-01-20T01:41:00Z">
        <w:r w:rsidRPr="001144EF">
          <w:rPr>
            <w:sz w:val="28"/>
            <w:szCs w:val="28"/>
          </w:rPr>
          <w:t>211</w:t>
        </w:r>
      </w:ins>
      <w:r w:rsidRPr="001144EF">
        <w:rPr>
          <w:sz w:val="28"/>
          <w:szCs w:val="28"/>
        </w:rPr>
        <w:t>. Места примыкания действующих тоннелей и станций метро к строящимся и реконструируемым объектам защиты до начала проведения работ ограждаются негорючими дымонепроницаемыми перегородками. При организации работ в местах примыкания к действующим линиям метрополитена обеспечивается наличие телефонной связи с дежурным персоналом станции.</w:t>
      </w:r>
    </w:p>
    <w:p w:rsidR="00303495" w:rsidRPr="001144EF" w:rsidRDefault="00303495" w:rsidP="00303495">
      <w:pPr>
        <w:pStyle w:val="ConsPlusNormal"/>
        <w:jc w:val="both"/>
        <w:rPr>
          <w:del w:id="2084" w:author="Антон Хабиров" w:date="2021-01-20T01:41:00Z"/>
          <w:sz w:val="28"/>
          <w:szCs w:val="28"/>
        </w:rPr>
      </w:pPr>
      <w:del w:id="2085"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086" w:author="Антон Хабиров" w:date="2021-01-20T01:41:00Z">
        <w:r w:rsidRPr="001144EF">
          <w:rPr>
            <w:sz w:val="28"/>
            <w:szCs w:val="28"/>
          </w:rPr>
          <w:delText>252</w:delText>
        </w:r>
      </w:del>
      <w:ins w:id="2087" w:author="Антон Хабиров" w:date="2021-01-20T01:41:00Z">
        <w:r w:rsidRPr="001144EF">
          <w:rPr>
            <w:sz w:val="28"/>
            <w:szCs w:val="28"/>
          </w:rPr>
          <w:t>212</w:t>
        </w:r>
      </w:ins>
      <w:r w:rsidRPr="001144EF">
        <w:rPr>
          <w:sz w:val="28"/>
          <w:szCs w:val="28"/>
        </w:rPr>
        <w:t>. Шкафы для одежды сотрудников метрополитена, устанавливаемые в подземном пространстве метрополитена, выполняются из негорючих материалов.</w:t>
      </w:r>
    </w:p>
    <w:p w:rsidR="00303495" w:rsidRPr="001144EF" w:rsidRDefault="00303495" w:rsidP="00303495">
      <w:pPr>
        <w:pStyle w:val="ConsPlusNormal"/>
        <w:spacing w:before="240"/>
        <w:ind w:firstLine="540"/>
        <w:jc w:val="both"/>
        <w:rPr>
          <w:sz w:val="28"/>
          <w:szCs w:val="28"/>
        </w:rPr>
      </w:pPr>
      <w:del w:id="2088" w:author="Антон Хабиров" w:date="2021-01-20T01:41:00Z">
        <w:r w:rsidRPr="001144EF">
          <w:rPr>
            <w:sz w:val="28"/>
            <w:szCs w:val="28"/>
          </w:rPr>
          <w:delText>253</w:delText>
        </w:r>
      </w:del>
      <w:ins w:id="2089" w:author="Антон Хабиров" w:date="2021-01-20T01:41:00Z">
        <w:r w:rsidRPr="001144EF">
          <w:rPr>
            <w:sz w:val="28"/>
            <w:szCs w:val="28"/>
          </w:rPr>
          <w:t>213</w:t>
        </w:r>
      </w:ins>
      <w:r w:rsidRPr="001144EF">
        <w:rPr>
          <w:sz w:val="28"/>
          <w:szCs w:val="28"/>
        </w:rPr>
        <w:t xml:space="preserve">. В подземных сооружениях станции допускается хранение в специально отведенном месте не более 2 </w:t>
      </w:r>
      <w:ins w:id="2090" w:author="Антон Хабиров" w:date="2021-01-20T01:41:00Z">
        <w:r w:rsidRPr="001144EF">
          <w:rPr>
            <w:sz w:val="28"/>
            <w:szCs w:val="28"/>
          </w:rPr>
          <w:t xml:space="preserve">газовых </w:t>
        </w:r>
      </w:ins>
      <w:r w:rsidRPr="001144EF">
        <w:rPr>
          <w:sz w:val="28"/>
          <w:szCs w:val="28"/>
        </w:rPr>
        <w:t xml:space="preserve">баллонов </w:t>
      </w:r>
      <w:del w:id="2091" w:author="Антон Хабиров" w:date="2021-01-20T01:41:00Z">
        <w:r w:rsidRPr="001144EF">
          <w:rPr>
            <w:sz w:val="28"/>
            <w:szCs w:val="28"/>
          </w:rPr>
          <w:delText xml:space="preserve">с газами </w:delText>
        </w:r>
      </w:del>
      <w:r w:rsidRPr="001144EF">
        <w:rPr>
          <w:sz w:val="28"/>
          <w:szCs w:val="28"/>
        </w:rPr>
        <w:t>емкостью не более 5 литров каждый.</w:t>
      </w:r>
    </w:p>
    <w:p w:rsidR="00303495" w:rsidRPr="001144EF" w:rsidRDefault="00303495" w:rsidP="00303495">
      <w:pPr>
        <w:pStyle w:val="ConsPlusNormal"/>
        <w:spacing w:before="240"/>
        <w:ind w:firstLine="540"/>
        <w:jc w:val="both"/>
        <w:rPr>
          <w:sz w:val="28"/>
          <w:szCs w:val="28"/>
        </w:rPr>
      </w:pPr>
      <w:del w:id="2092" w:author="Антон Хабиров" w:date="2021-01-20T01:41:00Z">
        <w:r w:rsidRPr="001144EF">
          <w:rPr>
            <w:sz w:val="28"/>
            <w:szCs w:val="28"/>
          </w:rPr>
          <w:delText>254</w:delText>
        </w:r>
      </w:del>
      <w:ins w:id="2093" w:author="Антон Хабиров" w:date="2021-01-20T01:41:00Z">
        <w:r w:rsidRPr="001144EF">
          <w:rPr>
            <w:sz w:val="28"/>
            <w:szCs w:val="28"/>
          </w:rPr>
          <w:t>214</w:t>
        </w:r>
      </w:ins>
      <w:r w:rsidRPr="001144EF">
        <w:rPr>
          <w:sz w:val="28"/>
          <w:szCs w:val="28"/>
        </w:rPr>
        <w:t xml:space="preserve">. Плановые огневые работы в подземных сооружениях метрополитена проводятся только в ночное время после снятия напряжения в </w:t>
      </w:r>
      <w:del w:id="2094" w:author="Антон Хабиров" w:date="2021-01-20T01:41:00Z">
        <w:r w:rsidRPr="001144EF">
          <w:rPr>
            <w:sz w:val="28"/>
            <w:szCs w:val="28"/>
          </w:rPr>
          <w:delText>электросети</w:delText>
        </w:r>
      </w:del>
      <w:ins w:id="2095" w:author="Антон Хабиров" w:date="2021-01-20T01:41:00Z">
        <w:r w:rsidRPr="001144EF">
          <w:rPr>
            <w:sz w:val="28"/>
            <w:szCs w:val="28"/>
          </w:rPr>
          <w:t>электрической сети</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096" w:author="Антон Хабиров" w:date="2021-01-20T01:41:00Z">
        <w:r w:rsidRPr="001144EF">
          <w:rPr>
            <w:sz w:val="28"/>
            <w:szCs w:val="28"/>
          </w:rPr>
          <w:delText>255. Завоз</w:delText>
        </w:r>
      </w:del>
      <w:ins w:id="2097" w:author="Антон Хабиров" w:date="2021-01-20T01:41:00Z">
        <w:r w:rsidRPr="001144EF">
          <w:rPr>
            <w:sz w:val="28"/>
            <w:szCs w:val="28"/>
          </w:rPr>
          <w:t>215. Доставка</w:t>
        </w:r>
      </w:ins>
      <w:r w:rsidRPr="001144EF">
        <w:rPr>
          <w:sz w:val="28"/>
          <w:szCs w:val="28"/>
        </w:rPr>
        <w:t xml:space="preserve"> горюче-смазочных материалов </w:t>
      </w:r>
      <w:ins w:id="2098" w:author="Антон Хабиров" w:date="2021-01-20T01:41:00Z">
        <w:r w:rsidRPr="001144EF">
          <w:rPr>
            <w:sz w:val="28"/>
            <w:szCs w:val="28"/>
          </w:rPr>
          <w:t xml:space="preserve">для выполнения технологических работ </w:t>
        </w:r>
      </w:ins>
      <w:r w:rsidRPr="001144EF">
        <w:rPr>
          <w:sz w:val="28"/>
          <w:szCs w:val="28"/>
        </w:rPr>
        <w:t xml:space="preserve">в </w:t>
      </w:r>
      <w:del w:id="2099" w:author="Антон Хабиров" w:date="2021-01-20T01:41:00Z">
        <w:r w:rsidRPr="001144EF">
          <w:rPr>
            <w:sz w:val="28"/>
            <w:szCs w:val="28"/>
          </w:rPr>
          <w:delText>тоннели должен</w:delText>
        </w:r>
      </w:del>
      <w:ins w:id="2100" w:author="Антон Хабиров" w:date="2021-01-20T01:41:00Z">
        <w:r w:rsidRPr="001144EF">
          <w:rPr>
            <w:sz w:val="28"/>
            <w:szCs w:val="28"/>
          </w:rPr>
          <w:t>тоннеле (тоннелях) должна</w:t>
        </w:r>
      </w:ins>
      <w:r w:rsidRPr="001144EF">
        <w:rPr>
          <w:sz w:val="28"/>
          <w:szCs w:val="28"/>
        </w:rPr>
        <w:t xml:space="preserve"> осуществляться на оборудованном для этих целей </w:t>
      </w:r>
      <w:proofErr w:type="spellStart"/>
      <w:r w:rsidRPr="001144EF">
        <w:rPr>
          <w:sz w:val="28"/>
          <w:szCs w:val="28"/>
        </w:rPr>
        <w:t>моторельсовом</w:t>
      </w:r>
      <w:proofErr w:type="spellEnd"/>
      <w:r w:rsidRPr="001144EF">
        <w:rPr>
          <w:sz w:val="28"/>
          <w:szCs w:val="28"/>
        </w:rPr>
        <w:t xml:space="preserve"> транспорте в специальных раздаточных емкостях в ночное время (при отсутствии пассажиров в метрополитене).</w:t>
      </w:r>
    </w:p>
    <w:p w:rsidR="00303495" w:rsidRPr="001144EF" w:rsidRDefault="00303495" w:rsidP="00303495">
      <w:pPr>
        <w:pStyle w:val="ConsPlusNormal"/>
        <w:spacing w:before="240"/>
        <w:ind w:firstLine="540"/>
        <w:jc w:val="both"/>
        <w:rPr>
          <w:sz w:val="28"/>
          <w:szCs w:val="28"/>
        </w:rPr>
      </w:pPr>
      <w:del w:id="2101" w:author="Антон Хабиров" w:date="2021-01-20T01:41:00Z">
        <w:r w:rsidRPr="001144EF">
          <w:rPr>
            <w:sz w:val="28"/>
            <w:szCs w:val="28"/>
          </w:rPr>
          <w:delText xml:space="preserve">256. </w:delText>
        </w:r>
      </w:del>
      <w:r w:rsidRPr="001144EF">
        <w:rPr>
          <w:sz w:val="28"/>
          <w:szCs w:val="28"/>
        </w:rPr>
        <w:t xml:space="preserve">Транспорт, приспособленный для перевозки горюче-смазочных материалов в тоннелях, оснащается </w:t>
      </w:r>
      <w:del w:id="2102" w:author="Антон Хабиров" w:date="2021-01-20T01:41:00Z">
        <w:r w:rsidRPr="001144EF">
          <w:rPr>
            <w:sz w:val="28"/>
            <w:szCs w:val="28"/>
          </w:rPr>
          <w:delText>первичными средствами пожаротушения</w:delText>
        </w:r>
      </w:del>
      <w:ins w:id="2103" w:author="Антон Хабиров" w:date="2021-01-20T01:41:00Z">
        <w:r w:rsidRPr="001144EF">
          <w:rPr>
            <w:sz w:val="28"/>
            <w:szCs w:val="28"/>
          </w:rPr>
          <w:t>не менее чем 2 огнетушителями с минимальным рангом тушения модельного очага 55B</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104" w:author="Антон Хабиров" w:date="2021-01-20T01:41:00Z">
        <w:r w:rsidRPr="001144EF">
          <w:rPr>
            <w:sz w:val="28"/>
            <w:szCs w:val="28"/>
          </w:rPr>
          <w:delText>257</w:delText>
        </w:r>
      </w:del>
      <w:ins w:id="2105" w:author="Антон Хабиров" w:date="2021-01-20T01:41:00Z">
        <w:r w:rsidRPr="001144EF">
          <w:rPr>
            <w:sz w:val="28"/>
            <w:szCs w:val="28"/>
          </w:rPr>
          <w:t>216</w:t>
        </w:r>
      </w:ins>
      <w:r w:rsidRPr="001144EF">
        <w:rPr>
          <w:sz w:val="28"/>
          <w:szCs w:val="28"/>
        </w:rPr>
        <w:t>. Для проверки противопожарного режима в помещениях станций и кабельных коллекторах на аварийной доске в кабинах и помещениях дежурных по станциям и постах диспетчерской сигнализации должны находиться ключи, промаркированные в соответствии с нумерацией помещений.</w:t>
      </w:r>
    </w:p>
    <w:p w:rsidR="00303495" w:rsidRPr="001144EF" w:rsidRDefault="00303495" w:rsidP="00303495">
      <w:pPr>
        <w:pStyle w:val="ConsPlusNormal"/>
        <w:spacing w:before="240"/>
        <w:ind w:firstLine="540"/>
        <w:jc w:val="both"/>
        <w:rPr>
          <w:sz w:val="28"/>
          <w:szCs w:val="28"/>
        </w:rPr>
      </w:pPr>
      <w:del w:id="2106" w:author="Антон Хабиров" w:date="2021-01-20T01:41:00Z">
        <w:r w:rsidRPr="001144EF">
          <w:rPr>
            <w:sz w:val="28"/>
            <w:szCs w:val="28"/>
          </w:rPr>
          <w:delText>258</w:delText>
        </w:r>
      </w:del>
      <w:ins w:id="2107" w:author="Антон Хабиров" w:date="2021-01-20T01:41:00Z">
        <w:r w:rsidRPr="001144EF">
          <w:rPr>
            <w:sz w:val="28"/>
            <w:szCs w:val="28"/>
          </w:rPr>
          <w:t>217</w:t>
        </w:r>
      </w:ins>
      <w:r w:rsidRPr="001144EF">
        <w:rPr>
          <w:sz w:val="28"/>
          <w:szCs w:val="28"/>
        </w:rPr>
        <w:t>. При проведении ремонтных работ в подземном пространстве метрополитена применяются металлические леса.</w:t>
      </w:r>
    </w:p>
    <w:p w:rsidR="00303495" w:rsidRPr="001144EF" w:rsidRDefault="00303495" w:rsidP="00303495">
      <w:pPr>
        <w:pStyle w:val="ConsPlusNormal"/>
        <w:spacing w:before="240"/>
        <w:ind w:firstLine="540"/>
        <w:jc w:val="both"/>
        <w:rPr>
          <w:sz w:val="28"/>
          <w:szCs w:val="28"/>
        </w:rPr>
      </w:pPr>
      <w:del w:id="2108" w:author="Антон Хабиров" w:date="2021-01-20T01:41:00Z">
        <w:r w:rsidRPr="001144EF">
          <w:rPr>
            <w:sz w:val="28"/>
            <w:szCs w:val="28"/>
          </w:rPr>
          <w:delText>259</w:delText>
        </w:r>
      </w:del>
      <w:ins w:id="2109" w:author="Антон Хабиров" w:date="2021-01-20T01:41:00Z">
        <w:r w:rsidRPr="001144EF">
          <w:rPr>
            <w:sz w:val="28"/>
            <w:szCs w:val="28"/>
          </w:rPr>
          <w:t>218</w:t>
        </w:r>
      </w:ins>
      <w:r w:rsidRPr="001144EF">
        <w:rPr>
          <w:sz w:val="28"/>
          <w:szCs w:val="28"/>
        </w:rPr>
        <w:t xml:space="preserve">. В действующих тоннелях запрещается проводить работы с </w:t>
      </w:r>
      <w:r w:rsidRPr="001144EF">
        <w:rPr>
          <w:sz w:val="28"/>
          <w:szCs w:val="28"/>
        </w:rPr>
        <w:lastRenderedPageBreak/>
        <w:t>газогенераторами, а также разогревать битум.</w:t>
      </w:r>
    </w:p>
    <w:p w:rsidR="00303495" w:rsidRPr="001144EF" w:rsidRDefault="00303495" w:rsidP="00303495">
      <w:pPr>
        <w:pStyle w:val="ConsPlusNormal"/>
        <w:spacing w:before="240"/>
        <w:ind w:firstLine="540"/>
        <w:jc w:val="both"/>
        <w:rPr>
          <w:sz w:val="28"/>
          <w:szCs w:val="28"/>
        </w:rPr>
      </w:pPr>
      <w:del w:id="2110" w:author="Антон Хабиров" w:date="2021-01-20T01:41:00Z">
        <w:r w:rsidRPr="001144EF">
          <w:rPr>
            <w:sz w:val="28"/>
            <w:szCs w:val="28"/>
          </w:rPr>
          <w:delText>260</w:delText>
        </w:r>
      </w:del>
      <w:ins w:id="2111" w:author="Антон Хабиров" w:date="2021-01-20T01:41:00Z">
        <w:r w:rsidRPr="001144EF">
          <w:rPr>
            <w:sz w:val="28"/>
            <w:szCs w:val="28"/>
          </w:rPr>
          <w:t>219</w:t>
        </w:r>
      </w:ins>
      <w:r w:rsidRPr="001144EF">
        <w:rPr>
          <w:sz w:val="28"/>
          <w:szCs w:val="28"/>
        </w:rPr>
        <w:t>. В помещениях машинных залов, эскалаторов и в демонтажных камерах запрещается складирование запасных частей, смазочных и других материалов.</w:t>
      </w:r>
    </w:p>
    <w:p w:rsidR="00303495" w:rsidRPr="001144EF" w:rsidRDefault="00303495" w:rsidP="00303495">
      <w:pPr>
        <w:pStyle w:val="ConsPlusNormal"/>
        <w:spacing w:before="240"/>
        <w:ind w:firstLine="540"/>
        <w:jc w:val="both"/>
        <w:rPr>
          <w:sz w:val="28"/>
          <w:szCs w:val="28"/>
        </w:rPr>
      </w:pPr>
      <w:del w:id="2112" w:author="Антон Хабиров" w:date="2021-01-20T01:41:00Z">
        <w:r w:rsidRPr="001144EF">
          <w:rPr>
            <w:sz w:val="28"/>
            <w:szCs w:val="28"/>
          </w:rPr>
          <w:delText>261</w:delText>
        </w:r>
      </w:del>
      <w:ins w:id="2113" w:author="Антон Хабиров" w:date="2021-01-20T01:41:00Z">
        <w:r w:rsidRPr="001144EF">
          <w:rPr>
            <w:sz w:val="28"/>
            <w:szCs w:val="28"/>
          </w:rPr>
          <w:t>220</w:t>
        </w:r>
      </w:ins>
      <w:r w:rsidRPr="001144EF">
        <w:rPr>
          <w:sz w:val="28"/>
          <w:szCs w:val="28"/>
        </w:rPr>
        <w:t>. Покраску кабельных линий в тоннелях следует осуществлять только в ночное время.</w:t>
      </w:r>
    </w:p>
    <w:p w:rsidR="00303495" w:rsidRPr="001144EF" w:rsidRDefault="00303495" w:rsidP="00303495">
      <w:pPr>
        <w:pStyle w:val="ConsPlusNormal"/>
        <w:spacing w:before="240"/>
        <w:ind w:firstLine="540"/>
        <w:jc w:val="both"/>
        <w:rPr>
          <w:sz w:val="28"/>
          <w:szCs w:val="28"/>
        </w:rPr>
      </w:pPr>
      <w:del w:id="2114" w:author="Антон Хабиров" w:date="2021-01-20T01:41:00Z">
        <w:r w:rsidRPr="001144EF">
          <w:rPr>
            <w:sz w:val="28"/>
            <w:szCs w:val="28"/>
          </w:rPr>
          <w:delText>262</w:delText>
        </w:r>
      </w:del>
      <w:ins w:id="2115" w:author="Антон Хабиров" w:date="2021-01-20T01:41:00Z">
        <w:r w:rsidRPr="001144EF">
          <w:rPr>
            <w:sz w:val="28"/>
            <w:szCs w:val="28"/>
          </w:rPr>
          <w:t>221</w:t>
        </w:r>
      </w:ins>
      <w:r w:rsidRPr="001144EF">
        <w:rPr>
          <w:sz w:val="28"/>
          <w:szCs w:val="28"/>
        </w:rPr>
        <w:t xml:space="preserve">. Вагоны электропоездов оборудуются исправным устройством связи "пассажир - машинист" и </w:t>
      </w:r>
      <w:del w:id="2116" w:author="Антон Хабиров" w:date="2021-01-20T01:41:00Z">
        <w:r w:rsidRPr="001144EF">
          <w:rPr>
            <w:sz w:val="28"/>
            <w:szCs w:val="28"/>
          </w:rPr>
          <w:delText>первичными средствами пожаротушения</w:delText>
        </w:r>
      </w:del>
      <w:ins w:id="2117" w:author="Антон Хабиров" w:date="2021-01-20T01:41:00Z">
        <w:r w:rsidRPr="001144EF">
          <w:rPr>
            <w:sz w:val="28"/>
            <w:szCs w:val="28"/>
          </w:rPr>
          <w:t>огнетушителями с минимальным рангом тушения модельного очага 2A, 21B, E и покрывал для изоляции очага возгорания в количестве не менее 2 огнетушителей и 2 покрывал. Место установки огнетушителей и покрывал для изоляции очага возгорания обозначается соответствующими указательными знаками</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118" w:author="Антон Хабиров" w:date="2021-01-20T01:41:00Z">
        <w:r w:rsidRPr="001144EF">
          <w:rPr>
            <w:sz w:val="28"/>
            <w:szCs w:val="28"/>
          </w:rPr>
          <w:delText>263</w:delText>
        </w:r>
      </w:del>
      <w:ins w:id="2119" w:author="Антон Хабиров" w:date="2021-01-20T01:41:00Z">
        <w:r w:rsidRPr="001144EF">
          <w:rPr>
            <w:sz w:val="28"/>
            <w:szCs w:val="28"/>
          </w:rPr>
          <w:t>222</w:t>
        </w:r>
      </w:ins>
      <w:r w:rsidRPr="001144EF">
        <w:rPr>
          <w:sz w:val="28"/>
          <w:szCs w:val="28"/>
        </w:rPr>
        <w:t xml:space="preserve">. Электропечи, устанавливаемые в кабинах машинистов, должны </w:t>
      </w:r>
      <w:del w:id="2120" w:author="Антон Хабиров" w:date="2021-01-20T01:41:00Z">
        <w:r w:rsidRPr="001144EF">
          <w:rPr>
            <w:sz w:val="28"/>
            <w:szCs w:val="28"/>
          </w:rPr>
          <w:delText>хорошо укрепляться</w:delText>
        </w:r>
      </w:del>
      <w:ins w:id="2121" w:author="Антон Хабиров" w:date="2021-01-20T01:41:00Z">
        <w:r w:rsidRPr="001144EF">
          <w:rPr>
            <w:sz w:val="28"/>
            <w:szCs w:val="28"/>
          </w:rPr>
          <w:t>надежно крепиться</w:t>
        </w:r>
      </w:ins>
      <w:r w:rsidRPr="001144EF">
        <w:rPr>
          <w:sz w:val="28"/>
          <w:szCs w:val="28"/>
        </w:rPr>
        <w:t xml:space="preserve"> и иметь </w:t>
      </w:r>
      <w:del w:id="2122" w:author="Антон Хабиров" w:date="2021-01-20T01:41:00Z">
        <w:r w:rsidRPr="001144EF">
          <w:rPr>
            <w:sz w:val="28"/>
            <w:szCs w:val="28"/>
          </w:rPr>
          <w:delText>самостоятельную защиту.</w:delText>
        </w:r>
      </w:del>
      <w:ins w:id="2123" w:author="Антон Хабиров" w:date="2021-01-20T01:41:00Z">
        <w:r w:rsidRPr="001144EF">
          <w:rPr>
            <w:sz w:val="28"/>
            <w:szCs w:val="28"/>
          </w:rPr>
          <w:t>аппарат защиты от короткого замыкания.</w:t>
        </w:r>
      </w:ins>
      <w:r w:rsidRPr="001144EF">
        <w:rPr>
          <w:sz w:val="28"/>
          <w:szCs w:val="28"/>
        </w:rPr>
        <w:t xml:space="preserve"> На печах и вблизи </w:t>
      </w:r>
      <w:ins w:id="2124" w:author="Антон Хабиров" w:date="2021-01-20T01:41:00Z">
        <w:r w:rsidRPr="001144EF">
          <w:rPr>
            <w:sz w:val="28"/>
            <w:szCs w:val="28"/>
          </w:rPr>
          <w:t xml:space="preserve">от </w:t>
        </w:r>
      </w:ins>
      <w:r w:rsidRPr="001144EF">
        <w:rPr>
          <w:sz w:val="28"/>
          <w:szCs w:val="28"/>
        </w:rPr>
        <w:t>них не допускается размещение горючих материалов.</w:t>
      </w:r>
    </w:p>
    <w:p w:rsidR="00303495" w:rsidRPr="001144EF" w:rsidRDefault="00303495" w:rsidP="00303495">
      <w:pPr>
        <w:pStyle w:val="ConsPlusNormal"/>
        <w:spacing w:before="240"/>
        <w:ind w:firstLine="540"/>
        <w:jc w:val="both"/>
        <w:rPr>
          <w:sz w:val="28"/>
          <w:szCs w:val="28"/>
        </w:rPr>
      </w:pPr>
      <w:del w:id="2125" w:author="Антон Хабиров" w:date="2021-01-20T01:41:00Z">
        <w:r w:rsidRPr="001144EF">
          <w:rPr>
            <w:sz w:val="28"/>
            <w:szCs w:val="28"/>
          </w:rPr>
          <w:delText>264</w:delText>
        </w:r>
      </w:del>
      <w:ins w:id="2126" w:author="Антон Хабиров" w:date="2021-01-20T01:41:00Z">
        <w:r w:rsidRPr="001144EF">
          <w:rPr>
            <w:sz w:val="28"/>
            <w:szCs w:val="28"/>
          </w:rPr>
          <w:t>223</w:t>
        </w:r>
      </w:ins>
      <w:r w:rsidRPr="001144EF">
        <w:rPr>
          <w:sz w:val="28"/>
          <w:szCs w:val="28"/>
        </w:rPr>
        <w:t xml:space="preserve">. Торговые киоски допускается устанавливать только в наземных вестибюлях станций метрополитена и в </w:t>
      </w:r>
      <w:del w:id="2127" w:author="Антон Хабиров" w:date="2021-01-20T01:41:00Z">
        <w:r w:rsidRPr="001144EF">
          <w:rPr>
            <w:sz w:val="28"/>
            <w:szCs w:val="28"/>
          </w:rPr>
          <w:delText>подуличных</w:delText>
        </w:r>
      </w:del>
      <w:ins w:id="2128" w:author="Антон Хабиров" w:date="2021-01-20T01:41:00Z">
        <w:r w:rsidRPr="001144EF">
          <w:rPr>
            <w:sz w:val="28"/>
            <w:szCs w:val="28"/>
          </w:rPr>
          <w:t>подземных уличных</w:t>
        </w:r>
      </w:ins>
      <w:r w:rsidRPr="001144EF">
        <w:rPr>
          <w:sz w:val="28"/>
          <w:szCs w:val="28"/>
        </w:rPr>
        <w:t xml:space="preserve"> переходах. Торговые киоски должны </w:t>
      </w:r>
      <w:del w:id="2129" w:author="Антон Хабиров" w:date="2021-01-20T01:41:00Z">
        <w:r w:rsidRPr="001144EF">
          <w:rPr>
            <w:sz w:val="28"/>
            <w:szCs w:val="28"/>
          </w:rPr>
          <w:delText>выполняться</w:delText>
        </w:r>
      </w:del>
      <w:ins w:id="2130" w:author="Антон Хабиров" w:date="2021-01-20T01:41:00Z">
        <w:r w:rsidRPr="001144EF">
          <w:rPr>
            <w:sz w:val="28"/>
            <w:szCs w:val="28"/>
          </w:rPr>
          <w:t>быть изготовлены</w:t>
        </w:r>
      </w:ins>
      <w:r w:rsidRPr="001144EF">
        <w:rPr>
          <w:sz w:val="28"/>
          <w:szCs w:val="28"/>
        </w:rPr>
        <w:t xml:space="preserve"> из негорючих материалов и размещаться с таким расчетом, чтобы они не препятствовали проходу пассажиров</w:t>
      </w:r>
      <w:ins w:id="2131" w:author="Антон Хабиров" w:date="2021-01-20T01:41:00Z">
        <w:r w:rsidRPr="001144EF">
          <w:rPr>
            <w:sz w:val="28"/>
            <w:szCs w:val="28"/>
          </w:rPr>
          <w:t xml:space="preserve"> и не снижали ширины пути эвакуации, установленной требованиями пожарной безопасности</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132" w:author="Антон Хабиров" w:date="2021-01-20T01:41:00Z">
        <w:r w:rsidRPr="001144EF">
          <w:rPr>
            <w:sz w:val="28"/>
            <w:szCs w:val="28"/>
          </w:rPr>
          <w:delText xml:space="preserve">265. </w:delText>
        </w:r>
      </w:del>
      <w:r w:rsidRPr="001144EF">
        <w:rPr>
          <w:sz w:val="28"/>
          <w:szCs w:val="28"/>
        </w:rPr>
        <w:t xml:space="preserve">Для отопления киосков должны применяться масляные </w:t>
      </w:r>
      <w:proofErr w:type="spellStart"/>
      <w:r w:rsidRPr="001144EF">
        <w:rPr>
          <w:sz w:val="28"/>
          <w:szCs w:val="28"/>
        </w:rPr>
        <w:t>электрорадиаторы</w:t>
      </w:r>
      <w:proofErr w:type="spellEnd"/>
      <w:r w:rsidRPr="001144EF">
        <w:rPr>
          <w:sz w:val="28"/>
          <w:szCs w:val="28"/>
        </w:rPr>
        <w:t xml:space="preserve"> или </w:t>
      </w:r>
      <w:del w:id="2133" w:author="Антон Хабиров" w:date="2021-01-20T01:41:00Z">
        <w:r w:rsidRPr="001144EF">
          <w:rPr>
            <w:sz w:val="28"/>
            <w:szCs w:val="28"/>
          </w:rPr>
          <w:delText>электропанели</w:delText>
        </w:r>
      </w:del>
      <w:ins w:id="2134" w:author="Антон Хабиров" w:date="2021-01-20T01:41:00Z">
        <w:r w:rsidRPr="001144EF">
          <w:rPr>
            <w:sz w:val="28"/>
            <w:szCs w:val="28"/>
          </w:rPr>
          <w:t>электрообогреватели конвективного типа</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135" w:author="Антон Хабиров" w:date="2021-01-20T01:41:00Z">
        <w:r w:rsidRPr="001144EF">
          <w:rPr>
            <w:sz w:val="28"/>
            <w:szCs w:val="28"/>
          </w:rPr>
          <w:delText xml:space="preserve">266. </w:delText>
        </w:r>
      </w:del>
      <w:r w:rsidRPr="001144EF">
        <w:rPr>
          <w:sz w:val="28"/>
          <w:szCs w:val="28"/>
        </w:rPr>
        <w:t xml:space="preserve">Киоски оснащаются </w:t>
      </w:r>
      <w:del w:id="2136" w:author="Антон Хабиров" w:date="2021-01-20T01:41:00Z">
        <w:r w:rsidRPr="001144EF">
          <w:rPr>
            <w:sz w:val="28"/>
            <w:szCs w:val="28"/>
          </w:rPr>
          <w:delText>охранно-</w:delText>
        </w:r>
      </w:del>
      <w:ins w:id="2137" w:author="Антон Хабиров" w:date="2021-01-20T01:41:00Z">
        <w:r w:rsidRPr="001144EF">
          <w:rPr>
            <w:sz w:val="28"/>
            <w:szCs w:val="28"/>
          </w:rPr>
          <w:t xml:space="preserve">автоматической </w:t>
        </w:r>
      </w:ins>
      <w:r w:rsidRPr="001144EF">
        <w:rPr>
          <w:sz w:val="28"/>
          <w:szCs w:val="28"/>
        </w:rPr>
        <w:t>пожарной сигнализацией с выводом сигнала в помещение с круглосуточным пребыванием дежурного персонала станции, а также первичными средствами пожаротушения или жидкостными автономными установками пожаротушения.</w:t>
      </w:r>
    </w:p>
    <w:p w:rsidR="00303495" w:rsidRPr="001144EF" w:rsidRDefault="00303495" w:rsidP="00303495">
      <w:pPr>
        <w:pStyle w:val="ConsPlusNormal"/>
        <w:jc w:val="both"/>
        <w:rPr>
          <w:del w:id="2138" w:author="Антон Хабиров" w:date="2021-01-20T01:41:00Z"/>
          <w:sz w:val="28"/>
          <w:szCs w:val="28"/>
        </w:rPr>
      </w:pPr>
      <w:del w:id="2139" w:author="Антон Хабиров" w:date="2021-01-20T01:41:00Z">
        <w:r w:rsidRPr="001144EF">
          <w:rPr>
            <w:sz w:val="28"/>
            <w:szCs w:val="28"/>
          </w:rPr>
          <w:delText>(п. 266 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2140" w:author="Антон Хабиров" w:date="2021-01-20T01:41:00Z">
        <w:r w:rsidRPr="001144EF">
          <w:rPr>
            <w:sz w:val="28"/>
            <w:szCs w:val="28"/>
          </w:rPr>
          <w:delText xml:space="preserve">267. </w:delText>
        </w:r>
      </w:del>
      <w:r w:rsidRPr="001144EF">
        <w:rPr>
          <w:sz w:val="28"/>
          <w:szCs w:val="28"/>
        </w:rPr>
        <w:t>В киосках, установленных в вестибюлях станций метрополитена,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торговля (пользование) легковоспламеняющимися и горючими жидкостями, горючими газами, товарами в аэрозольной упаковке, пиротехническими изделиями и другими огнеопасными материалами;</w:t>
      </w:r>
    </w:p>
    <w:p w:rsidR="00303495" w:rsidRPr="001144EF" w:rsidRDefault="00303495" w:rsidP="00303495">
      <w:pPr>
        <w:pStyle w:val="ConsPlusNormal"/>
        <w:spacing w:before="240"/>
        <w:ind w:firstLine="540"/>
        <w:jc w:val="both"/>
        <w:rPr>
          <w:sz w:val="28"/>
          <w:szCs w:val="28"/>
        </w:rPr>
      </w:pPr>
      <w:r w:rsidRPr="001144EF">
        <w:rPr>
          <w:sz w:val="28"/>
          <w:szCs w:val="28"/>
        </w:rPr>
        <w:t>хранение товара</w:t>
      </w:r>
      <w:ins w:id="2141" w:author="Антон Хабиров" w:date="2021-01-20T01:41:00Z">
        <w:r w:rsidRPr="001144EF">
          <w:rPr>
            <w:sz w:val="28"/>
            <w:szCs w:val="28"/>
          </w:rPr>
          <w:t xml:space="preserve"> в размере </w:t>
        </w:r>
        <w:proofErr w:type="gramStart"/>
        <w:r w:rsidRPr="001144EF">
          <w:rPr>
            <w:sz w:val="28"/>
            <w:szCs w:val="28"/>
          </w:rPr>
          <w:t>более суточной</w:t>
        </w:r>
        <w:proofErr w:type="gramEnd"/>
        <w:r w:rsidRPr="001144EF">
          <w:rPr>
            <w:sz w:val="28"/>
            <w:szCs w:val="28"/>
          </w:rPr>
          <w:t xml:space="preserve"> потребности</w:t>
        </w:r>
      </w:ins>
      <w:r w:rsidRPr="001144EF">
        <w:rPr>
          <w:sz w:val="28"/>
          <w:szCs w:val="28"/>
        </w:rPr>
        <w:t>, упаковочного материала, торгового инвентаря и тары.</w:t>
      </w:r>
    </w:p>
    <w:p w:rsidR="00303495" w:rsidRPr="001144EF" w:rsidRDefault="00303495" w:rsidP="00303495">
      <w:pPr>
        <w:pStyle w:val="ConsPlusNormal"/>
        <w:spacing w:before="240"/>
        <w:ind w:firstLine="540"/>
        <w:jc w:val="both"/>
        <w:rPr>
          <w:sz w:val="28"/>
          <w:szCs w:val="28"/>
        </w:rPr>
      </w:pPr>
      <w:del w:id="2142" w:author="Антон Хабиров" w:date="2021-01-20T01:41:00Z">
        <w:r w:rsidRPr="001144EF">
          <w:rPr>
            <w:sz w:val="28"/>
            <w:szCs w:val="28"/>
          </w:rPr>
          <w:delText>268</w:delText>
        </w:r>
      </w:del>
      <w:ins w:id="2143" w:author="Антон Хабиров" w:date="2021-01-20T01:41:00Z">
        <w:r w:rsidRPr="001144EF">
          <w:rPr>
            <w:sz w:val="28"/>
            <w:szCs w:val="28"/>
          </w:rPr>
          <w:t>224</w:t>
        </w:r>
      </w:ins>
      <w:r w:rsidRPr="001144EF">
        <w:rPr>
          <w:sz w:val="28"/>
          <w:szCs w:val="28"/>
        </w:rPr>
        <w:t xml:space="preserve">. В </w:t>
      </w:r>
      <w:del w:id="2144" w:author="Антон Хабиров" w:date="2021-01-20T01:41:00Z">
        <w:r w:rsidRPr="001144EF">
          <w:rPr>
            <w:sz w:val="28"/>
            <w:szCs w:val="28"/>
          </w:rPr>
          <w:delText>паровозных</w:delText>
        </w:r>
      </w:del>
      <w:ins w:id="2145" w:author="Антон Хабиров" w:date="2021-01-20T01:41:00Z">
        <w:r w:rsidRPr="001144EF">
          <w:rPr>
            <w:sz w:val="28"/>
            <w:szCs w:val="28"/>
          </w:rPr>
          <w:t>локомотивных</w:t>
        </w:r>
      </w:ins>
      <w:r w:rsidRPr="001144EF">
        <w:rPr>
          <w:sz w:val="28"/>
          <w:szCs w:val="28"/>
        </w:rPr>
        <w:t xml:space="preserve"> депо и базах запаса локомотивов </w:t>
      </w:r>
      <w:r w:rsidRPr="001144EF">
        <w:rPr>
          <w:sz w:val="28"/>
          <w:szCs w:val="28"/>
        </w:rPr>
        <w:lastRenderedPageBreak/>
        <w:t>(паровозов)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ставить в депо паровозы с действующими топками, а также растапливать их в стойлах за пределами вытяжных зонтов;</w:t>
      </w:r>
    </w:p>
    <w:p w:rsidR="00303495" w:rsidRPr="001144EF" w:rsidRDefault="00303495" w:rsidP="00303495">
      <w:pPr>
        <w:pStyle w:val="ConsPlusNormal"/>
        <w:spacing w:before="240"/>
        <w:ind w:firstLine="540"/>
        <w:jc w:val="both"/>
        <w:rPr>
          <w:sz w:val="28"/>
          <w:szCs w:val="28"/>
        </w:rPr>
      </w:pPr>
      <w:r w:rsidRPr="001144EF">
        <w:rPr>
          <w:sz w:val="28"/>
          <w:szCs w:val="28"/>
        </w:rPr>
        <w:t>б) чистить топки и зольники в стойлах депо в неустановленных местах;</w:t>
      </w:r>
    </w:p>
    <w:p w:rsidR="00303495" w:rsidRPr="001144EF" w:rsidRDefault="00303495" w:rsidP="00303495">
      <w:pPr>
        <w:pStyle w:val="ConsPlusNormal"/>
        <w:spacing w:before="240"/>
        <w:ind w:firstLine="540"/>
        <w:jc w:val="both"/>
        <w:rPr>
          <w:sz w:val="28"/>
          <w:szCs w:val="28"/>
        </w:rPr>
      </w:pPr>
      <w:r w:rsidRPr="001144EF">
        <w:rPr>
          <w:sz w:val="28"/>
          <w:szCs w:val="28"/>
        </w:rPr>
        <w:t>в) устанавливать подвижной состав с легковоспламеняющимися и горючими жидкостями, горючими газами, опасными и другими горючими грузами на расстоянии менее 50 метров от установленного места чистки топки паровоза;</w:t>
      </w:r>
    </w:p>
    <w:p w:rsidR="00303495" w:rsidRPr="001144EF" w:rsidRDefault="00303495" w:rsidP="00303495">
      <w:pPr>
        <w:pStyle w:val="ConsPlusNormal"/>
        <w:spacing w:before="240"/>
        <w:ind w:firstLine="540"/>
        <w:jc w:val="both"/>
        <w:rPr>
          <w:sz w:val="28"/>
          <w:szCs w:val="28"/>
        </w:rPr>
      </w:pPr>
      <w:r w:rsidRPr="001144EF">
        <w:rPr>
          <w:sz w:val="28"/>
          <w:szCs w:val="28"/>
        </w:rPr>
        <w:t>г) ставить в стойла депо цистерны с легковоспламеняющимися и горючими жидкостями, а также порожние цистерны из-под указанных жидкостей без их предварительной пропарки.</w:t>
      </w:r>
    </w:p>
    <w:p w:rsidR="00303495" w:rsidRPr="001144EF" w:rsidRDefault="00303495" w:rsidP="00303495">
      <w:pPr>
        <w:pStyle w:val="ConsPlusNormal"/>
        <w:spacing w:before="240"/>
        <w:ind w:firstLine="540"/>
        <w:jc w:val="both"/>
        <w:rPr>
          <w:sz w:val="28"/>
          <w:szCs w:val="28"/>
        </w:rPr>
      </w:pPr>
      <w:del w:id="2146" w:author="Антон Хабиров" w:date="2021-01-20T01:41:00Z">
        <w:r w:rsidRPr="001144EF">
          <w:rPr>
            <w:sz w:val="28"/>
            <w:szCs w:val="28"/>
          </w:rPr>
          <w:delText>269</w:delText>
        </w:r>
      </w:del>
      <w:ins w:id="2147" w:author="Антон Хабиров" w:date="2021-01-20T01:41:00Z">
        <w:r w:rsidRPr="001144EF">
          <w:rPr>
            <w:sz w:val="28"/>
            <w:szCs w:val="28"/>
          </w:rPr>
          <w:t>225</w:t>
        </w:r>
      </w:ins>
      <w:r w:rsidRPr="001144EF">
        <w:rPr>
          <w:sz w:val="28"/>
          <w:szCs w:val="28"/>
        </w:rPr>
        <w:t xml:space="preserve">. В </w:t>
      </w:r>
      <w:proofErr w:type="spellStart"/>
      <w:r w:rsidRPr="001144EF">
        <w:rPr>
          <w:sz w:val="28"/>
          <w:szCs w:val="28"/>
        </w:rPr>
        <w:t>шлакоуборочных</w:t>
      </w:r>
      <w:proofErr w:type="spellEnd"/>
      <w:r w:rsidRPr="001144EF">
        <w:rPr>
          <w:sz w:val="28"/>
          <w:szCs w:val="28"/>
        </w:rPr>
        <w:t xml:space="preserve"> канавах и местах чистки топок шлак и изгарь должны заливаться водой и регулярно убираться.</w:t>
      </w:r>
    </w:p>
    <w:p w:rsidR="00303495" w:rsidRPr="001144EF" w:rsidRDefault="00303495" w:rsidP="00303495">
      <w:pPr>
        <w:pStyle w:val="ConsPlusNormal"/>
        <w:spacing w:before="240"/>
        <w:ind w:firstLine="540"/>
        <w:jc w:val="both"/>
        <w:rPr>
          <w:sz w:val="28"/>
          <w:szCs w:val="28"/>
        </w:rPr>
      </w:pPr>
      <w:del w:id="2148" w:author="Антон Хабиров" w:date="2021-01-20T01:41:00Z">
        <w:r w:rsidRPr="001144EF">
          <w:rPr>
            <w:sz w:val="28"/>
            <w:szCs w:val="28"/>
          </w:rPr>
          <w:delText>270</w:delText>
        </w:r>
      </w:del>
      <w:ins w:id="2149" w:author="Антон Хабиров" w:date="2021-01-20T01:41:00Z">
        <w:r w:rsidRPr="001144EF">
          <w:rPr>
            <w:sz w:val="28"/>
            <w:szCs w:val="28"/>
          </w:rPr>
          <w:t>226</w:t>
        </w:r>
      </w:ins>
      <w:r w:rsidRPr="001144EF">
        <w:rPr>
          <w:sz w:val="28"/>
          <w:szCs w:val="28"/>
        </w:rPr>
        <w:t>. На объектах защиты</w:t>
      </w:r>
      <w:del w:id="2150" w:author="Антон Хабиров" w:date="2021-01-20T01:41:00Z">
        <w:r w:rsidRPr="001144EF">
          <w:rPr>
            <w:sz w:val="28"/>
            <w:szCs w:val="28"/>
          </w:rPr>
          <w:delText xml:space="preserve"> железнодорожного транспорта</w:delText>
        </w:r>
      </w:del>
      <w:ins w:id="2151" w:author="Антон Хабиров" w:date="2021-01-20T01:41:00Z">
        <w:r w:rsidRPr="001144EF">
          <w:rPr>
            <w:sz w:val="28"/>
            <w:szCs w:val="28"/>
          </w:rPr>
          <w:t>, относящихся к железнодорожному транспорту,</w:t>
        </w:r>
      </w:ins>
      <w:r w:rsidRPr="001144EF">
        <w:rPr>
          <w:sz w:val="28"/>
          <w:szCs w:val="28"/>
        </w:rPr>
        <w:t xml:space="preserve"> запрещается эксплуатировать:</w:t>
      </w:r>
    </w:p>
    <w:p w:rsidR="00303495" w:rsidRPr="001144EF" w:rsidRDefault="00303495" w:rsidP="00303495">
      <w:pPr>
        <w:pStyle w:val="ConsPlusNormal"/>
        <w:jc w:val="both"/>
        <w:rPr>
          <w:del w:id="2152" w:author="Антон Хабиров" w:date="2021-01-20T01:41:00Z"/>
          <w:sz w:val="28"/>
          <w:szCs w:val="28"/>
        </w:rPr>
      </w:pPr>
      <w:del w:id="2153"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ins w:id="2154" w:author="Антон Хабиров" w:date="2021-01-20T01:41:00Z">
        <w:r w:rsidRPr="001144EF">
          <w:rPr>
            <w:sz w:val="28"/>
            <w:szCs w:val="28"/>
          </w:rPr>
          <w:t xml:space="preserve">а) </w:t>
        </w:r>
      </w:ins>
      <w:r w:rsidRPr="001144EF">
        <w:rPr>
          <w:sz w:val="28"/>
          <w:szCs w:val="28"/>
        </w:rPr>
        <w:t>площадки, отводимые под промывочно-пропарочные станции (пункты), не отвечающие требованиям типового технологического процесса станций</w:t>
      </w:r>
      <w:del w:id="2155" w:author="Антон Хабиров" w:date="2021-01-20T01:41:00Z">
        <w:r w:rsidRPr="001144EF">
          <w:rPr>
            <w:sz w:val="28"/>
            <w:szCs w:val="28"/>
          </w:rPr>
          <w:delText>, а также расположенные от железнодорожных путей, ближайших станционных и тракционных путей на расстоянии менее 30 метров, а от соседних железнодорожных зданий и сооружений - менее 50 метров</w:delText>
        </w:r>
      </w:del>
      <w:r w:rsidRPr="001144EF">
        <w:rPr>
          <w:sz w:val="28"/>
          <w:szCs w:val="28"/>
        </w:rPr>
        <w:t>;</w:t>
      </w:r>
    </w:p>
    <w:p w:rsidR="00303495" w:rsidRPr="001144EF" w:rsidRDefault="00303495" w:rsidP="00303495">
      <w:pPr>
        <w:pStyle w:val="ConsPlusNormal"/>
        <w:jc w:val="both"/>
        <w:rPr>
          <w:del w:id="2156" w:author="Антон Хабиров" w:date="2021-01-20T01:41:00Z"/>
          <w:sz w:val="28"/>
          <w:szCs w:val="28"/>
        </w:rPr>
      </w:pPr>
      <w:del w:id="2157"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ins w:id="2158" w:author="Антон Хабиров" w:date="2021-01-20T01:41:00Z">
        <w:r w:rsidRPr="001144EF">
          <w:rPr>
            <w:sz w:val="28"/>
            <w:szCs w:val="28"/>
          </w:rPr>
          <w:t xml:space="preserve">б) </w:t>
        </w:r>
      </w:ins>
      <w:r w:rsidRPr="001144EF">
        <w:rPr>
          <w:sz w:val="28"/>
          <w:szCs w:val="28"/>
        </w:rPr>
        <w:t>участки территории, на которых производится обработка цистерн, без твердого покрытия, не допускающего проникновения нефтепродуктов в грунт.</w:t>
      </w:r>
    </w:p>
    <w:p w:rsidR="00303495" w:rsidRPr="001144EF" w:rsidRDefault="00303495" w:rsidP="00303495">
      <w:pPr>
        <w:pStyle w:val="ConsPlusNormal"/>
        <w:spacing w:before="240"/>
        <w:ind w:firstLine="540"/>
        <w:jc w:val="both"/>
        <w:rPr>
          <w:sz w:val="28"/>
          <w:szCs w:val="28"/>
        </w:rPr>
      </w:pPr>
      <w:del w:id="2159" w:author="Антон Хабиров" w:date="2021-01-20T01:41:00Z">
        <w:r w:rsidRPr="001144EF">
          <w:rPr>
            <w:sz w:val="28"/>
            <w:szCs w:val="28"/>
          </w:rPr>
          <w:delText>271</w:delText>
        </w:r>
      </w:del>
      <w:ins w:id="2160" w:author="Антон Хабиров" w:date="2021-01-20T01:41:00Z">
        <w:r w:rsidRPr="001144EF">
          <w:rPr>
            <w:sz w:val="28"/>
            <w:szCs w:val="28"/>
          </w:rPr>
          <w:t>227</w:t>
        </w:r>
      </w:ins>
      <w:r w:rsidRPr="001144EF">
        <w:rPr>
          <w:sz w:val="28"/>
          <w:szCs w:val="28"/>
        </w:rPr>
        <w:t>. При обработке на промывочно-пропарочных станциях (пунктах):</w:t>
      </w:r>
    </w:p>
    <w:p w:rsidR="00303495" w:rsidRPr="001144EF" w:rsidRDefault="00303495" w:rsidP="00303495">
      <w:pPr>
        <w:pStyle w:val="ConsPlusNormal"/>
        <w:spacing w:before="240"/>
        <w:ind w:firstLine="540"/>
        <w:jc w:val="both"/>
        <w:rPr>
          <w:sz w:val="28"/>
          <w:szCs w:val="28"/>
        </w:rPr>
      </w:pPr>
      <w:ins w:id="2161" w:author="Антон Хабиров" w:date="2021-01-20T01:41:00Z">
        <w:r w:rsidRPr="001144EF">
          <w:rPr>
            <w:sz w:val="28"/>
            <w:szCs w:val="28"/>
          </w:rPr>
          <w:t xml:space="preserve">а) </w:t>
        </w:r>
      </w:ins>
      <w:r w:rsidRPr="001144EF">
        <w:rPr>
          <w:sz w:val="28"/>
          <w:szCs w:val="28"/>
        </w:rPr>
        <w:t xml:space="preserve">подача цистерн к месту их обработки </w:t>
      </w:r>
      <w:del w:id="2162" w:author="Антон Хабиров" w:date="2021-01-20T01:41:00Z">
        <w:r w:rsidRPr="001144EF">
          <w:rPr>
            <w:sz w:val="28"/>
            <w:szCs w:val="28"/>
          </w:rPr>
          <w:delText>производится</w:delText>
        </w:r>
      </w:del>
      <w:ins w:id="2163" w:author="Антон Хабиров" w:date="2021-01-20T01:41:00Z">
        <w:r w:rsidRPr="001144EF">
          <w:rPr>
            <w:sz w:val="28"/>
            <w:szCs w:val="28"/>
          </w:rPr>
          <w:t>проводится</w:t>
        </w:r>
      </w:ins>
      <w:r w:rsidRPr="001144EF">
        <w:rPr>
          <w:sz w:val="28"/>
          <w:szCs w:val="28"/>
        </w:rPr>
        <w:t xml:space="preserve"> только тепловозами (мотовозами), оборудованными искрогасителями. При подаче цистерн устанавливается прикрытие не менее чем из </w:t>
      </w:r>
      <w:del w:id="2164" w:author="Антон Хабиров" w:date="2021-01-20T01:41:00Z">
        <w:r w:rsidRPr="001144EF">
          <w:rPr>
            <w:sz w:val="28"/>
            <w:szCs w:val="28"/>
          </w:rPr>
          <w:delText>двух</w:delText>
        </w:r>
      </w:del>
      <w:ins w:id="2165" w:author="Антон Хабиров" w:date="2021-01-20T01:41:00Z">
        <w:r w:rsidRPr="001144EF">
          <w:rPr>
            <w:sz w:val="28"/>
            <w:szCs w:val="28"/>
          </w:rPr>
          <w:t>2</w:t>
        </w:r>
      </w:ins>
      <w:r w:rsidRPr="001144EF">
        <w:rPr>
          <w:sz w:val="28"/>
          <w:szCs w:val="28"/>
        </w:rPr>
        <w:t xml:space="preserve"> 4-осных вагонов. Приближение тепловозов к местам очистки ближе 20 метров не допускается, что должно обозначаться сигналом, запрещающим дальнейшее движение;</w:t>
      </w:r>
    </w:p>
    <w:p w:rsidR="00303495" w:rsidRPr="001144EF" w:rsidRDefault="00303495" w:rsidP="00303495">
      <w:pPr>
        <w:pStyle w:val="ConsPlusNormal"/>
        <w:spacing w:before="240"/>
        <w:ind w:firstLine="540"/>
        <w:jc w:val="both"/>
        <w:rPr>
          <w:sz w:val="28"/>
          <w:szCs w:val="28"/>
        </w:rPr>
      </w:pPr>
      <w:ins w:id="2166" w:author="Антон Хабиров" w:date="2021-01-20T01:41:00Z">
        <w:r w:rsidRPr="001144EF">
          <w:rPr>
            <w:sz w:val="28"/>
            <w:szCs w:val="28"/>
          </w:rPr>
          <w:t xml:space="preserve">б) </w:t>
        </w:r>
      </w:ins>
      <w:r w:rsidRPr="001144EF">
        <w:rPr>
          <w:sz w:val="28"/>
          <w:szCs w:val="28"/>
        </w:rPr>
        <w:t>сливные приборы, крышки колпаков и загрузочные люки цистерн закрываются;</w:t>
      </w:r>
    </w:p>
    <w:p w:rsidR="00303495" w:rsidRPr="001144EF" w:rsidRDefault="00303495" w:rsidP="00303495">
      <w:pPr>
        <w:pStyle w:val="ConsPlusNormal"/>
        <w:spacing w:before="240"/>
        <w:ind w:firstLine="540"/>
        <w:jc w:val="both"/>
        <w:rPr>
          <w:sz w:val="28"/>
          <w:szCs w:val="28"/>
        </w:rPr>
      </w:pPr>
      <w:ins w:id="2167" w:author="Антон Хабиров" w:date="2021-01-20T01:41:00Z">
        <w:r w:rsidRPr="001144EF">
          <w:rPr>
            <w:sz w:val="28"/>
            <w:szCs w:val="28"/>
          </w:rPr>
          <w:t xml:space="preserve">в) </w:t>
        </w:r>
      </w:ins>
      <w:r w:rsidRPr="001144EF">
        <w:rPr>
          <w:sz w:val="28"/>
          <w:szCs w:val="28"/>
        </w:rPr>
        <w:t>обработанные цистерны оборудуются исправной запорной арматурой.</w:t>
      </w:r>
    </w:p>
    <w:p w:rsidR="00303495" w:rsidRPr="001144EF" w:rsidRDefault="00303495" w:rsidP="00303495">
      <w:pPr>
        <w:pStyle w:val="ConsPlusNormal"/>
        <w:spacing w:before="240"/>
        <w:ind w:firstLine="540"/>
        <w:jc w:val="both"/>
        <w:rPr>
          <w:sz w:val="28"/>
          <w:szCs w:val="28"/>
        </w:rPr>
      </w:pPr>
      <w:del w:id="2168" w:author="Антон Хабиров" w:date="2021-01-20T01:41:00Z">
        <w:r w:rsidRPr="001144EF">
          <w:rPr>
            <w:sz w:val="28"/>
            <w:szCs w:val="28"/>
          </w:rPr>
          <w:delText>272</w:delText>
        </w:r>
      </w:del>
      <w:ins w:id="2169" w:author="Антон Хабиров" w:date="2021-01-20T01:41:00Z">
        <w:r w:rsidRPr="001144EF">
          <w:rPr>
            <w:sz w:val="28"/>
            <w:szCs w:val="28"/>
          </w:rPr>
          <w:t>228</w:t>
        </w:r>
      </w:ins>
      <w:r w:rsidRPr="001144EF">
        <w:rPr>
          <w:sz w:val="28"/>
          <w:szCs w:val="28"/>
        </w:rPr>
        <w:t>. Запрещается производить заправку клапанов сливных приборов цистерн на путях, не оборудованных желобами или другими приспособлениями для улавливания остатков нефтепродуктов.</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Люки и приямки на отстойниках и трубопроводах должны быть постоянно закрыты крышками.</w:t>
      </w:r>
    </w:p>
    <w:p w:rsidR="00303495" w:rsidRPr="001144EF" w:rsidRDefault="00303495" w:rsidP="00303495">
      <w:pPr>
        <w:pStyle w:val="ConsPlusNormal"/>
        <w:spacing w:before="240"/>
        <w:ind w:firstLine="540"/>
        <w:jc w:val="both"/>
        <w:rPr>
          <w:sz w:val="28"/>
          <w:szCs w:val="28"/>
        </w:rPr>
      </w:pPr>
      <w:r w:rsidRPr="001144EF">
        <w:rPr>
          <w:sz w:val="28"/>
          <w:szCs w:val="28"/>
        </w:rPr>
        <w:t>При заправке клапанов используются только аккумуляторные фонари и искробезопасный инструмент.</w:t>
      </w:r>
    </w:p>
    <w:p w:rsidR="00303495" w:rsidRPr="001144EF" w:rsidRDefault="00303495" w:rsidP="00303495">
      <w:pPr>
        <w:pStyle w:val="ConsPlusNormal"/>
        <w:spacing w:before="240"/>
        <w:ind w:firstLine="540"/>
        <w:jc w:val="both"/>
        <w:rPr>
          <w:sz w:val="28"/>
          <w:szCs w:val="28"/>
        </w:rPr>
      </w:pPr>
      <w:del w:id="2170" w:author="Антон Хабиров" w:date="2021-01-20T01:41:00Z">
        <w:r w:rsidRPr="001144EF">
          <w:rPr>
            <w:sz w:val="28"/>
            <w:szCs w:val="28"/>
          </w:rPr>
          <w:delText>273</w:delText>
        </w:r>
      </w:del>
      <w:ins w:id="2171" w:author="Антон Хабиров" w:date="2021-01-20T01:41:00Z">
        <w:r w:rsidRPr="001144EF">
          <w:rPr>
            <w:sz w:val="28"/>
            <w:szCs w:val="28"/>
          </w:rPr>
          <w:t>229</w:t>
        </w:r>
      </w:ins>
      <w:r w:rsidRPr="001144EF">
        <w:rPr>
          <w:sz w:val="28"/>
          <w:szCs w:val="28"/>
        </w:rPr>
        <w:t>. Запрещается эксплуатировать без заземления резервуары, трубопроводы, эстакады, цистерны под сливом и сливоналивные железнодорожные пути.</w:t>
      </w:r>
    </w:p>
    <w:p w:rsidR="00303495" w:rsidRPr="001144EF" w:rsidRDefault="00303495" w:rsidP="00303495">
      <w:pPr>
        <w:pStyle w:val="ConsPlusNormal"/>
        <w:spacing w:before="240"/>
        <w:ind w:firstLine="540"/>
        <w:jc w:val="both"/>
        <w:rPr>
          <w:sz w:val="28"/>
          <w:szCs w:val="28"/>
        </w:rPr>
      </w:pPr>
      <w:del w:id="2172" w:author="Антон Хабиров" w:date="2021-01-20T01:41:00Z">
        <w:r w:rsidRPr="001144EF">
          <w:rPr>
            <w:sz w:val="28"/>
            <w:szCs w:val="28"/>
          </w:rPr>
          <w:delText>274</w:delText>
        </w:r>
      </w:del>
      <w:ins w:id="2173" w:author="Антон Хабиров" w:date="2021-01-20T01:41:00Z">
        <w:r w:rsidRPr="001144EF">
          <w:rPr>
            <w:sz w:val="28"/>
            <w:szCs w:val="28"/>
          </w:rPr>
          <w:t>230</w:t>
        </w:r>
      </w:ins>
      <w:r w:rsidRPr="001144EF">
        <w:rPr>
          <w:sz w:val="28"/>
          <w:szCs w:val="28"/>
        </w:rPr>
        <w:t>. Металлические переносные и передвижные лестницы оборудуются медными крючками и резиновыми подушками под стыками.</w:t>
      </w:r>
    </w:p>
    <w:p w:rsidR="00303495" w:rsidRPr="001144EF" w:rsidRDefault="00303495" w:rsidP="00303495">
      <w:pPr>
        <w:pStyle w:val="ConsPlusNormal"/>
        <w:spacing w:before="240"/>
        <w:ind w:firstLine="540"/>
        <w:jc w:val="both"/>
        <w:rPr>
          <w:sz w:val="28"/>
          <w:szCs w:val="28"/>
        </w:rPr>
      </w:pPr>
      <w:del w:id="2174" w:author="Антон Хабиров" w:date="2021-01-20T01:41:00Z">
        <w:r w:rsidRPr="001144EF">
          <w:rPr>
            <w:sz w:val="28"/>
            <w:szCs w:val="28"/>
          </w:rPr>
          <w:delText>275</w:delText>
        </w:r>
      </w:del>
      <w:ins w:id="2175" w:author="Антон Хабиров" w:date="2021-01-20T01:41:00Z">
        <w:r w:rsidRPr="001144EF">
          <w:rPr>
            <w:sz w:val="28"/>
            <w:szCs w:val="28"/>
          </w:rPr>
          <w:t>231</w:t>
        </w:r>
      </w:ins>
      <w:r w:rsidRPr="001144EF">
        <w:rPr>
          <w:sz w:val="28"/>
          <w:szCs w:val="28"/>
        </w:rPr>
        <w:t>. Внутри котлов и цистерн допускается освещение только аккумуляторными фонарями во взрывозащищенном исполнении. Включать и выключать фонарь следует вне цистерн.</w:t>
      </w:r>
    </w:p>
    <w:p w:rsidR="00303495" w:rsidRPr="001144EF" w:rsidRDefault="00303495" w:rsidP="00303495">
      <w:pPr>
        <w:pStyle w:val="ConsPlusNormal"/>
        <w:spacing w:before="240"/>
        <w:ind w:firstLine="540"/>
        <w:jc w:val="both"/>
        <w:rPr>
          <w:sz w:val="28"/>
          <w:szCs w:val="28"/>
        </w:rPr>
      </w:pPr>
      <w:del w:id="2176" w:author="Антон Хабиров" w:date="2021-01-20T01:41:00Z">
        <w:r w:rsidRPr="001144EF">
          <w:rPr>
            <w:sz w:val="28"/>
            <w:szCs w:val="28"/>
          </w:rPr>
          <w:delText>276</w:delText>
        </w:r>
      </w:del>
      <w:ins w:id="2177" w:author="Антон Хабиров" w:date="2021-01-20T01:41:00Z">
        <w:r w:rsidRPr="001144EF">
          <w:rPr>
            <w:sz w:val="28"/>
            <w:szCs w:val="28"/>
          </w:rPr>
          <w:t>232</w:t>
        </w:r>
      </w:ins>
      <w:r w:rsidRPr="001144EF">
        <w:rPr>
          <w:sz w:val="28"/>
          <w:szCs w:val="28"/>
        </w:rPr>
        <w:t>. Эстакады и площадки необходимо очищать от остатков нефтепродуктов не реже 1 раза в смену.</w:t>
      </w:r>
    </w:p>
    <w:p w:rsidR="00303495" w:rsidRPr="001144EF" w:rsidRDefault="00303495" w:rsidP="00303495">
      <w:pPr>
        <w:pStyle w:val="ConsPlusNormal"/>
        <w:spacing w:before="240"/>
        <w:ind w:firstLine="540"/>
        <w:jc w:val="both"/>
        <w:rPr>
          <w:sz w:val="28"/>
          <w:szCs w:val="28"/>
        </w:rPr>
      </w:pPr>
      <w:del w:id="2178" w:author="Антон Хабиров" w:date="2021-01-20T01:41:00Z">
        <w:r w:rsidRPr="001144EF">
          <w:rPr>
            <w:sz w:val="28"/>
            <w:szCs w:val="28"/>
          </w:rPr>
          <w:delText>277</w:delText>
        </w:r>
      </w:del>
      <w:ins w:id="2179" w:author="Антон Хабиров" w:date="2021-01-20T01:41:00Z">
        <w:r w:rsidRPr="001144EF">
          <w:rPr>
            <w:sz w:val="28"/>
            <w:szCs w:val="28"/>
          </w:rPr>
          <w:t>233</w:t>
        </w:r>
      </w:ins>
      <w:r w:rsidRPr="001144EF">
        <w:rPr>
          <w:sz w:val="28"/>
          <w:szCs w:val="28"/>
        </w:rPr>
        <w:t>. На территории промывочно-пропарочных станций (пунктов)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пользоваться при работе внутри котла цистерны обувью, подбитой стальными пластинами или гвоздями;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сливать остатки легковоспламеняющейся и (или) горючей жидкости вместе с водой и конденсатом в общую канализационную сеть, </w:t>
      </w:r>
      <w:del w:id="2180" w:author="Антон Хабиров" w:date="2021-01-20T01:41:00Z">
        <w:r w:rsidRPr="001144EF">
          <w:rPr>
            <w:sz w:val="28"/>
            <w:szCs w:val="28"/>
          </w:rPr>
          <w:delText xml:space="preserve">в </w:delText>
        </w:r>
      </w:del>
      <w:r w:rsidRPr="001144EF">
        <w:rPr>
          <w:sz w:val="28"/>
          <w:szCs w:val="28"/>
        </w:rPr>
        <w:t>открытые канавы,</w:t>
      </w:r>
      <w:del w:id="2181" w:author="Антон Хабиров" w:date="2021-01-20T01:41:00Z">
        <w:r w:rsidRPr="001144EF">
          <w:rPr>
            <w:sz w:val="28"/>
            <w:szCs w:val="28"/>
          </w:rPr>
          <w:delText xml:space="preserve"> в</w:delText>
        </w:r>
      </w:del>
      <w:r w:rsidRPr="001144EF">
        <w:rPr>
          <w:sz w:val="28"/>
          <w:szCs w:val="28"/>
        </w:rPr>
        <w:t xml:space="preserve"> кюветы, под откос и др.;</w:t>
      </w:r>
    </w:p>
    <w:p w:rsidR="00303495" w:rsidRPr="001144EF" w:rsidRDefault="00303495" w:rsidP="00303495">
      <w:pPr>
        <w:pStyle w:val="ConsPlusNormal"/>
        <w:spacing w:before="240"/>
        <w:ind w:firstLine="540"/>
        <w:jc w:val="both"/>
        <w:rPr>
          <w:sz w:val="28"/>
          <w:szCs w:val="28"/>
        </w:rPr>
      </w:pPr>
      <w:r w:rsidRPr="001144EF">
        <w:rPr>
          <w:sz w:val="28"/>
          <w:szCs w:val="28"/>
        </w:rPr>
        <w:t>в) применять для спуска людей в цистерну переносные стальные лестницы, а также деревянные лестницы, обитые сталью;</w:t>
      </w:r>
    </w:p>
    <w:p w:rsidR="00303495" w:rsidRPr="001144EF" w:rsidRDefault="00303495" w:rsidP="00303495">
      <w:pPr>
        <w:pStyle w:val="ConsPlusNormal"/>
        <w:spacing w:before="240"/>
        <w:ind w:firstLine="540"/>
        <w:jc w:val="both"/>
        <w:rPr>
          <w:sz w:val="28"/>
          <w:szCs w:val="28"/>
        </w:rPr>
      </w:pPr>
      <w:r w:rsidRPr="001144EF">
        <w:rPr>
          <w:sz w:val="28"/>
          <w:szCs w:val="28"/>
        </w:rPr>
        <w:t>г) оставлять обтирочные материалы внутри осматриваемых цистерн и на их наружных частях;</w:t>
      </w:r>
    </w:p>
    <w:p w:rsidR="00303495" w:rsidRPr="001144EF" w:rsidRDefault="00303495" w:rsidP="00303495">
      <w:pPr>
        <w:pStyle w:val="ConsPlusNormal"/>
        <w:spacing w:before="240"/>
        <w:ind w:firstLine="540"/>
        <w:jc w:val="both"/>
        <w:rPr>
          <w:sz w:val="28"/>
          <w:szCs w:val="28"/>
        </w:rPr>
      </w:pPr>
      <w:r w:rsidRPr="001144EF">
        <w:rPr>
          <w:sz w:val="28"/>
          <w:szCs w:val="28"/>
        </w:rPr>
        <w:t>д) осуществлять въезд локомотивов в депо очистки и под эстакады.</w:t>
      </w:r>
    </w:p>
    <w:p w:rsidR="00303495" w:rsidRPr="001144EF" w:rsidRDefault="00303495" w:rsidP="00303495">
      <w:pPr>
        <w:pStyle w:val="ConsPlusNormal"/>
        <w:spacing w:before="240"/>
        <w:ind w:firstLine="540"/>
        <w:jc w:val="both"/>
        <w:rPr>
          <w:sz w:val="28"/>
          <w:szCs w:val="28"/>
        </w:rPr>
      </w:pPr>
      <w:del w:id="2182" w:author="Антон Хабиров" w:date="2021-01-20T01:41:00Z">
        <w:r w:rsidRPr="001144EF">
          <w:rPr>
            <w:sz w:val="28"/>
            <w:szCs w:val="28"/>
          </w:rPr>
          <w:delText>278</w:delText>
        </w:r>
      </w:del>
      <w:ins w:id="2183" w:author="Антон Хабиров" w:date="2021-01-20T01:41:00Z">
        <w:r w:rsidRPr="001144EF">
          <w:rPr>
            <w:sz w:val="28"/>
            <w:szCs w:val="28"/>
          </w:rPr>
          <w:t>234</w:t>
        </w:r>
      </w:ins>
      <w:r w:rsidRPr="001144EF">
        <w:rPr>
          <w:sz w:val="28"/>
          <w:szCs w:val="28"/>
        </w:rPr>
        <w:t>. Полосы отвода и охранные зоны железных дорог (в том числе переведенных на консервацию) должны быть очищены от валежника, порубочных остатков и кустарника (за исключением деревьев и кустарников, отнесенных к художественно-ландшафтному оформлению дорог и сооружений, а также к защитным лесополосам), шпал железнодорожных деревянных отработанных и бракованных, а также других горючих отходов. Указанные материалы следует своевременно вывозить с полосы отвода.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полосах отвода и охранных зонах дорог, а также на участках железнодорожных путей и автомобильных дорог не разрешается выбрасывать </w:t>
      </w:r>
      <w:r w:rsidRPr="001144EF">
        <w:rPr>
          <w:sz w:val="28"/>
          <w:szCs w:val="28"/>
        </w:rPr>
        <w:lastRenderedPageBreak/>
        <w:t>горячие шлак, уголь и золу, а также горящие окурки и спички во время движения железнодорожного подвижного состава и автомобильного транспорта.</w:t>
      </w:r>
    </w:p>
    <w:p w:rsidR="00303495" w:rsidRPr="001144EF" w:rsidRDefault="00303495" w:rsidP="00303495">
      <w:pPr>
        <w:pStyle w:val="ConsPlusNormal"/>
        <w:jc w:val="both"/>
        <w:rPr>
          <w:del w:id="2184" w:author="Антон Хабиров" w:date="2021-01-20T01:41:00Z"/>
          <w:sz w:val="28"/>
          <w:szCs w:val="28"/>
        </w:rPr>
      </w:pPr>
      <w:del w:id="2185" w:author="Антон Хабиров" w:date="2021-01-20T01:41:00Z">
        <w:r w:rsidRPr="001144EF">
          <w:rPr>
            <w:sz w:val="28"/>
            <w:szCs w:val="28"/>
          </w:rPr>
          <w:delText>(п. 278 в ред. Постановления Правительства РФ от 30.12.2017 № 1717)</w:delText>
        </w:r>
      </w:del>
    </w:p>
    <w:p w:rsidR="00303495" w:rsidRPr="001144EF" w:rsidRDefault="00303495" w:rsidP="00303495">
      <w:pPr>
        <w:pStyle w:val="ConsPlusNormal"/>
        <w:spacing w:before="240"/>
        <w:ind w:firstLine="540"/>
        <w:jc w:val="both"/>
        <w:rPr>
          <w:sz w:val="28"/>
          <w:szCs w:val="28"/>
        </w:rPr>
      </w:pPr>
      <w:del w:id="2186" w:author="Антон Хабиров" w:date="2021-01-20T01:41:00Z">
        <w:r w:rsidRPr="001144EF">
          <w:rPr>
            <w:sz w:val="28"/>
            <w:szCs w:val="28"/>
          </w:rPr>
          <w:delText>279</w:delText>
        </w:r>
      </w:del>
      <w:ins w:id="2187" w:author="Антон Хабиров" w:date="2021-01-20T01:41:00Z">
        <w:r w:rsidRPr="001144EF">
          <w:rPr>
            <w:sz w:val="28"/>
            <w:szCs w:val="28"/>
          </w:rPr>
          <w:t>235</w:t>
        </w:r>
      </w:ins>
      <w:r w:rsidRPr="001144EF">
        <w:rPr>
          <w:sz w:val="28"/>
          <w:szCs w:val="28"/>
        </w:rPr>
        <w:t>. Разлитые на железнодорожных путях легковоспламеняющиеся и горючие жидкости должны засыпаться песком, землей и удаляться</w:t>
      </w:r>
      <w:del w:id="2188" w:author="Антон Хабиров" w:date="2021-01-20T01:41:00Z">
        <w:r w:rsidRPr="001144EF">
          <w:rPr>
            <w:sz w:val="28"/>
            <w:szCs w:val="28"/>
          </w:rPr>
          <w:delText xml:space="preserve"> с учетом требований законодательства Российской Федерации в области охраны природы..</w:delText>
        </w:r>
      </w:del>
      <w:ins w:id="2189" w:author="Антон Хабиров" w:date="2021-01-20T01:41:00Z">
        <w:r w:rsidRPr="001144EF">
          <w:rPr>
            <w:sz w:val="28"/>
            <w:szCs w:val="28"/>
          </w:rPr>
          <w:t>.</w:t>
        </w:r>
      </w:ins>
    </w:p>
    <w:p w:rsidR="00303495" w:rsidRPr="001144EF" w:rsidRDefault="00303495" w:rsidP="00303495">
      <w:pPr>
        <w:pStyle w:val="ConsPlusNormal"/>
        <w:jc w:val="both"/>
        <w:rPr>
          <w:del w:id="2190" w:author="Антон Хабиров" w:date="2021-01-20T01:41:00Z"/>
          <w:sz w:val="28"/>
          <w:szCs w:val="28"/>
        </w:rPr>
      </w:pPr>
      <w:del w:id="2191" w:author="Антон Хабиров" w:date="2021-01-20T01:41:00Z">
        <w:r w:rsidRPr="001144EF">
          <w:rPr>
            <w:sz w:val="28"/>
            <w:szCs w:val="28"/>
          </w:rPr>
          <w:delText>(п. 279 в ред. Постановления Правительства РФ от 30.12.2017 № 1717)</w:delText>
        </w:r>
      </w:del>
    </w:p>
    <w:p w:rsidR="00303495" w:rsidRPr="001144EF" w:rsidRDefault="00303495" w:rsidP="00303495">
      <w:pPr>
        <w:pStyle w:val="ConsPlusNormal"/>
        <w:spacing w:before="240"/>
        <w:ind w:firstLine="540"/>
        <w:jc w:val="both"/>
        <w:rPr>
          <w:sz w:val="28"/>
          <w:szCs w:val="28"/>
        </w:rPr>
      </w:pPr>
      <w:del w:id="2192" w:author="Антон Хабиров" w:date="2021-01-20T01:41:00Z">
        <w:r w:rsidRPr="001144EF">
          <w:rPr>
            <w:sz w:val="28"/>
            <w:szCs w:val="28"/>
          </w:rPr>
          <w:delText>280</w:delText>
        </w:r>
      </w:del>
      <w:ins w:id="2193" w:author="Антон Хабиров" w:date="2021-01-20T01:41:00Z">
        <w:r w:rsidRPr="001144EF">
          <w:rPr>
            <w:sz w:val="28"/>
            <w:szCs w:val="28"/>
          </w:rPr>
          <w:t>236</w:t>
        </w:r>
      </w:ins>
      <w:r w:rsidRPr="001144EF">
        <w:rPr>
          <w:sz w:val="28"/>
          <w:szCs w:val="28"/>
        </w:rPr>
        <w:t>. Шпалы и брусья при временном хранении на перегонах, станциях и звеносборочных базах укладываются в штабели.</w:t>
      </w:r>
    </w:p>
    <w:p w:rsidR="00303495" w:rsidRPr="001144EF" w:rsidRDefault="00303495" w:rsidP="00303495">
      <w:pPr>
        <w:pStyle w:val="ConsPlusNormal"/>
        <w:spacing w:before="240"/>
        <w:ind w:firstLine="540"/>
        <w:jc w:val="both"/>
        <w:rPr>
          <w:sz w:val="28"/>
          <w:szCs w:val="28"/>
        </w:rPr>
      </w:pPr>
      <w:r w:rsidRPr="001144EF">
        <w:rPr>
          <w:sz w:val="28"/>
          <w:szCs w:val="28"/>
        </w:rPr>
        <w:t>Площадка под штабели должна быть очищена от сухой травы и другого горючего материала и по периметру окопана или опахана на ширину не менее 3 метров.</w:t>
      </w:r>
    </w:p>
    <w:p w:rsidR="00303495" w:rsidRPr="001144EF" w:rsidRDefault="00303495" w:rsidP="00303495">
      <w:pPr>
        <w:pStyle w:val="ConsPlusNormal"/>
        <w:spacing w:before="240"/>
        <w:ind w:firstLine="540"/>
        <w:jc w:val="both"/>
        <w:rPr>
          <w:sz w:val="28"/>
          <w:szCs w:val="28"/>
        </w:rPr>
      </w:pPr>
      <w:del w:id="2194" w:author="Антон Хабиров" w:date="2021-01-20T01:41:00Z">
        <w:r w:rsidRPr="001144EF">
          <w:rPr>
            <w:sz w:val="28"/>
            <w:szCs w:val="28"/>
          </w:rPr>
          <w:delText xml:space="preserve">281. </w:delText>
        </w:r>
      </w:del>
      <w:r w:rsidRPr="001144EF">
        <w:rPr>
          <w:sz w:val="28"/>
          <w:szCs w:val="28"/>
        </w:rPr>
        <w:t xml:space="preserve">Штабели шпал и брусьев могут укладываться параллельно пути на расстоянии не менее 30 метров от объектов защиты, 10 метров </w:t>
      </w:r>
      <w:del w:id="2195" w:author="Антон Хабиров" w:date="2021-01-20T01:41:00Z">
        <w:r w:rsidRPr="001144EF">
          <w:rPr>
            <w:sz w:val="28"/>
            <w:szCs w:val="28"/>
          </w:rPr>
          <w:delText xml:space="preserve">- </w:delText>
        </w:r>
      </w:del>
      <w:r w:rsidRPr="001144EF">
        <w:rPr>
          <w:sz w:val="28"/>
          <w:szCs w:val="28"/>
        </w:rPr>
        <w:t>от путей организованного движения поездов, 6 метров</w:t>
      </w:r>
      <w:del w:id="2196" w:author="Антон Хабиров" w:date="2021-01-20T01:41:00Z">
        <w:r w:rsidRPr="001144EF">
          <w:rPr>
            <w:sz w:val="28"/>
            <w:szCs w:val="28"/>
          </w:rPr>
          <w:delText xml:space="preserve"> -</w:delText>
        </w:r>
      </w:del>
      <w:r w:rsidRPr="001144EF">
        <w:rPr>
          <w:sz w:val="28"/>
          <w:szCs w:val="28"/>
        </w:rPr>
        <w:t xml:space="preserve"> от других путей и не </w:t>
      </w:r>
      <w:proofErr w:type="gramStart"/>
      <w:r w:rsidRPr="001144EF">
        <w:rPr>
          <w:sz w:val="28"/>
          <w:szCs w:val="28"/>
        </w:rPr>
        <w:t>менее полуторной</w:t>
      </w:r>
      <w:proofErr w:type="gramEnd"/>
      <w:r w:rsidRPr="001144EF">
        <w:rPr>
          <w:sz w:val="28"/>
          <w:szCs w:val="28"/>
        </w:rPr>
        <w:t xml:space="preserve"> высоты опоры от оси линий электропередачи и связи. Расстояние между штабелями шпал должно быть не менее 1 метра, а между каждой парой штабелей </w:t>
      </w:r>
      <w:del w:id="2197" w:author="Антон Хабиров" w:date="2021-01-20T01:41:00Z">
        <w:r w:rsidRPr="001144EF">
          <w:rPr>
            <w:sz w:val="28"/>
            <w:szCs w:val="28"/>
          </w:rPr>
          <w:delText xml:space="preserve">- </w:delText>
        </w:r>
      </w:del>
      <w:r w:rsidRPr="001144EF">
        <w:rPr>
          <w:sz w:val="28"/>
          <w:szCs w:val="28"/>
        </w:rPr>
        <w:t>не менее 20 метров.</w:t>
      </w:r>
    </w:p>
    <w:p w:rsidR="00303495" w:rsidRPr="001144EF" w:rsidRDefault="00303495" w:rsidP="00303495">
      <w:pPr>
        <w:pStyle w:val="ConsPlusNormal"/>
        <w:jc w:val="both"/>
        <w:rPr>
          <w:del w:id="2198" w:author="Антон Хабиров" w:date="2021-01-20T01:41:00Z"/>
          <w:sz w:val="28"/>
          <w:szCs w:val="28"/>
        </w:rPr>
      </w:pPr>
      <w:del w:id="2199"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200" w:author="Антон Хабиров" w:date="2021-01-20T01:41:00Z">
        <w:r w:rsidRPr="001144EF">
          <w:rPr>
            <w:sz w:val="28"/>
            <w:szCs w:val="28"/>
          </w:rPr>
          <w:delText>282</w:delText>
        </w:r>
      </w:del>
      <w:ins w:id="2201" w:author="Антон Хабиров" w:date="2021-01-20T01:41:00Z">
        <w:r w:rsidRPr="001144EF">
          <w:rPr>
            <w:sz w:val="28"/>
            <w:szCs w:val="28"/>
          </w:rPr>
          <w:t>237</w:t>
        </w:r>
      </w:ins>
      <w:r w:rsidRPr="001144EF">
        <w:rPr>
          <w:sz w:val="28"/>
          <w:szCs w:val="28"/>
        </w:rPr>
        <w:t>. Запрещается складирование сена, соломы и дров:</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на расстоянии менее 50 метров от мостов, путепроводов, путевых сооружений и путей организованного движения поездов, а также </w:t>
      </w:r>
      <w:ins w:id="2202" w:author="Антон Хабиров" w:date="2021-01-20T01:41:00Z">
        <w:r w:rsidRPr="001144EF">
          <w:rPr>
            <w:sz w:val="28"/>
            <w:szCs w:val="28"/>
          </w:rPr>
          <w:t xml:space="preserve">от </w:t>
        </w:r>
      </w:ins>
      <w:r w:rsidRPr="001144EF">
        <w:rPr>
          <w:sz w:val="28"/>
          <w:szCs w:val="28"/>
        </w:rPr>
        <w:t>лесных насаждений;</w:t>
      </w:r>
    </w:p>
    <w:p w:rsidR="00303495" w:rsidRPr="001144EF" w:rsidRDefault="00303495" w:rsidP="00303495">
      <w:pPr>
        <w:pStyle w:val="ConsPlusNormal"/>
        <w:spacing w:before="240"/>
        <w:ind w:firstLine="540"/>
        <w:jc w:val="both"/>
        <w:rPr>
          <w:sz w:val="28"/>
          <w:szCs w:val="28"/>
        </w:rPr>
      </w:pPr>
      <w:r w:rsidRPr="001144EF">
        <w:rPr>
          <w:sz w:val="28"/>
          <w:szCs w:val="28"/>
        </w:rPr>
        <w:t>б) на расстоянии менее 15 метров от оси линий связи;</w:t>
      </w:r>
    </w:p>
    <w:p w:rsidR="00303495" w:rsidRPr="001144EF" w:rsidRDefault="00303495" w:rsidP="00303495">
      <w:pPr>
        <w:pStyle w:val="ConsPlusNormal"/>
        <w:spacing w:before="240"/>
        <w:ind w:firstLine="540"/>
        <w:jc w:val="both"/>
        <w:rPr>
          <w:sz w:val="28"/>
          <w:szCs w:val="28"/>
        </w:rPr>
      </w:pPr>
      <w:r w:rsidRPr="001144EF">
        <w:rPr>
          <w:sz w:val="28"/>
          <w:szCs w:val="28"/>
        </w:rPr>
        <w:t>в) в пределах охранных зон воздушных линий электропередачи.</w:t>
      </w:r>
    </w:p>
    <w:p w:rsidR="00303495" w:rsidRPr="001144EF" w:rsidRDefault="00303495" w:rsidP="00303495">
      <w:pPr>
        <w:pStyle w:val="ConsPlusNormal"/>
        <w:jc w:val="both"/>
        <w:rPr>
          <w:del w:id="2203" w:author="Антон Хабиров" w:date="2021-01-20T01:41:00Z"/>
          <w:sz w:val="28"/>
          <w:szCs w:val="28"/>
        </w:rPr>
      </w:pPr>
      <w:del w:id="2204" w:author="Антон Хабиров" w:date="2021-01-20T01:41:00Z">
        <w:r w:rsidRPr="001144EF">
          <w:rPr>
            <w:sz w:val="28"/>
            <w:szCs w:val="28"/>
          </w:rPr>
          <w:delText>(п. 282 в ред. Постановления Правительства РФ от 30.12.2017 № 1717)</w:delText>
        </w:r>
      </w:del>
    </w:p>
    <w:p w:rsidR="00303495" w:rsidRPr="001144EF" w:rsidRDefault="00303495" w:rsidP="00303495">
      <w:pPr>
        <w:pStyle w:val="ConsPlusNormal"/>
        <w:spacing w:before="240"/>
        <w:ind w:firstLine="540"/>
        <w:jc w:val="both"/>
        <w:rPr>
          <w:sz w:val="28"/>
          <w:szCs w:val="28"/>
        </w:rPr>
      </w:pPr>
      <w:del w:id="2205" w:author="Антон Хабиров" w:date="2021-01-20T01:41:00Z">
        <w:r w:rsidRPr="001144EF">
          <w:rPr>
            <w:sz w:val="28"/>
            <w:szCs w:val="28"/>
          </w:rPr>
          <w:delText>283</w:delText>
        </w:r>
      </w:del>
      <w:ins w:id="2206" w:author="Антон Хабиров" w:date="2021-01-20T01:41:00Z">
        <w:r w:rsidRPr="001144EF">
          <w:rPr>
            <w:sz w:val="28"/>
            <w:szCs w:val="28"/>
          </w:rPr>
          <w:t>238</w:t>
        </w:r>
      </w:ins>
      <w:r w:rsidRPr="001144EF">
        <w:rPr>
          <w:sz w:val="28"/>
          <w:szCs w:val="28"/>
        </w:rPr>
        <w:t>. Запрещается в границах полос отвода и придорожных полосах автомобильных дорог, в границах полос отвода и охранных зонах железных дорог, путепроводов и продуктопроводов выжигать сухую травянистую растительность, разводить костры, сжигать хворост, порубочные остатки и горючие материалы, а также оставлять сухостойные деревья и кустарники.</w:t>
      </w:r>
    </w:p>
    <w:p w:rsidR="00303495" w:rsidRPr="001144EF" w:rsidRDefault="00303495" w:rsidP="00303495">
      <w:pPr>
        <w:pStyle w:val="ConsPlusNormal"/>
        <w:jc w:val="both"/>
        <w:rPr>
          <w:del w:id="2207" w:author="Антон Хабиров" w:date="2021-01-20T01:41:00Z"/>
          <w:sz w:val="28"/>
          <w:szCs w:val="28"/>
        </w:rPr>
      </w:pPr>
      <w:del w:id="2208" w:author="Антон Хабиров" w:date="2021-01-20T01:41:00Z">
        <w:r w:rsidRPr="001144EF">
          <w:rPr>
            <w:sz w:val="28"/>
            <w:szCs w:val="28"/>
          </w:rPr>
          <w:delText>(п. 283 в ред. Постановления Правительства РФ от 30.12.2017 № 1717)</w:delText>
        </w:r>
      </w:del>
    </w:p>
    <w:p w:rsidR="00303495" w:rsidRPr="001144EF" w:rsidRDefault="00303495" w:rsidP="00303495">
      <w:pPr>
        <w:pStyle w:val="ConsPlusNormal"/>
        <w:spacing w:before="240"/>
        <w:ind w:firstLine="540"/>
        <w:jc w:val="both"/>
        <w:rPr>
          <w:ins w:id="2209" w:author="Антон Хабиров" w:date="2021-01-20T01:41:00Z"/>
          <w:sz w:val="28"/>
          <w:szCs w:val="28"/>
        </w:rPr>
      </w:pPr>
      <w:del w:id="2210" w:author="Антон Хабиров" w:date="2021-01-20T01:41:00Z">
        <w:r w:rsidRPr="001144EF">
          <w:rPr>
            <w:sz w:val="28"/>
            <w:szCs w:val="28"/>
          </w:rPr>
          <w:delText>284</w:delText>
        </w:r>
      </w:del>
      <w:ins w:id="2211" w:author="Антон Хабиров" w:date="2021-01-20T01:41:00Z">
        <w:r w:rsidRPr="001144EF">
          <w:rPr>
            <w:sz w:val="28"/>
            <w:szCs w:val="28"/>
          </w:rPr>
          <w:t xml:space="preserve">239. Сжигание порубочных остатков и горючих материалов на земельных участках в границах полос отвода и охранных </w:t>
        </w:r>
        <w:proofErr w:type="gramStart"/>
        <w:r w:rsidRPr="001144EF">
          <w:rPr>
            <w:sz w:val="28"/>
            <w:szCs w:val="28"/>
          </w:rPr>
          <w:t>зон</w:t>
        </w:r>
        <w:proofErr w:type="gramEnd"/>
        <w:r w:rsidRPr="001144EF">
          <w:rPr>
            <w:sz w:val="28"/>
            <w:szCs w:val="28"/>
          </w:rPr>
          <w:t xml:space="preserve"> железных дорог (за исключением участков, находящихся на торфяных почвах, в пределах населенных пунктов, на участках, граничащих с особыми природными зонами) может производиться владельцем железнодорожных путей в безветренную погоду при условии, что:</w:t>
        </w:r>
      </w:ins>
    </w:p>
    <w:p w:rsidR="00303495" w:rsidRPr="001144EF" w:rsidRDefault="00303495" w:rsidP="00303495">
      <w:pPr>
        <w:pStyle w:val="ConsPlusNormal"/>
        <w:spacing w:before="240"/>
        <w:ind w:firstLine="540"/>
        <w:jc w:val="both"/>
        <w:rPr>
          <w:ins w:id="2212" w:author="Антон Хабиров" w:date="2021-01-20T01:41:00Z"/>
          <w:sz w:val="28"/>
          <w:szCs w:val="28"/>
        </w:rPr>
      </w:pPr>
      <w:ins w:id="2213" w:author="Антон Хабиров" w:date="2021-01-20T01:41:00Z">
        <w:r w:rsidRPr="001144EF">
          <w:rPr>
            <w:sz w:val="28"/>
            <w:szCs w:val="28"/>
          </w:rPr>
          <w:lastRenderedPageBreak/>
          <w:t>а) в районе сжигания установился устойчивый снежный покров толщиной не менее 5 сантиметров, весь процесс сжигания осуществляется под контролем представителей владельца железнодорожных путей;</w:t>
        </w:r>
      </w:ins>
    </w:p>
    <w:p w:rsidR="00303495" w:rsidRPr="001144EF" w:rsidRDefault="00303495" w:rsidP="00303495">
      <w:pPr>
        <w:pStyle w:val="ConsPlusNormal"/>
        <w:spacing w:before="240"/>
        <w:ind w:firstLine="540"/>
        <w:jc w:val="both"/>
        <w:rPr>
          <w:ins w:id="2214" w:author="Антон Хабиров" w:date="2021-01-20T01:41:00Z"/>
          <w:sz w:val="28"/>
          <w:szCs w:val="28"/>
        </w:rPr>
      </w:pPr>
      <w:ins w:id="2215" w:author="Антон Хабиров" w:date="2021-01-20T01:41:00Z">
        <w:r w:rsidRPr="001144EF">
          <w:rPr>
            <w:sz w:val="28"/>
            <w:szCs w:val="28"/>
          </w:rPr>
          <w:t>б) участок для сжигания находится на расстоянии не менее 10 метров от леса, объектов железнодорожного транспорта;</w:t>
        </w:r>
      </w:ins>
    </w:p>
    <w:p w:rsidR="00303495" w:rsidRPr="001144EF" w:rsidRDefault="00303495" w:rsidP="00303495">
      <w:pPr>
        <w:pStyle w:val="ConsPlusNormal"/>
        <w:spacing w:before="240"/>
        <w:ind w:firstLine="540"/>
        <w:jc w:val="both"/>
        <w:rPr>
          <w:ins w:id="2216" w:author="Антон Хабиров" w:date="2021-01-20T01:41:00Z"/>
          <w:sz w:val="28"/>
          <w:szCs w:val="28"/>
        </w:rPr>
      </w:pPr>
      <w:ins w:id="2217" w:author="Антон Хабиров" w:date="2021-01-20T01:41:00Z">
        <w:r w:rsidRPr="001144EF">
          <w:rPr>
            <w:sz w:val="28"/>
            <w:szCs w:val="28"/>
          </w:rPr>
          <w:t>в) участок для сжигания отделен противопожарной минерализованной полосой шириной не менее 1,4 метра;</w:t>
        </w:r>
      </w:ins>
    </w:p>
    <w:p w:rsidR="00303495" w:rsidRPr="001144EF" w:rsidRDefault="00303495" w:rsidP="00303495">
      <w:pPr>
        <w:pStyle w:val="ConsPlusNormal"/>
        <w:spacing w:before="240"/>
        <w:ind w:firstLine="540"/>
        <w:jc w:val="both"/>
        <w:rPr>
          <w:ins w:id="2218" w:author="Антон Хабиров" w:date="2021-01-20T01:41:00Z"/>
          <w:sz w:val="28"/>
          <w:szCs w:val="28"/>
        </w:rPr>
      </w:pPr>
      <w:ins w:id="2219" w:author="Антон Хабиров" w:date="2021-01-20T01:41:00Z">
        <w:r w:rsidRPr="001144EF">
          <w:rPr>
            <w:sz w:val="28"/>
            <w:szCs w:val="28"/>
          </w:rPr>
          <w:t>г) территория вокруг участка для сжигания очищена в радиусе не менее 15 метров от сухостойных деревьев, валежника, порубочных остатков, других горючих материалов, на территории, включающей участок для сжигания, не действует особый противопожарный режим.</w:t>
        </w:r>
      </w:ins>
    </w:p>
    <w:p w:rsidR="00303495" w:rsidRPr="001144EF" w:rsidRDefault="00303495" w:rsidP="00303495">
      <w:pPr>
        <w:pStyle w:val="ConsPlusNormal"/>
        <w:spacing w:before="240"/>
        <w:ind w:firstLine="540"/>
        <w:jc w:val="both"/>
        <w:rPr>
          <w:sz w:val="28"/>
          <w:szCs w:val="28"/>
        </w:rPr>
      </w:pPr>
      <w:ins w:id="2220" w:author="Антон Хабиров" w:date="2021-01-20T01:41:00Z">
        <w:r w:rsidRPr="001144EF">
          <w:rPr>
            <w:sz w:val="28"/>
            <w:szCs w:val="28"/>
          </w:rPr>
          <w:t>240</w:t>
        </w:r>
      </w:ins>
      <w:r w:rsidRPr="001144EF">
        <w:rPr>
          <w:sz w:val="28"/>
          <w:szCs w:val="28"/>
        </w:rPr>
        <w:t>. На территории лесных насаждений мосты должны окаймляться минерализованной полосой шириной не менее 1,4 метра по внешнему периметру полосы отвода.</w:t>
      </w:r>
    </w:p>
    <w:p w:rsidR="00303495" w:rsidRPr="001144EF" w:rsidRDefault="00303495" w:rsidP="00303495">
      <w:pPr>
        <w:pStyle w:val="ConsPlusNormal"/>
        <w:spacing w:before="240"/>
        <w:ind w:firstLine="540"/>
        <w:jc w:val="both"/>
        <w:rPr>
          <w:sz w:val="28"/>
          <w:szCs w:val="28"/>
        </w:rPr>
      </w:pPr>
      <w:del w:id="2221" w:author="Антон Хабиров" w:date="2021-01-20T01:41:00Z">
        <w:r w:rsidRPr="001144EF">
          <w:rPr>
            <w:sz w:val="28"/>
            <w:szCs w:val="28"/>
          </w:rPr>
          <w:delText xml:space="preserve">285. </w:delText>
        </w:r>
      </w:del>
      <w:r w:rsidRPr="001144EF">
        <w:rPr>
          <w:sz w:val="28"/>
          <w:szCs w:val="28"/>
        </w:rPr>
        <w:t>Земляные участки под мостами в радиусе 50 метров должны быть очищены от сухой травы, кустарника, валежника, мусора и других горючих материалов.</w:t>
      </w:r>
    </w:p>
    <w:p w:rsidR="00303495" w:rsidRPr="001144EF" w:rsidRDefault="00303495" w:rsidP="00303495">
      <w:pPr>
        <w:pStyle w:val="ConsPlusNormal"/>
        <w:spacing w:before="240"/>
        <w:ind w:firstLine="540"/>
        <w:jc w:val="both"/>
        <w:rPr>
          <w:sz w:val="28"/>
          <w:szCs w:val="28"/>
        </w:rPr>
      </w:pPr>
      <w:del w:id="2222" w:author="Антон Хабиров" w:date="2021-01-20T01:41:00Z">
        <w:r w:rsidRPr="001144EF">
          <w:rPr>
            <w:sz w:val="28"/>
            <w:szCs w:val="28"/>
          </w:rPr>
          <w:delText xml:space="preserve">286. </w:delText>
        </w:r>
      </w:del>
      <w:r w:rsidRPr="001144EF">
        <w:rPr>
          <w:sz w:val="28"/>
          <w:szCs w:val="28"/>
        </w:rPr>
        <w:t>На всех мостах и путепроводах запрещается:</w:t>
      </w:r>
    </w:p>
    <w:p w:rsidR="00303495" w:rsidRPr="001144EF" w:rsidRDefault="00303495" w:rsidP="00303495">
      <w:pPr>
        <w:pStyle w:val="ConsPlusNormal"/>
        <w:spacing w:before="240"/>
        <w:ind w:firstLine="540"/>
        <w:jc w:val="both"/>
        <w:rPr>
          <w:sz w:val="28"/>
          <w:szCs w:val="28"/>
        </w:rPr>
      </w:pPr>
      <w:del w:id="2223" w:author="Антон Хабиров" w:date="2021-01-20T01:41:00Z">
        <w:r w:rsidRPr="001144EF">
          <w:rPr>
            <w:sz w:val="28"/>
            <w:szCs w:val="28"/>
          </w:rPr>
          <w:delText xml:space="preserve">а) </w:delText>
        </w:r>
      </w:del>
      <w:r w:rsidRPr="001144EF">
        <w:rPr>
          <w:sz w:val="28"/>
          <w:szCs w:val="28"/>
        </w:rPr>
        <w:t>устраивать под ними места стоянки для судов, плотов, барж и лодок;</w:t>
      </w:r>
    </w:p>
    <w:p w:rsidR="00303495" w:rsidRPr="001144EF" w:rsidRDefault="00303495" w:rsidP="00303495">
      <w:pPr>
        <w:pStyle w:val="ConsPlusNormal"/>
        <w:spacing w:before="240"/>
        <w:ind w:firstLine="540"/>
        <w:jc w:val="both"/>
        <w:rPr>
          <w:sz w:val="28"/>
          <w:szCs w:val="28"/>
        </w:rPr>
      </w:pPr>
      <w:del w:id="2224" w:author="Антон Хабиров" w:date="2021-01-20T01:41:00Z">
        <w:r w:rsidRPr="001144EF">
          <w:rPr>
            <w:sz w:val="28"/>
            <w:szCs w:val="28"/>
          </w:rPr>
          <w:delText>б) производить</w:delText>
        </w:r>
      </w:del>
      <w:ins w:id="2225" w:author="Антон Хабиров" w:date="2021-01-20T01:41:00Z">
        <w:r w:rsidRPr="001144EF">
          <w:rPr>
            <w:sz w:val="28"/>
            <w:szCs w:val="28"/>
          </w:rPr>
          <w:t>проводить</w:t>
        </w:r>
      </w:ins>
      <w:r w:rsidRPr="001144EF">
        <w:rPr>
          <w:sz w:val="28"/>
          <w:szCs w:val="28"/>
        </w:rPr>
        <w:t xml:space="preserve"> заправку керосиновых фонарей и баков бензомоторных агрегатов;</w:t>
      </w:r>
    </w:p>
    <w:p w:rsidR="00303495" w:rsidRPr="001144EF" w:rsidRDefault="00303495" w:rsidP="00303495">
      <w:pPr>
        <w:pStyle w:val="ConsPlusNormal"/>
        <w:spacing w:before="240"/>
        <w:ind w:firstLine="540"/>
        <w:jc w:val="both"/>
        <w:rPr>
          <w:sz w:val="28"/>
          <w:szCs w:val="28"/>
        </w:rPr>
      </w:pPr>
      <w:del w:id="2226" w:author="Антон Хабиров" w:date="2021-01-20T01:41:00Z">
        <w:r w:rsidRPr="001144EF">
          <w:rPr>
            <w:sz w:val="28"/>
            <w:szCs w:val="28"/>
          </w:rPr>
          <w:delText xml:space="preserve">в) </w:delText>
        </w:r>
      </w:del>
      <w:r w:rsidRPr="001144EF">
        <w:rPr>
          <w:sz w:val="28"/>
          <w:szCs w:val="28"/>
        </w:rPr>
        <w:t xml:space="preserve">содержать пролетные строения и другие конструкции не </w:t>
      </w:r>
      <w:proofErr w:type="gramStart"/>
      <w:r w:rsidRPr="001144EF">
        <w:rPr>
          <w:sz w:val="28"/>
          <w:szCs w:val="28"/>
        </w:rPr>
        <w:t>очищенными</w:t>
      </w:r>
      <w:proofErr w:type="gramEnd"/>
      <w:r w:rsidRPr="001144EF">
        <w:rPr>
          <w:sz w:val="28"/>
          <w:szCs w:val="28"/>
        </w:rPr>
        <w:t xml:space="preserve"> от нефтепродуктов;</w:t>
      </w:r>
    </w:p>
    <w:p w:rsidR="00303495" w:rsidRPr="001144EF" w:rsidRDefault="00303495" w:rsidP="00303495">
      <w:pPr>
        <w:pStyle w:val="ConsPlusNormal"/>
        <w:spacing w:before="240"/>
        <w:ind w:firstLine="540"/>
        <w:jc w:val="both"/>
        <w:rPr>
          <w:sz w:val="28"/>
          <w:szCs w:val="28"/>
        </w:rPr>
      </w:pPr>
      <w:del w:id="2227" w:author="Антон Хабиров" w:date="2021-01-20T01:41:00Z">
        <w:r w:rsidRPr="001144EF">
          <w:rPr>
            <w:sz w:val="28"/>
            <w:szCs w:val="28"/>
          </w:rPr>
          <w:delText xml:space="preserve">г) </w:delText>
        </w:r>
      </w:del>
      <w:r w:rsidRPr="001144EF">
        <w:rPr>
          <w:sz w:val="28"/>
          <w:szCs w:val="28"/>
        </w:rPr>
        <w:t>производить под мостами выжигание сухой травы, а также сжигание кустарника и другого горючего материала;</w:t>
      </w:r>
    </w:p>
    <w:p w:rsidR="00303495" w:rsidRPr="001144EF" w:rsidRDefault="00303495" w:rsidP="00303495">
      <w:pPr>
        <w:pStyle w:val="ConsPlusNormal"/>
        <w:spacing w:before="240"/>
        <w:ind w:firstLine="540"/>
        <w:jc w:val="both"/>
        <w:rPr>
          <w:sz w:val="28"/>
          <w:szCs w:val="28"/>
        </w:rPr>
      </w:pPr>
      <w:del w:id="2228" w:author="Антон Хабиров" w:date="2021-01-20T01:41:00Z">
        <w:r w:rsidRPr="001144EF">
          <w:rPr>
            <w:sz w:val="28"/>
            <w:szCs w:val="28"/>
          </w:rPr>
          <w:delText xml:space="preserve">д) </w:delText>
        </w:r>
      </w:del>
      <w:r w:rsidRPr="001144EF">
        <w:rPr>
          <w:sz w:val="28"/>
          <w:szCs w:val="28"/>
        </w:rPr>
        <w:t>производить огневые работы без разрешения руководителя организации.</w:t>
      </w:r>
    </w:p>
    <w:p w:rsidR="00303495" w:rsidRPr="001144EF" w:rsidRDefault="00303495" w:rsidP="00303495">
      <w:pPr>
        <w:pStyle w:val="ConsPlusNormal"/>
        <w:spacing w:before="240"/>
        <w:ind w:firstLine="540"/>
        <w:jc w:val="both"/>
        <w:rPr>
          <w:sz w:val="28"/>
          <w:szCs w:val="28"/>
        </w:rPr>
      </w:pPr>
      <w:del w:id="2229" w:author="Антон Хабиров" w:date="2021-01-20T01:41:00Z">
        <w:r w:rsidRPr="001144EF">
          <w:rPr>
            <w:sz w:val="28"/>
            <w:szCs w:val="28"/>
          </w:rPr>
          <w:delText>287</w:delText>
        </w:r>
      </w:del>
      <w:ins w:id="2230" w:author="Антон Хабиров" w:date="2021-01-20T01:41:00Z">
        <w:r w:rsidRPr="001144EF">
          <w:rPr>
            <w:sz w:val="28"/>
            <w:szCs w:val="28"/>
          </w:rPr>
          <w:t>241</w:t>
        </w:r>
      </w:ins>
      <w:r w:rsidRPr="001144EF">
        <w:rPr>
          <w:sz w:val="28"/>
          <w:szCs w:val="28"/>
        </w:rPr>
        <w:t>. Руководитель организации обеспечивает наличие в местах расположения путевых машинных станций (при отсутствии искусственных и естественных источников водоснабжения) запаса воды для нужд пожаротушения из расчета 50 куб. метров на</w:t>
      </w:r>
      <w:del w:id="2231" w:author="Антон Хабиров" w:date="2021-01-20T01:41:00Z">
        <w:r w:rsidRPr="001144EF">
          <w:rPr>
            <w:sz w:val="28"/>
            <w:szCs w:val="28"/>
          </w:rPr>
          <w:delText xml:space="preserve"> 15 -</w:delText>
        </w:r>
      </w:del>
      <w:r w:rsidRPr="001144EF">
        <w:rPr>
          <w:sz w:val="28"/>
          <w:szCs w:val="28"/>
        </w:rPr>
        <w:t xml:space="preserve"> 20 вагонов.</w:t>
      </w:r>
    </w:p>
    <w:p w:rsidR="00303495" w:rsidRPr="001144EF" w:rsidRDefault="00303495" w:rsidP="00303495">
      <w:pPr>
        <w:pStyle w:val="ConsPlusNormal"/>
        <w:spacing w:before="240"/>
        <w:ind w:firstLine="540"/>
        <w:jc w:val="both"/>
        <w:rPr>
          <w:sz w:val="28"/>
          <w:szCs w:val="28"/>
        </w:rPr>
      </w:pPr>
      <w:del w:id="2232" w:author="Антон Хабиров" w:date="2021-01-20T01:41:00Z">
        <w:r w:rsidRPr="001144EF">
          <w:rPr>
            <w:sz w:val="28"/>
            <w:szCs w:val="28"/>
          </w:rPr>
          <w:delText>288</w:delText>
        </w:r>
      </w:del>
      <w:ins w:id="2233" w:author="Антон Хабиров" w:date="2021-01-20T01:41:00Z">
        <w:r w:rsidRPr="001144EF">
          <w:rPr>
            <w:sz w:val="28"/>
            <w:szCs w:val="28"/>
          </w:rPr>
          <w:t>242</w:t>
        </w:r>
      </w:ins>
      <w:r w:rsidRPr="001144EF">
        <w:rPr>
          <w:sz w:val="28"/>
          <w:szCs w:val="28"/>
        </w:rPr>
        <w:t>. Каждое передвижное формирование железнодорожного транспорта должно иметь телефонную связь с ближайшей железнодорожной станцией для вызова пожарной охраны. В пунктах стоянки вагонов путевых машинных станций устанавливается сигнал оповещения о пожаре.</w:t>
      </w:r>
    </w:p>
    <w:p w:rsidR="00303495" w:rsidRPr="001144EF" w:rsidRDefault="00303495" w:rsidP="00303495">
      <w:pPr>
        <w:pStyle w:val="ConsPlusNormal"/>
        <w:spacing w:before="240"/>
        <w:ind w:firstLine="540"/>
        <w:jc w:val="both"/>
        <w:rPr>
          <w:sz w:val="28"/>
          <w:szCs w:val="28"/>
        </w:rPr>
      </w:pPr>
      <w:del w:id="2234" w:author="Антон Хабиров" w:date="2021-01-20T01:41:00Z">
        <w:r w:rsidRPr="001144EF">
          <w:rPr>
            <w:sz w:val="28"/>
            <w:szCs w:val="28"/>
          </w:rPr>
          <w:delText>288(1).</w:delText>
        </w:r>
      </w:del>
      <w:ins w:id="2235" w:author="Антон Хабиров" w:date="2021-01-20T01:41:00Z">
        <w:r w:rsidRPr="001144EF">
          <w:rPr>
            <w:sz w:val="28"/>
            <w:szCs w:val="28"/>
          </w:rPr>
          <w:t>243.</w:t>
        </w:r>
      </w:ins>
      <w:r w:rsidRPr="001144EF">
        <w:rPr>
          <w:sz w:val="28"/>
          <w:szCs w:val="28"/>
        </w:rPr>
        <w:t xml:space="preserve"> Пассажирские вагоны, локомотивы и </w:t>
      </w:r>
      <w:proofErr w:type="spellStart"/>
      <w:r w:rsidRPr="001144EF">
        <w:rPr>
          <w:sz w:val="28"/>
          <w:szCs w:val="28"/>
        </w:rPr>
        <w:t>моторвагонный</w:t>
      </w:r>
      <w:proofErr w:type="spellEnd"/>
      <w:r w:rsidRPr="001144EF">
        <w:rPr>
          <w:sz w:val="28"/>
          <w:szCs w:val="28"/>
        </w:rPr>
        <w:t xml:space="preserve"> подвижной </w:t>
      </w:r>
      <w:r w:rsidRPr="001144EF">
        <w:rPr>
          <w:sz w:val="28"/>
          <w:szCs w:val="28"/>
        </w:rPr>
        <w:lastRenderedPageBreak/>
        <w:t xml:space="preserve">состав обеспечиваются средствами индивидуальной защиты органов дыхания и зрения человека от </w:t>
      </w:r>
      <w:del w:id="2236" w:author="Антон Хабиров" w:date="2021-01-20T01:41:00Z">
        <w:r w:rsidRPr="001144EF">
          <w:rPr>
            <w:sz w:val="28"/>
            <w:szCs w:val="28"/>
          </w:rPr>
          <w:delText>токсичных продуктов горения</w:delText>
        </w:r>
      </w:del>
      <w:ins w:id="2237" w:author="Антон Хабиров" w:date="2021-01-20T01:41:00Z">
        <w:r w:rsidRPr="001144EF">
          <w:rPr>
            <w:sz w:val="28"/>
            <w:szCs w:val="28"/>
          </w:rPr>
          <w:t>опасных факторов пожара</w:t>
        </w:r>
      </w:ins>
      <w:r w:rsidRPr="001144EF">
        <w:rPr>
          <w:sz w:val="28"/>
          <w:szCs w:val="28"/>
        </w:rPr>
        <w:t xml:space="preserve"> из расчета не менее одного средства на каждого работника поездной бригады и не менее одного средства на каждого работника локомотивной бригады.</w:t>
      </w:r>
    </w:p>
    <w:p w:rsidR="00303495" w:rsidRPr="001144EF" w:rsidRDefault="00303495" w:rsidP="00303495">
      <w:pPr>
        <w:pStyle w:val="ConsPlusNormal"/>
        <w:jc w:val="both"/>
        <w:rPr>
          <w:del w:id="2238" w:author="Антон Хабиров" w:date="2021-01-20T01:41:00Z"/>
          <w:sz w:val="28"/>
          <w:szCs w:val="28"/>
        </w:rPr>
      </w:pPr>
      <w:del w:id="2239" w:author="Антон Хабиров" w:date="2021-01-20T01:41:00Z">
        <w:r w:rsidRPr="001144EF">
          <w:rPr>
            <w:sz w:val="28"/>
            <w:szCs w:val="28"/>
          </w:rPr>
          <w:delText>(п. 288(1) введен Постановлением Правительства РФ от 07.03.2019 № 248)</w:delText>
        </w:r>
      </w:del>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 xml:space="preserve">XII. Транспортирование </w:t>
      </w:r>
      <w:proofErr w:type="spellStart"/>
      <w:r w:rsidRPr="001144EF">
        <w:rPr>
          <w:rFonts w:ascii="Times New Roman" w:hAnsi="Times New Roman" w:cs="Times New Roman"/>
          <w:sz w:val="28"/>
          <w:szCs w:val="28"/>
        </w:rPr>
        <w:t>пожаровзрывоопасных</w:t>
      </w:r>
      <w:proofErr w:type="spellEnd"/>
      <w:r w:rsidRPr="001144EF">
        <w:rPr>
          <w:rFonts w:ascii="Times New Roman" w:hAnsi="Times New Roman" w:cs="Times New Roman"/>
          <w:sz w:val="28"/>
          <w:szCs w:val="28"/>
        </w:rPr>
        <w:t xml:space="preserve"> и </w:t>
      </w:r>
      <w:proofErr w:type="gramStart"/>
      <w:r w:rsidRPr="001144EF">
        <w:rPr>
          <w:rFonts w:ascii="Times New Roman" w:hAnsi="Times New Roman" w:cs="Times New Roman"/>
          <w:sz w:val="28"/>
          <w:szCs w:val="28"/>
        </w:rPr>
        <w:t>пожароопасных</w:t>
      </w:r>
      <w:proofErr w:type="gramEnd"/>
    </w:p>
    <w:p w:rsidR="00303495" w:rsidRPr="001144EF" w:rsidRDefault="00303495" w:rsidP="00303495">
      <w:pPr>
        <w:pStyle w:val="ConsPlusTitle"/>
        <w:jc w:val="center"/>
        <w:rPr>
          <w:rFonts w:ascii="Times New Roman" w:hAnsi="Times New Roman" w:cs="Times New Roman"/>
          <w:sz w:val="28"/>
          <w:szCs w:val="28"/>
        </w:rPr>
      </w:pPr>
      <w:r w:rsidRPr="001144EF">
        <w:rPr>
          <w:rFonts w:ascii="Times New Roman" w:hAnsi="Times New Roman" w:cs="Times New Roman"/>
          <w:sz w:val="28"/>
          <w:szCs w:val="28"/>
        </w:rPr>
        <w:t>веществ и материалов</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del w:id="2240" w:author="Антон Хабиров" w:date="2021-01-20T01:41:00Z">
        <w:r w:rsidRPr="001144EF">
          <w:rPr>
            <w:sz w:val="28"/>
            <w:szCs w:val="28"/>
          </w:rPr>
          <w:delText>289</w:delText>
        </w:r>
      </w:del>
      <w:ins w:id="2241" w:author="Антон Хабиров" w:date="2021-01-20T01:41:00Z">
        <w:r w:rsidRPr="001144EF">
          <w:rPr>
            <w:sz w:val="28"/>
            <w:szCs w:val="28"/>
          </w:rPr>
          <w:t>244</w:t>
        </w:r>
      </w:ins>
      <w:r w:rsidRPr="001144EF">
        <w:rPr>
          <w:sz w:val="28"/>
          <w:szCs w:val="28"/>
        </w:rPr>
        <w:t xml:space="preserve">. При организации перевозок </w:t>
      </w:r>
      <w:proofErr w:type="spellStart"/>
      <w:r w:rsidRPr="001144EF">
        <w:rPr>
          <w:sz w:val="28"/>
          <w:szCs w:val="28"/>
        </w:rPr>
        <w:t>пожаровзрывоопасных</w:t>
      </w:r>
      <w:proofErr w:type="spellEnd"/>
      <w:r w:rsidRPr="001144EF">
        <w:rPr>
          <w:sz w:val="28"/>
          <w:szCs w:val="28"/>
        </w:rPr>
        <w:t xml:space="preserve"> и пожароопасных веществ и материалов следует выполнять требования </w:t>
      </w:r>
      <w:ins w:id="2242" w:author="Антон Хабиров" w:date="2021-01-20T01:41:00Z">
        <w:r w:rsidRPr="001144EF">
          <w:rPr>
            <w:sz w:val="28"/>
            <w:szCs w:val="28"/>
          </w:rPr>
          <w:t xml:space="preserve">настоящих </w:t>
        </w:r>
      </w:ins>
      <w:r w:rsidRPr="001144EF">
        <w:rPr>
          <w:sz w:val="28"/>
          <w:szCs w:val="28"/>
        </w:rPr>
        <w:t xml:space="preserve">Правил и другой утвержденной в установленном порядке </w:t>
      </w:r>
      <w:del w:id="2243" w:author="Антон Хабиров" w:date="2021-01-20T01:41:00Z">
        <w:r w:rsidRPr="001144EF">
          <w:rPr>
            <w:sz w:val="28"/>
            <w:szCs w:val="28"/>
          </w:rPr>
          <w:delText>нормативно-</w:delText>
        </w:r>
      </w:del>
      <w:r w:rsidRPr="001144EF">
        <w:rPr>
          <w:sz w:val="28"/>
          <w:szCs w:val="28"/>
        </w:rPr>
        <w:t>технической документации по их транспортировке.</w:t>
      </w:r>
    </w:p>
    <w:p w:rsidR="00303495" w:rsidRPr="001144EF" w:rsidRDefault="00303495" w:rsidP="00303495">
      <w:pPr>
        <w:pStyle w:val="ConsPlusNormal"/>
        <w:spacing w:before="240"/>
        <w:ind w:firstLine="540"/>
        <w:jc w:val="both"/>
        <w:rPr>
          <w:sz w:val="28"/>
          <w:szCs w:val="28"/>
        </w:rPr>
      </w:pPr>
      <w:r w:rsidRPr="001144EF">
        <w:rPr>
          <w:sz w:val="28"/>
          <w:szCs w:val="28"/>
        </w:rPr>
        <w:t xml:space="preserve">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w:t>
      </w:r>
      <w:proofErr w:type="gramStart"/>
      <w:r w:rsidRPr="001144EF">
        <w:rPr>
          <w:sz w:val="28"/>
          <w:szCs w:val="28"/>
        </w:rPr>
        <w:t>случаев применения системы нейтрализации отработавших газов</w:t>
      </w:r>
      <w:proofErr w:type="gramEnd"/>
      <w:r w:rsidRPr="001144EF">
        <w:rPr>
          <w:sz w:val="28"/>
          <w:szCs w:val="28"/>
        </w:rPr>
        <w:t>.</w:t>
      </w:r>
    </w:p>
    <w:p w:rsidR="00303495" w:rsidRPr="001144EF" w:rsidRDefault="00303495" w:rsidP="00303495">
      <w:pPr>
        <w:pStyle w:val="ConsPlusNormal"/>
        <w:jc w:val="both"/>
        <w:rPr>
          <w:del w:id="2244" w:author="Антон Хабиров" w:date="2021-01-20T01:41:00Z"/>
          <w:sz w:val="28"/>
          <w:szCs w:val="28"/>
        </w:rPr>
      </w:pPr>
      <w:del w:id="2245"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246" w:author="Антон Хабиров" w:date="2021-01-20T01:41:00Z">
        <w:r w:rsidRPr="001144EF">
          <w:rPr>
            <w:sz w:val="28"/>
            <w:szCs w:val="28"/>
          </w:rPr>
          <w:delText>290</w:delText>
        </w:r>
      </w:del>
      <w:ins w:id="2247" w:author="Антон Хабиров" w:date="2021-01-20T01:41:00Z">
        <w:r w:rsidRPr="001144EF">
          <w:rPr>
            <w:sz w:val="28"/>
            <w:szCs w:val="28"/>
          </w:rPr>
          <w:t>245</w:t>
        </w:r>
      </w:ins>
      <w:r w:rsidRPr="001144EF">
        <w:rPr>
          <w:sz w:val="28"/>
          <w:szCs w:val="28"/>
        </w:rPr>
        <w:t xml:space="preserve">. Упаковка </w:t>
      </w:r>
      <w:proofErr w:type="spellStart"/>
      <w:r w:rsidRPr="001144EF">
        <w:rPr>
          <w:sz w:val="28"/>
          <w:szCs w:val="28"/>
        </w:rPr>
        <w:t>пожаровзрывоопасных</w:t>
      </w:r>
      <w:proofErr w:type="spellEnd"/>
      <w:r w:rsidRPr="001144EF">
        <w:rPr>
          <w:sz w:val="28"/>
          <w:szCs w:val="28"/>
        </w:rPr>
        <w:t xml:space="preserve"> веществ и материалов, которые выделяют легковоспламеняющиеся, ядовитые, едкие, коррозионные пары или газы, становятся взрывчатыми при высыхании</w:t>
      </w:r>
      <w:del w:id="2248" w:author="Антон Хабиров" w:date="2021-01-20T01:41:00Z">
        <w:r w:rsidRPr="001144EF">
          <w:rPr>
            <w:sz w:val="28"/>
            <w:szCs w:val="28"/>
          </w:rPr>
          <w:delText>,</w:delText>
        </w:r>
      </w:del>
      <w:ins w:id="2249" w:author="Антон Хабиров" w:date="2021-01-20T01:41:00Z">
        <w:r w:rsidRPr="001144EF">
          <w:rPr>
            <w:sz w:val="28"/>
            <w:szCs w:val="28"/>
          </w:rPr>
          <w:t xml:space="preserve"> и</w:t>
        </w:r>
      </w:ins>
      <w:r w:rsidRPr="001144EF">
        <w:rPr>
          <w:sz w:val="28"/>
          <w:szCs w:val="28"/>
        </w:rPr>
        <w:t xml:space="preserve"> могут воспламеняться при взаимодействии с воздухом и влагой, а также веществ и материалов, обладающих окисляющими свойствами, должна быть герметичной.</w:t>
      </w:r>
    </w:p>
    <w:p w:rsidR="00303495" w:rsidRPr="001144EF" w:rsidRDefault="00303495" w:rsidP="00303495">
      <w:pPr>
        <w:pStyle w:val="ConsPlusNormal"/>
        <w:spacing w:before="240"/>
        <w:ind w:firstLine="540"/>
        <w:jc w:val="both"/>
        <w:rPr>
          <w:sz w:val="28"/>
          <w:szCs w:val="28"/>
        </w:rPr>
      </w:pPr>
      <w:del w:id="2250" w:author="Антон Хабиров" w:date="2021-01-20T01:41:00Z">
        <w:r w:rsidRPr="001144EF">
          <w:rPr>
            <w:sz w:val="28"/>
            <w:szCs w:val="28"/>
          </w:rPr>
          <w:delText xml:space="preserve">291. </w:delText>
        </w:r>
      </w:del>
      <w:r w:rsidRPr="001144EF">
        <w:rPr>
          <w:sz w:val="28"/>
          <w:szCs w:val="28"/>
        </w:rPr>
        <w:t xml:space="preserve">Пожароопасные вещества и материалы в стеклянной таре упаковываются в прочные ящики или обрешетки (деревянные, пластмассовые, металлические) с заполнением свободного пространства </w:t>
      </w:r>
      <w:del w:id="2251" w:author="Антон Хабиров" w:date="2021-01-20T01:41:00Z">
        <w:r w:rsidRPr="001144EF">
          <w:rPr>
            <w:sz w:val="28"/>
            <w:szCs w:val="28"/>
          </w:rPr>
          <w:delText xml:space="preserve">соответствующими </w:delText>
        </w:r>
      </w:del>
      <w:r w:rsidRPr="001144EF">
        <w:rPr>
          <w:sz w:val="28"/>
          <w:szCs w:val="28"/>
        </w:rPr>
        <w:t>негорючими прокладочными и впитывающими материалами, исключающими разгерметизацию тары.</w:t>
      </w:r>
    </w:p>
    <w:p w:rsidR="00303495" w:rsidRPr="001144EF" w:rsidRDefault="00303495" w:rsidP="00303495">
      <w:pPr>
        <w:pStyle w:val="ConsPlusNormal"/>
        <w:spacing w:before="240"/>
        <w:ind w:firstLine="540"/>
        <w:jc w:val="both"/>
        <w:rPr>
          <w:sz w:val="28"/>
          <w:szCs w:val="28"/>
        </w:rPr>
      </w:pPr>
      <w:del w:id="2252" w:author="Антон Хабиров" w:date="2021-01-20T01:41:00Z">
        <w:r w:rsidRPr="001144EF">
          <w:rPr>
            <w:sz w:val="28"/>
            <w:szCs w:val="28"/>
          </w:rPr>
          <w:delText>292</w:delText>
        </w:r>
      </w:del>
      <w:ins w:id="2253" w:author="Антон Хабиров" w:date="2021-01-20T01:41:00Z">
        <w:r w:rsidRPr="001144EF">
          <w:rPr>
            <w:sz w:val="28"/>
            <w:szCs w:val="28"/>
          </w:rPr>
          <w:t>246</w:t>
        </w:r>
      </w:ins>
      <w:r w:rsidRPr="001144EF">
        <w:rPr>
          <w:sz w:val="28"/>
          <w:szCs w:val="28"/>
        </w:rPr>
        <w:t xml:space="preserve">. Запрещается погрузка в один вагон или контейнер </w:t>
      </w:r>
      <w:proofErr w:type="spellStart"/>
      <w:r w:rsidRPr="001144EF">
        <w:rPr>
          <w:sz w:val="28"/>
          <w:szCs w:val="28"/>
        </w:rPr>
        <w:t>пожаровзрывоопасных</w:t>
      </w:r>
      <w:proofErr w:type="spellEnd"/>
      <w:r w:rsidRPr="001144EF">
        <w:rPr>
          <w:sz w:val="28"/>
          <w:szCs w:val="28"/>
        </w:rPr>
        <w:t xml:space="preserve"> веществ и материалов, не разрешенных к совместной перевозке.</w:t>
      </w:r>
    </w:p>
    <w:p w:rsidR="00303495" w:rsidRPr="001144EF" w:rsidRDefault="00303495" w:rsidP="00303495">
      <w:pPr>
        <w:pStyle w:val="ConsPlusNormal"/>
        <w:spacing w:before="240"/>
        <w:ind w:firstLine="540"/>
        <w:jc w:val="both"/>
        <w:rPr>
          <w:sz w:val="28"/>
          <w:szCs w:val="28"/>
        </w:rPr>
      </w:pPr>
      <w:del w:id="2254" w:author="Антон Хабиров" w:date="2021-01-20T01:41:00Z">
        <w:r w:rsidRPr="001144EF">
          <w:rPr>
            <w:sz w:val="28"/>
            <w:szCs w:val="28"/>
          </w:rPr>
          <w:delText>293. При</w:delText>
        </w:r>
      </w:del>
      <w:ins w:id="2255" w:author="Антон Хабиров" w:date="2021-01-20T01:41:00Z">
        <w:r w:rsidRPr="001144EF">
          <w:rPr>
            <w:sz w:val="28"/>
            <w:szCs w:val="28"/>
          </w:rPr>
          <w:t>Ящики с кислотами при их</w:t>
        </w:r>
      </w:ins>
      <w:r w:rsidRPr="001144EF">
        <w:rPr>
          <w:sz w:val="28"/>
          <w:szCs w:val="28"/>
        </w:rPr>
        <w:t xml:space="preserve"> погрузке в вагоны </w:t>
      </w:r>
      <w:del w:id="2256" w:author="Антон Хабиров" w:date="2021-01-20T01:41:00Z">
        <w:r w:rsidRPr="001144EF">
          <w:rPr>
            <w:sz w:val="28"/>
            <w:szCs w:val="28"/>
          </w:rPr>
          <w:delText xml:space="preserve">ящики с кислотами </w:delText>
        </w:r>
      </w:del>
      <w:r w:rsidRPr="001144EF">
        <w:rPr>
          <w:sz w:val="28"/>
          <w:szCs w:val="28"/>
        </w:rPr>
        <w:t>ставятся в противоположную сторону от ящиков с легковоспламеняющимися и горючими жидкостями.</w:t>
      </w:r>
    </w:p>
    <w:p w:rsidR="00303495" w:rsidRPr="001144EF" w:rsidRDefault="00303495" w:rsidP="00303495">
      <w:pPr>
        <w:pStyle w:val="ConsPlusNormal"/>
        <w:spacing w:before="240"/>
        <w:ind w:firstLine="540"/>
        <w:jc w:val="both"/>
        <w:rPr>
          <w:sz w:val="28"/>
          <w:szCs w:val="28"/>
        </w:rPr>
      </w:pPr>
      <w:del w:id="2257" w:author="Антон Хабиров" w:date="2021-01-20T01:41:00Z">
        <w:r w:rsidRPr="001144EF">
          <w:rPr>
            <w:sz w:val="28"/>
            <w:szCs w:val="28"/>
          </w:rPr>
          <w:delText>294</w:delText>
        </w:r>
      </w:del>
      <w:ins w:id="2258" w:author="Антон Хабиров" w:date="2021-01-20T01:41:00Z">
        <w:r w:rsidRPr="001144EF">
          <w:rPr>
            <w:sz w:val="28"/>
            <w:szCs w:val="28"/>
          </w:rPr>
          <w:t>247</w:t>
        </w:r>
      </w:ins>
      <w:r w:rsidRPr="001144EF">
        <w:rPr>
          <w:sz w:val="28"/>
          <w:szCs w:val="28"/>
        </w:rPr>
        <w:t>. Запрещается эксплуатация транспортеров, норий, самотечных и пневматических труб с неисправными и негерметичными укрытиями мест выделения пыли. Вентиляция должна обеспечивать постоянное и эффективное удаление пыли из-под укрытий.</w:t>
      </w:r>
    </w:p>
    <w:p w:rsidR="00303495" w:rsidRPr="001144EF" w:rsidRDefault="00303495" w:rsidP="00303495">
      <w:pPr>
        <w:pStyle w:val="ConsPlusNormal"/>
        <w:spacing w:before="240"/>
        <w:ind w:firstLine="540"/>
        <w:jc w:val="both"/>
        <w:rPr>
          <w:sz w:val="28"/>
          <w:szCs w:val="28"/>
        </w:rPr>
      </w:pPr>
      <w:del w:id="2259" w:author="Антон Хабиров" w:date="2021-01-20T01:41:00Z">
        <w:r w:rsidRPr="001144EF">
          <w:rPr>
            <w:sz w:val="28"/>
            <w:szCs w:val="28"/>
          </w:rPr>
          <w:lastRenderedPageBreak/>
          <w:delText>295</w:delText>
        </w:r>
      </w:del>
      <w:ins w:id="2260" w:author="Антон Хабиров" w:date="2021-01-20T01:41:00Z">
        <w:r w:rsidRPr="001144EF">
          <w:rPr>
            <w:sz w:val="28"/>
            <w:szCs w:val="28"/>
          </w:rPr>
          <w:t>248</w:t>
        </w:r>
      </w:ins>
      <w:r w:rsidRPr="001144EF">
        <w:rPr>
          <w:sz w:val="28"/>
          <w:szCs w:val="28"/>
        </w:rPr>
        <w:t>. Запрещается эксплуатировать пневмотранспортные и самотечные устройства (при движении продукта в трубопроводах) при скоплении пыли в трубопроводах.</w:t>
      </w:r>
    </w:p>
    <w:p w:rsidR="00303495" w:rsidRPr="001144EF" w:rsidRDefault="00303495" w:rsidP="00303495">
      <w:pPr>
        <w:pStyle w:val="ConsPlusNormal"/>
        <w:spacing w:before="240"/>
        <w:ind w:firstLine="540"/>
        <w:jc w:val="both"/>
        <w:rPr>
          <w:sz w:val="28"/>
          <w:szCs w:val="28"/>
        </w:rPr>
      </w:pPr>
      <w:del w:id="2261" w:author="Антон Хабиров" w:date="2021-01-20T01:41:00Z">
        <w:r w:rsidRPr="001144EF">
          <w:rPr>
            <w:sz w:val="28"/>
            <w:szCs w:val="28"/>
          </w:rPr>
          <w:delText xml:space="preserve">296. </w:delText>
        </w:r>
      </w:del>
      <w:r w:rsidRPr="001144EF">
        <w:rPr>
          <w:sz w:val="28"/>
          <w:szCs w:val="28"/>
        </w:rPr>
        <w:t>Пуск транспортеров и пневмотранспортных устрой</w:t>
      </w:r>
      <w:proofErr w:type="gramStart"/>
      <w:r w:rsidRPr="001144EF">
        <w:rPr>
          <w:sz w:val="28"/>
          <w:szCs w:val="28"/>
        </w:rPr>
        <w:t>ств пр</w:t>
      </w:r>
      <w:proofErr w:type="gramEnd"/>
      <w:r w:rsidRPr="001144EF">
        <w:rPr>
          <w:sz w:val="28"/>
          <w:szCs w:val="28"/>
        </w:rPr>
        <w:t>оизводится после проверки их работы на холостом ходу, отсутствия в них посторонних предметов, наличия смазки в подшипниках</w:t>
      </w:r>
      <w:del w:id="2262" w:author="Антон Хабиров" w:date="2021-01-20T01:41:00Z">
        <w:r w:rsidRPr="001144EF">
          <w:rPr>
            <w:sz w:val="28"/>
            <w:szCs w:val="28"/>
          </w:rPr>
          <w:delText>,</w:delText>
        </w:r>
      </w:del>
      <w:r w:rsidRPr="001144EF">
        <w:rPr>
          <w:sz w:val="28"/>
          <w:szCs w:val="28"/>
        </w:rPr>
        <w:t xml:space="preserve"> и исправности всех устройств защиты.</w:t>
      </w:r>
    </w:p>
    <w:p w:rsidR="00303495" w:rsidRPr="001144EF" w:rsidRDefault="00303495" w:rsidP="00303495">
      <w:pPr>
        <w:pStyle w:val="ConsPlusNormal"/>
        <w:spacing w:before="240"/>
        <w:ind w:firstLine="540"/>
        <w:jc w:val="both"/>
        <w:rPr>
          <w:sz w:val="28"/>
          <w:szCs w:val="28"/>
        </w:rPr>
      </w:pPr>
      <w:del w:id="2263" w:author="Антон Хабиров" w:date="2021-01-20T01:41:00Z">
        <w:r w:rsidRPr="001144EF">
          <w:rPr>
            <w:sz w:val="28"/>
            <w:szCs w:val="28"/>
          </w:rPr>
          <w:delText>297</w:delText>
        </w:r>
      </w:del>
      <w:ins w:id="2264" w:author="Антон Хабиров" w:date="2021-01-20T01:41:00Z">
        <w:r w:rsidRPr="001144EF">
          <w:rPr>
            <w:sz w:val="28"/>
            <w:szCs w:val="28"/>
          </w:rPr>
          <w:t>249</w:t>
        </w:r>
      </w:ins>
      <w:r w:rsidRPr="001144EF">
        <w:rPr>
          <w:sz w:val="28"/>
          <w:szCs w:val="28"/>
        </w:rPr>
        <w:t>. Автоблокировка электродвигателей технологического оборудования с электродвигателями воздуходувных машин, из которых продукт поступает в соответствующую пневмотранспортную сеть, должна находиться в исправном состоянии и проверяться при каждом пуске оборудования.</w:t>
      </w:r>
    </w:p>
    <w:p w:rsidR="00303495" w:rsidRPr="001144EF" w:rsidRDefault="00303495" w:rsidP="00303495">
      <w:pPr>
        <w:pStyle w:val="ConsPlusNormal"/>
        <w:spacing w:before="240"/>
        <w:ind w:firstLine="540"/>
        <w:jc w:val="both"/>
        <w:rPr>
          <w:sz w:val="28"/>
          <w:szCs w:val="28"/>
        </w:rPr>
      </w:pPr>
      <w:del w:id="2265" w:author="Антон Хабиров" w:date="2021-01-20T01:41:00Z">
        <w:r w:rsidRPr="001144EF">
          <w:rPr>
            <w:sz w:val="28"/>
            <w:szCs w:val="28"/>
          </w:rPr>
          <w:delText>298</w:delText>
        </w:r>
      </w:del>
      <w:ins w:id="2266" w:author="Антон Хабиров" w:date="2021-01-20T01:41:00Z">
        <w:r w:rsidRPr="001144EF">
          <w:rPr>
            <w:sz w:val="28"/>
            <w:szCs w:val="28"/>
          </w:rPr>
          <w:t>250</w:t>
        </w:r>
      </w:ins>
      <w:r w:rsidRPr="001144EF">
        <w:rPr>
          <w:sz w:val="28"/>
          <w:szCs w:val="28"/>
        </w:rPr>
        <w:t>. Запрещается эксплуатация неисправных винтовых транспортеров и норий (в том числе при отсутствии зазора между винтом и стенкой желоба, трении лент и задевании ковшей о стенки желоба).</w:t>
      </w:r>
    </w:p>
    <w:p w:rsidR="00303495" w:rsidRPr="001144EF" w:rsidRDefault="00303495" w:rsidP="00303495">
      <w:pPr>
        <w:pStyle w:val="ConsPlusNormal"/>
        <w:spacing w:before="240"/>
        <w:ind w:firstLine="540"/>
        <w:jc w:val="both"/>
        <w:rPr>
          <w:sz w:val="28"/>
          <w:szCs w:val="28"/>
        </w:rPr>
      </w:pPr>
      <w:del w:id="2267" w:author="Антон Хабиров" w:date="2021-01-20T01:41:00Z">
        <w:r w:rsidRPr="001144EF">
          <w:rPr>
            <w:sz w:val="28"/>
            <w:szCs w:val="28"/>
          </w:rPr>
          <w:delText xml:space="preserve">299. </w:delText>
        </w:r>
      </w:del>
      <w:r w:rsidRPr="001144EF">
        <w:rPr>
          <w:sz w:val="28"/>
          <w:szCs w:val="28"/>
        </w:rPr>
        <w:t>Ролики транспортеров и натяжные барабаны должны свободно вращаться. Не допускается буксование ленты, а также смазывание приводных барабанов битумом, канифолью и другими горючими материалами.</w:t>
      </w:r>
    </w:p>
    <w:p w:rsidR="00303495" w:rsidRPr="001144EF" w:rsidRDefault="00303495" w:rsidP="00303495">
      <w:pPr>
        <w:pStyle w:val="ConsPlusNormal"/>
        <w:spacing w:before="240"/>
        <w:ind w:firstLine="540"/>
        <w:jc w:val="both"/>
        <w:rPr>
          <w:sz w:val="28"/>
          <w:szCs w:val="28"/>
        </w:rPr>
      </w:pPr>
      <w:del w:id="2268" w:author="Антон Хабиров" w:date="2021-01-20T01:41:00Z">
        <w:r w:rsidRPr="001144EF">
          <w:rPr>
            <w:sz w:val="28"/>
            <w:szCs w:val="28"/>
          </w:rPr>
          <w:delText>300</w:delText>
        </w:r>
      </w:del>
      <w:ins w:id="2269" w:author="Антон Хабиров" w:date="2021-01-20T01:41:00Z">
        <w:r w:rsidRPr="001144EF">
          <w:rPr>
            <w:sz w:val="28"/>
            <w:szCs w:val="28"/>
          </w:rPr>
          <w:t>251</w:t>
        </w:r>
      </w:ins>
      <w:r w:rsidRPr="001144EF">
        <w:rPr>
          <w:sz w:val="28"/>
          <w:szCs w:val="28"/>
        </w:rPr>
        <w:t>. Кнопки для остановки работы технологического оборудования цеха и выключения аспирационной и вентиляционной систем при загорании в нориях, самотечных и пневматических трубах и на других транспортерах должны устанавливаться на каждом этаже около лестничной клетки и находиться в исправном состоянии.</w:t>
      </w:r>
    </w:p>
    <w:p w:rsidR="00303495" w:rsidRPr="001144EF" w:rsidRDefault="00303495" w:rsidP="00303495">
      <w:pPr>
        <w:pStyle w:val="ConsPlusNormal"/>
        <w:spacing w:before="240"/>
        <w:ind w:firstLine="540"/>
        <w:jc w:val="both"/>
        <w:rPr>
          <w:sz w:val="28"/>
          <w:szCs w:val="28"/>
        </w:rPr>
      </w:pPr>
      <w:del w:id="2270" w:author="Антон Хабиров" w:date="2021-01-20T01:41:00Z">
        <w:r w:rsidRPr="001144EF">
          <w:rPr>
            <w:sz w:val="28"/>
            <w:szCs w:val="28"/>
          </w:rPr>
          <w:delText>301</w:delText>
        </w:r>
      </w:del>
      <w:ins w:id="2271" w:author="Антон Хабиров" w:date="2021-01-20T01:41:00Z">
        <w:r w:rsidRPr="001144EF">
          <w:rPr>
            <w:sz w:val="28"/>
            <w:szCs w:val="28"/>
          </w:rPr>
          <w:t>252</w:t>
        </w:r>
      </w:ins>
      <w:r w:rsidRPr="001144EF">
        <w:rPr>
          <w:sz w:val="28"/>
          <w:szCs w:val="28"/>
        </w:rPr>
        <w:t>. Запрещается эксплуатировать аспирационные линии и линии транспортировки измельченных материалов с отключенными или неисправными системами противопожарной защиты.</w:t>
      </w:r>
    </w:p>
    <w:p w:rsidR="00303495" w:rsidRPr="001144EF" w:rsidRDefault="00303495" w:rsidP="00303495">
      <w:pPr>
        <w:pStyle w:val="ConsPlusNormal"/>
        <w:spacing w:before="240"/>
        <w:ind w:firstLine="540"/>
        <w:jc w:val="both"/>
        <w:rPr>
          <w:sz w:val="28"/>
          <w:szCs w:val="28"/>
        </w:rPr>
      </w:pPr>
      <w:del w:id="2272" w:author="Антон Хабиров" w:date="2021-01-20T01:41:00Z">
        <w:r w:rsidRPr="001144EF">
          <w:rPr>
            <w:sz w:val="28"/>
            <w:szCs w:val="28"/>
          </w:rPr>
          <w:delText>302</w:delText>
        </w:r>
      </w:del>
      <w:ins w:id="2273" w:author="Антон Хабиров" w:date="2021-01-20T01:41:00Z">
        <w:r w:rsidRPr="001144EF">
          <w:rPr>
            <w:sz w:val="28"/>
            <w:szCs w:val="28"/>
          </w:rPr>
          <w:t>253</w:t>
        </w:r>
      </w:ins>
      <w:r w:rsidRPr="001144EF">
        <w:rPr>
          <w:sz w:val="28"/>
          <w:szCs w:val="28"/>
        </w:rPr>
        <w:t xml:space="preserve">. На транспортном средстве, перевозящем </w:t>
      </w:r>
      <w:proofErr w:type="spellStart"/>
      <w:r w:rsidRPr="001144EF">
        <w:rPr>
          <w:sz w:val="28"/>
          <w:szCs w:val="28"/>
        </w:rPr>
        <w:t>пожаровзрывоопасные</w:t>
      </w:r>
      <w:proofErr w:type="spellEnd"/>
      <w:r w:rsidRPr="001144EF">
        <w:rPr>
          <w:sz w:val="28"/>
          <w:szCs w:val="28"/>
        </w:rPr>
        <w:t xml:space="preserve"> вещества, а также на каждом грузовом месте, на котором находятся эти вещества и материалы, должны быть знаки безопасности.</w:t>
      </w:r>
    </w:p>
    <w:p w:rsidR="00303495" w:rsidRPr="001144EF" w:rsidRDefault="00303495" w:rsidP="00303495">
      <w:pPr>
        <w:pStyle w:val="ConsPlusNormal"/>
        <w:spacing w:before="240"/>
        <w:ind w:firstLine="540"/>
        <w:jc w:val="both"/>
        <w:rPr>
          <w:sz w:val="28"/>
          <w:szCs w:val="28"/>
        </w:rPr>
      </w:pPr>
      <w:del w:id="2274" w:author="Антон Хабиров" w:date="2021-01-20T01:41:00Z">
        <w:r w:rsidRPr="001144EF">
          <w:rPr>
            <w:sz w:val="28"/>
            <w:szCs w:val="28"/>
          </w:rPr>
          <w:delText>303</w:delText>
        </w:r>
      </w:del>
      <w:ins w:id="2275" w:author="Антон Хабиров" w:date="2021-01-20T01:41:00Z">
        <w:r w:rsidRPr="001144EF">
          <w:rPr>
            <w:sz w:val="28"/>
            <w:szCs w:val="28"/>
          </w:rPr>
          <w:t>254</w:t>
        </w:r>
      </w:ins>
      <w:r w:rsidRPr="001144EF">
        <w:rPr>
          <w:sz w:val="28"/>
          <w:szCs w:val="28"/>
        </w:rPr>
        <w:t xml:space="preserve">. Руководитель организации обеспечивает места погрузки и разгрузки </w:t>
      </w:r>
      <w:proofErr w:type="spellStart"/>
      <w:r w:rsidRPr="001144EF">
        <w:rPr>
          <w:sz w:val="28"/>
          <w:szCs w:val="28"/>
        </w:rPr>
        <w:t>пожаровзрывоопасных</w:t>
      </w:r>
      <w:proofErr w:type="spellEnd"/>
      <w:r w:rsidRPr="001144EF">
        <w:rPr>
          <w:sz w:val="28"/>
          <w:szCs w:val="28"/>
        </w:rPr>
        <w:t xml:space="preserve"> и пожароопасных веществ и материалов:</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специальными приспособлениями, обеспечивающими безопасные условия проведения работ (козлы, стойки, щиты, трапы, носилки и </w:t>
      </w:r>
      <w:del w:id="2276" w:author="Антон Хабиров" w:date="2021-01-20T01:41:00Z">
        <w:r w:rsidRPr="001144EF">
          <w:rPr>
            <w:sz w:val="28"/>
            <w:szCs w:val="28"/>
          </w:rPr>
          <w:delText>т.п</w:delText>
        </w:r>
      </w:del>
      <w:ins w:id="2277" w:author="Антон Хабиров" w:date="2021-01-20T01:41:00Z">
        <w:r w:rsidRPr="001144EF">
          <w:rPr>
            <w:sz w:val="28"/>
            <w:szCs w:val="28"/>
          </w:rPr>
          <w:t>др</w:t>
        </w:r>
      </w:ins>
      <w:r w:rsidRPr="001144EF">
        <w:rPr>
          <w:sz w:val="28"/>
          <w:szCs w:val="28"/>
        </w:rPr>
        <w:t xml:space="preserve">.). При этом для стеклянной тары должны предусматриваться тележки или специальные носилки, имеющие </w:t>
      </w:r>
      <w:del w:id="2278" w:author="Антон Хабиров" w:date="2021-01-20T01:41:00Z">
        <w:r w:rsidRPr="001144EF">
          <w:rPr>
            <w:sz w:val="28"/>
            <w:szCs w:val="28"/>
          </w:rPr>
          <w:delText>гнезда</w:delText>
        </w:r>
      </w:del>
      <w:ins w:id="2279" w:author="Антон Хабиров" w:date="2021-01-20T01:41:00Z">
        <w:r w:rsidRPr="001144EF">
          <w:rPr>
            <w:sz w:val="28"/>
            <w:szCs w:val="28"/>
          </w:rPr>
          <w:t>соответствующие установочные места</w:t>
        </w:r>
      </w:ins>
      <w:r w:rsidRPr="001144EF">
        <w:rPr>
          <w:sz w:val="28"/>
          <w:szCs w:val="28"/>
        </w:rPr>
        <w:t xml:space="preserve">. Допускается переносить стеклянную тару в исправных корзинах с ручками, обеспечивающими возможность перемещения их 2 </w:t>
      </w:r>
      <w:del w:id="2280" w:author="Антон Хабиров" w:date="2021-01-20T01:41:00Z">
        <w:r w:rsidRPr="001144EF">
          <w:rPr>
            <w:sz w:val="28"/>
            <w:szCs w:val="28"/>
          </w:rPr>
          <w:delText>работающими</w:delText>
        </w:r>
      </w:del>
      <w:ins w:id="2281" w:author="Антон Хабиров" w:date="2021-01-20T01:41:00Z">
        <w:r w:rsidRPr="001144EF">
          <w:rPr>
            <w:sz w:val="28"/>
            <w:szCs w:val="28"/>
          </w:rPr>
          <w:t>работниками</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б) первичными средствами пожаротушения;</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в) исправным стационарным или временным электрическим освещением во взрывозащищенном исполнении.</w:t>
      </w:r>
    </w:p>
    <w:p w:rsidR="00303495" w:rsidRPr="001144EF" w:rsidRDefault="00303495" w:rsidP="00303495">
      <w:pPr>
        <w:pStyle w:val="ConsPlusNormal"/>
        <w:spacing w:before="240"/>
        <w:ind w:firstLine="540"/>
        <w:jc w:val="both"/>
        <w:rPr>
          <w:sz w:val="28"/>
          <w:szCs w:val="28"/>
        </w:rPr>
      </w:pPr>
      <w:del w:id="2282" w:author="Антон Хабиров" w:date="2021-01-20T01:41:00Z">
        <w:r w:rsidRPr="001144EF">
          <w:rPr>
            <w:sz w:val="28"/>
            <w:szCs w:val="28"/>
          </w:rPr>
          <w:delText>304</w:delText>
        </w:r>
      </w:del>
      <w:ins w:id="2283" w:author="Антон Хабиров" w:date="2021-01-20T01:41:00Z">
        <w:r w:rsidRPr="001144EF">
          <w:rPr>
            <w:sz w:val="28"/>
            <w:szCs w:val="28"/>
          </w:rPr>
          <w:t>255</w:t>
        </w:r>
      </w:ins>
      <w:r w:rsidRPr="001144EF">
        <w:rPr>
          <w:sz w:val="28"/>
          <w:szCs w:val="28"/>
        </w:rPr>
        <w:t xml:space="preserve">. Запрещается пользоваться открытым огнем в местах погрузочно-разгрузочных работ с </w:t>
      </w:r>
      <w:proofErr w:type="spellStart"/>
      <w:r w:rsidRPr="001144EF">
        <w:rPr>
          <w:sz w:val="28"/>
          <w:szCs w:val="28"/>
        </w:rPr>
        <w:t>пожаровзрывоопасными</w:t>
      </w:r>
      <w:proofErr w:type="spellEnd"/>
      <w:r w:rsidRPr="001144EF">
        <w:rPr>
          <w:sz w:val="28"/>
          <w:szCs w:val="28"/>
        </w:rPr>
        <w:t xml:space="preserve"> и пожароопасными веществами и материалами.</w:t>
      </w:r>
    </w:p>
    <w:p w:rsidR="00303495" w:rsidRPr="001144EF" w:rsidRDefault="00303495" w:rsidP="00303495">
      <w:pPr>
        <w:pStyle w:val="ConsPlusNormal"/>
        <w:spacing w:before="240"/>
        <w:ind w:firstLine="540"/>
        <w:jc w:val="both"/>
        <w:rPr>
          <w:sz w:val="28"/>
          <w:szCs w:val="28"/>
        </w:rPr>
      </w:pPr>
      <w:del w:id="2284" w:author="Антон Хабиров" w:date="2021-01-20T01:41:00Z">
        <w:r w:rsidRPr="001144EF">
          <w:rPr>
            <w:sz w:val="28"/>
            <w:szCs w:val="28"/>
          </w:rPr>
          <w:delText>305</w:delText>
        </w:r>
      </w:del>
      <w:ins w:id="2285" w:author="Антон Хабиров" w:date="2021-01-20T01:41:00Z">
        <w:r w:rsidRPr="001144EF">
          <w:rPr>
            <w:sz w:val="28"/>
            <w:szCs w:val="28"/>
          </w:rPr>
          <w:t>256</w:t>
        </w:r>
      </w:ins>
      <w:r w:rsidRPr="001144EF">
        <w:rPr>
          <w:sz w:val="28"/>
          <w:szCs w:val="28"/>
        </w:rPr>
        <w:t xml:space="preserve">. Транспортные средства (вагоны, кузова, прицепы, контейнеры и </w:t>
      </w:r>
      <w:del w:id="2286" w:author="Антон Хабиров" w:date="2021-01-20T01:41:00Z">
        <w:r w:rsidRPr="001144EF">
          <w:rPr>
            <w:sz w:val="28"/>
            <w:szCs w:val="28"/>
          </w:rPr>
          <w:delText>т.п</w:delText>
        </w:r>
      </w:del>
      <w:ins w:id="2287" w:author="Антон Хабиров" w:date="2021-01-20T01:41:00Z">
        <w:r w:rsidRPr="001144EF">
          <w:rPr>
            <w:sz w:val="28"/>
            <w:szCs w:val="28"/>
          </w:rPr>
          <w:t>др</w:t>
        </w:r>
      </w:ins>
      <w:r w:rsidRPr="001144EF">
        <w:rPr>
          <w:sz w:val="28"/>
          <w:szCs w:val="28"/>
        </w:rPr>
        <w:t xml:space="preserve">.), подаваемые под погрузку </w:t>
      </w:r>
      <w:proofErr w:type="spellStart"/>
      <w:r w:rsidRPr="001144EF">
        <w:rPr>
          <w:sz w:val="28"/>
          <w:szCs w:val="28"/>
        </w:rPr>
        <w:t>пожаровзрывоопасных</w:t>
      </w:r>
      <w:proofErr w:type="spellEnd"/>
      <w:r w:rsidRPr="001144EF">
        <w:rPr>
          <w:sz w:val="28"/>
          <w:szCs w:val="28"/>
        </w:rPr>
        <w:t xml:space="preserve"> и пожароопасных веществ и материалов, должны быть исправными и очищенными от посторонних веществ</w:t>
      </w:r>
      <w:ins w:id="2288" w:author="Антон Хабиров" w:date="2021-01-20T01:41:00Z">
        <w:r w:rsidRPr="001144EF">
          <w:rPr>
            <w:sz w:val="28"/>
            <w:szCs w:val="28"/>
          </w:rPr>
          <w:t xml:space="preserve"> и материалов</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289" w:author="Антон Хабиров" w:date="2021-01-20T01:41:00Z">
        <w:r w:rsidRPr="001144EF">
          <w:rPr>
            <w:sz w:val="28"/>
            <w:szCs w:val="28"/>
          </w:rPr>
          <w:delText>306</w:delText>
        </w:r>
      </w:del>
      <w:ins w:id="2290" w:author="Антон Хабиров" w:date="2021-01-20T01:41:00Z">
        <w:r w:rsidRPr="001144EF">
          <w:rPr>
            <w:sz w:val="28"/>
            <w:szCs w:val="28"/>
          </w:rPr>
          <w:t>257</w:t>
        </w:r>
      </w:ins>
      <w:r w:rsidRPr="001144EF">
        <w:rPr>
          <w:sz w:val="28"/>
          <w:szCs w:val="28"/>
        </w:rPr>
        <w:t xml:space="preserve">. При обнаружении повреждений тары (упаковки), рассыпанных или разлитых </w:t>
      </w:r>
      <w:proofErr w:type="spellStart"/>
      <w:r w:rsidRPr="001144EF">
        <w:rPr>
          <w:sz w:val="28"/>
          <w:szCs w:val="28"/>
        </w:rPr>
        <w:t>пожаровзрывоопасных</w:t>
      </w:r>
      <w:proofErr w:type="spellEnd"/>
      <w:r w:rsidRPr="001144EF">
        <w:rPr>
          <w:sz w:val="28"/>
          <w:szCs w:val="28"/>
        </w:rPr>
        <w:t xml:space="preserve"> и пожароопасных веществ и материалов следует немедленно удалить поврежденную тару (упаковку), очистить пол и убрать рассыпанные или разлитые вещества</w:t>
      </w:r>
      <w:ins w:id="2291" w:author="Антон Хабиров" w:date="2021-01-20T01:41:00Z">
        <w:r w:rsidRPr="001144EF">
          <w:rPr>
            <w:sz w:val="28"/>
            <w:szCs w:val="28"/>
          </w:rPr>
          <w:t xml:space="preserve"> и материалы</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292" w:author="Антон Хабиров" w:date="2021-01-20T01:41:00Z">
        <w:r w:rsidRPr="001144EF">
          <w:rPr>
            <w:sz w:val="28"/>
            <w:szCs w:val="28"/>
          </w:rPr>
          <w:delText>307</w:delText>
        </w:r>
      </w:del>
      <w:ins w:id="2293" w:author="Антон Хабиров" w:date="2021-01-20T01:41:00Z">
        <w:r w:rsidRPr="001144EF">
          <w:rPr>
            <w:sz w:val="28"/>
            <w:szCs w:val="28"/>
          </w:rPr>
          <w:t>258</w:t>
        </w:r>
      </w:ins>
      <w:r w:rsidRPr="001144EF">
        <w:rPr>
          <w:sz w:val="28"/>
          <w:szCs w:val="28"/>
        </w:rPr>
        <w:t xml:space="preserve">. При выполнении погрузочно-разгрузочных работ с </w:t>
      </w:r>
      <w:proofErr w:type="spellStart"/>
      <w:r w:rsidRPr="001144EF">
        <w:rPr>
          <w:sz w:val="28"/>
          <w:szCs w:val="28"/>
        </w:rPr>
        <w:t>пожаровзрывоопасными</w:t>
      </w:r>
      <w:proofErr w:type="spellEnd"/>
      <w:r w:rsidRPr="001144EF">
        <w:rPr>
          <w:sz w:val="28"/>
          <w:szCs w:val="28"/>
        </w:rPr>
        <w:t xml:space="preserve"> и пожароопасными веществами и материалами </w:t>
      </w:r>
      <w:del w:id="2294" w:author="Антон Хабиров" w:date="2021-01-20T01:41:00Z">
        <w:r w:rsidRPr="001144EF">
          <w:rPr>
            <w:sz w:val="28"/>
            <w:szCs w:val="28"/>
          </w:rPr>
          <w:delText>работающие</w:delText>
        </w:r>
      </w:del>
      <w:ins w:id="2295" w:author="Антон Хабиров" w:date="2021-01-20T01:41:00Z">
        <w:r w:rsidRPr="001144EF">
          <w:rPr>
            <w:sz w:val="28"/>
            <w:szCs w:val="28"/>
          </w:rPr>
          <w:t>работники</w:t>
        </w:r>
      </w:ins>
      <w:r w:rsidRPr="001144EF">
        <w:rPr>
          <w:sz w:val="28"/>
          <w:szCs w:val="28"/>
        </w:rPr>
        <w:t xml:space="preserve"> должны соблюдать требования маркировочных знаков и предупреждающих надписей на упаковках.</w:t>
      </w:r>
    </w:p>
    <w:p w:rsidR="00303495" w:rsidRPr="001144EF" w:rsidRDefault="00303495" w:rsidP="00303495">
      <w:pPr>
        <w:pStyle w:val="ConsPlusNormal"/>
        <w:spacing w:before="240"/>
        <w:ind w:firstLine="540"/>
        <w:jc w:val="both"/>
        <w:rPr>
          <w:sz w:val="28"/>
          <w:szCs w:val="28"/>
        </w:rPr>
      </w:pPr>
      <w:del w:id="2296" w:author="Антон Хабиров" w:date="2021-01-20T01:41:00Z">
        <w:r w:rsidRPr="001144EF">
          <w:rPr>
            <w:sz w:val="28"/>
            <w:szCs w:val="28"/>
          </w:rPr>
          <w:delText xml:space="preserve">308. </w:delText>
        </w:r>
      </w:del>
      <w:r w:rsidRPr="001144EF">
        <w:rPr>
          <w:sz w:val="28"/>
          <w:szCs w:val="28"/>
        </w:rPr>
        <w:t xml:space="preserve">Запрещается производить погрузочно-разгрузочные работы с </w:t>
      </w:r>
      <w:proofErr w:type="spellStart"/>
      <w:r w:rsidRPr="001144EF">
        <w:rPr>
          <w:sz w:val="28"/>
          <w:szCs w:val="28"/>
        </w:rPr>
        <w:t>пожаровзрывоопасными</w:t>
      </w:r>
      <w:proofErr w:type="spellEnd"/>
      <w:r w:rsidRPr="001144EF">
        <w:rPr>
          <w:sz w:val="28"/>
          <w:szCs w:val="28"/>
        </w:rPr>
        <w:t xml:space="preserve"> и пожароопасными веществами и материалами при работающих двигателях автомобилей, а также во время дождя, если вещества и материалы склонны к самовозгоранию при взаимодействии с водой.</w:t>
      </w:r>
    </w:p>
    <w:p w:rsidR="00303495" w:rsidRPr="001144EF" w:rsidRDefault="00303495" w:rsidP="00303495">
      <w:pPr>
        <w:pStyle w:val="ConsPlusNormal"/>
        <w:spacing w:before="240"/>
        <w:ind w:firstLine="540"/>
        <w:jc w:val="both"/>
        <w:rPr>
          <w:sz w:val="28"/>
          <w:szCs w:val="28"/>
        </w:rPr>
      </w:pPr>
      <w:del w:id="2297" w:author="Антон Хабиров" w:date="2021-01-20T01:41:00Z">
        <w:r w:rsidRPr="001144EF">
          <w:rPr>
            <w:sz w:val="28"/>
            <w:szCs w:val="28"/>
          </w:rPr>
          <w:delText>309</w:delText>
        </w:r>
      </w:del>
      <w:ins w:id="2298" w:author="Антон Хабиров" w:date="2021-01-20T01:41:00Z">
        <w:r w:rsidRPr="001144EF">
          <w:rPr>
            <w:sz w:val="28"/>
            <w:szCs w:val="28"/>
          </w:rPr>
          <w:t>259</w:t>
        </w:r>
      </w:ins>
      <w:r w:rsidRPr="001144EF">
        <w:rPr>
          <w:sz w:val="28"/>
          <w:szCs w:val="28"/>
        </w:rPr>
        <w:t xml:space="preserve">. </w:t>
      </w:r>
      <w:proofErr w:type="spellStart"/>
      <w:r w:rsidRPr="001144EF">
        <w:rPr>
          <w:sz w:val="28"/>
          <w:szCs w:val="28"/>
        </w:rPr>
        <w:t>Пожаровзрывоопасные</w:t>
      </w:r>
      <w:proofErr w:type="spellEnd"/>
      <w:r w:rsidRPr="001144EF">
        <w:rPr>
          <w:sz w:val="28"/>
          <w:szCs w:val="28"/>
        </w:rPr>
        <w:t xml:space="preserve"> и пожароопасные </w:t>
      </w:r>
      <w:proofErr w:type="gramStart"/>
      <w:r w:rsidRPr="001144EF">
        <w:rPr>
          <w:sz w:val="28"/>
          <w:szCs w:val="28"/>
        </w:rPr>
        <w:t>вещества</w:t>
      </w:r>
      <w:proofErr w:type="gramEnd"/>
      <w:r w:rsidRPr="001144EF">
        <w:rPr>
          <w:sz w:val="28"/>
          <w:szCs w:val="28"/>
        </w:rPr>
        <w:t xml:space="preserve"> и материалы следует надежно закреплять в вагонах, контейнерах и кузовах автомобилей в целях исключения их перемещения при движении.</w:t>
      </w:r>
    </w:p>
    <w:p w:rsidR="00303495" w:rsidRPr="001144EF" w:rsidRDefault="00303495" w:rsidP="00303495">
      <w:pPr>
        <w:pStyle w:val="ConsPlusNormal"/>
        <w:spacing w:before="240"/>
        <w:ind w:firstLine="540"/>
        <w:jc w:val="both"/>
        <w:rPr>
          <w:sz w:val="28"/>
          <w:szCs w:val="28"/>
        </w:rPr>
      </w:pPr>
      <w:del w:id="2299" w:author="Антон Хабиров" w:date="2021-01-20T01:41:00Z">
        <w:r w:rsidRPr="001144EF">
          <w:rPr>
            <w:sz w:val="28"/>
            <w:szCs w:val="28"/>
          </w:rPr>
          <w:delText>310</w:delText>
        </w:r>
      </w:del>
      <w:ins w:id="2300" w:author="Антон Хабиров" w:date="2021-01-20T01:41:00Z">
        <w:r w:rsidRPr="001144EF">
          <w:rPr>
            <w:sz w:val="28"/>
            <w:szCs w:val="28"/>
          </w:rPr>
          <w:t>260</w:t>
        </w:r>
      </w:ins>
      <w:r w:rsidRPr="001144EF">
        <w:rPr>
          <w:sz w:val="28"/>
          <w:szCs w:val="28"/>
        </w:rPr>
        <w:t>. При проведении технологических операций, связанных с наполнением и сливом легковоспламеняющихся и горючих жидкостей:</w:t>
      </w:r>
    </w:p>
    <w:p w:rsidR="00303495" w:rsidRPr="001144EF" w:rsidRDefault="00303495" w:rsidP="00303495">
      <w:pPr>
        <w:pStyle w:val="ConsPlusNormal"/>
        <w:spacing w:before="240"/>
        <w:ind w:firstLine="540"/>
        <w:jc w:val="both"/>
        <w:rPr>
          <w:sz w:val="28"/>
          <w:szCs w:val="28"/>
        </w:rPr>
      </w:pPr>
      <w:ins w:id="2301" w:author="Антон Хабиров" w:date="2021-01-20T01:41:00Z">
        <w:r w:rsidRPr="001144EF">
          <w:rPr>
            <w:sz w:val="28"/>
            <w:szCs w:val="28"/>
          </w:rPr>
          <w:t xml:space="preserve">а) </w:t>
        </w:r>
      </w:ins>
      <w:r w:rsidRPr="001144EF">
        <w:rPr>
          <w:sz w:val="28"/>
          <w:szCs w:val="28"/>
        </w:rPr>
        <w:t>люки и крышки следует открывать плавно, без рывков и ударов, с применением искробезопасных инструментов. Запрещается производить погрузочно-разгрузочные работы с емкостями, облитыми легковоспламеняющимися и горючими жидкостями;</w:t>
      </w:r>
    </w:p>
    <w:p w:rsidR="00303495" w:rsidRPr="001144EF" w:rsidRDefault="00303495" w:rsidP="00303495">
      <w:pPr>
        <w:pStyle w:val="ConsPlusNormal"/>
        <w:spacing w:before="240"/>
        <w:ind w:firstLine="540"/>
        <w:jc w:val="both"/>
        <w:rPr>
          <w:sz w:val="28"/>
          <w:szCs w:val="28"/>
        </w:rPr>
      </w:pPr>
      <w:ins w:id="2302" w:author="Антон Хабиров" w:date="2021-01-20T01:41:00Z">
        <w:r w:rsidRPr="001144EF">
          <w:rPr>
            <w:sz w:val="28"/>
            <w:szCs w:val="28"/>
          </w:rPr>
          <w:t xml:space="preserve">б) </w:t>
        </w:r>
      </w:ins>
      <w:r w:rsidRPr="001144EF">
        <w:rPr>
          <w:sz w:val="28"/>
          <w:szCs w:val="28"/>
        </w:rPr>
        <w:t>арматура, шланги, разъемные соединения, устройства защиты от статического электричества должны быть в исправном техническом состоянии.</w:t>
      </w:r>
    </w:p>
    <w:p w:rsidR="00303495" w:rsidRPr="001144EF" w:rsidRDefault="00303495" w:rsidP="00303495">
      <w:pPr>
        <w:pStyle w:val="ConsPlusNormal"/>
        <w:spacing w:before="240"/>
        <w:ind w:firstLine="540"/>
        <w:jc w:val="both"/>
        <w:rPr>
          <w:sz w:val="28"/>
          <w:szCs w:val="28"/>
        </w:rPr>
      </w:pPr>
      <w:del w:id="2303" w:author="Антон Хабиров" w:date="2021-01-20T01:41:00Z">
        <w:r w:rsidRPr="001144EF">
          <w:rPr>
            <w:sz w:val="28"/>
            <w:szCs w:val="28"/>
          </w:rPr>
          <w:delText>311</w:delText>
        </w:r>
      </w:del>
      <w:ins w:id="2304" w:author="Антон Хабиров" w:date="2021-01-20T01:41:00Z">
        <w:r w:rsidRPr="001144EF">
          <w:rPr>
            <w:sz w:val="28"/>
            <w:szCs w:val="28"/>
          </w:rPr>
          <w:t>261</w:t>
        </w:r>
      </w:ins>
      <w:r w:rsidRPr="001144EF">
        <w:rPr>
          <w:sz w:val="28"/>
          <w:szCs w:val="28"/>
        </w:rPr>
        <w:t>. Перед заполнением резервуаров, цистерн, тары и других емкостей жидкостью необходимо проверить исправность имеющегося замерного устройства.</w:t>
      </w:r>
    </w:p>
    <w:p w:rsidR="00303495" w:rsidRPr="001144EF" w:rsidRDefault="00303495" w:rsidP="00303495">
      <w:pPr>
        <w:pStyle w:val="ConsPlusNormal"/>
        <w:spacing w:before="240"/>
        <w:ind w:firstLine="540"/>
        <w:jc w:val="both"/>
        <w:rPr>
          <w:sz w:val="28"/>
          <w:szCs w:val="28"/>
        </w:rPr>
      </w:pPr>
      <w:del w:id="2305" w:author="Антон Хабиров" w:date="2021-01-20T01:41:00Z">
        <w:r w:rsidRPr="001144EF">
          <w:rPr>
            <w:sz w:val="28"/>
            <w:szCs w:val="28"/>
          </w:rPr>
          <w:delText>312</w:delText>
        </w:r>
      </w:del>
      <w:ins w:id="2306" w:author="Антон Хабиров" w:date="2021-01-20T01:41:00Z">
        <w:r w:rsidRPr="001144EF">
          <w:rPr>
            <w:sz w:val="28"/>
            <w:szCs w:val="28"/>
          </w:rPr>
          <w:t>262</w:t>
        </w:r>
      </w:ins>
      <w:r w:rsidRPr="001144EF">
        <w:rPr>
          <w:sz w:val="28"/>
          <w:szCs w:val="28"/>
        </w:rPr>
        <w:t xml:space="preserve">. По окончании разгрузки </w:t>
      </w:r>
      <w:proofErr w:type="spellStart"/>
      <w:r w:rsidRPr="001144EF">
        <w:rPr>
          <w:sz w:val="28"/>
          <w:szCs w:val="28"/>
        </w:rPr>
        <w:t>пожаровзрывоопасных</w:t>
      </w:r>
      <w:proofErr w:type="spellEnd"/>
      <w:r w:rsidRPr="001144EF">
        <w:rPr>
          <w:sz w:val="28"/>
          <w:szCs w:val="28"/>
        </w:rPr>
        <w:t xml:space="preserve"> или пожароопасных веществ и материалов необходимо осмотреть вагон, контейнер или кузов </w:t>
      </w:r>
      <w:r w:rsidRPr="001144EF">
        <w:rPr>
          <w:sz w:val="28"/>
          <w:szCs w:val="28"/>
        </w:rPr>
        <w:lastRenderedPageBreak/>
        <w:t xml:space="preserve">автомобиля, тщательно собрать и удалить </w:t>
      </w:r>
      <w:ins w:id="2307" w:author="Антон Хабиров" w:date="2021-01-20T01:41:00Z">
        <w:r w:rsidRPr="001144EF">
          <w:rPr>
            <w:sz w:val="28"/>
            <w:szCs w:val="28"/>
          </w:rPr>
          <w:t xml:space="preserve">мусор, </w:t>
        </w:r>
      </w:ins>
      <w:r w:rsidRPr="001144EF">
        <w:rPr>
          <w:sz w:val="28"/>
          <w:szCs w:val="28"/>
        </w:rPr>
        <w:t xml:space="preserve">остатки веществ и </w:t>
      </w:r>
      <w:del w:id="2308" w:author="Антон Хабиров" w:date="2021-01-20T01:41:00Z">
        <w:r w:rsidRPr="001144EF">
          <w:rPr>
            <w:sz w:val="28"/>
            <w:szCs w:val="28"/>
          </w:rPr>
          <w:delText>мусор</w:delText>
        </w:r>
      </w:del>
      <w:ins w:id="2309" w:author="Антон Хабиров" w:date="2021-01-20T01:41:00Z">
        <w:r w:rsidRPr="001144EF">
          <w:rPr>
            <w:sz w:val="28"/>
            <w:szCs w:val="28"/>
          </w:rPr>
          <w:t>материалов</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310" w:author="Антон Хабиров" w:date="2021-01-20T01:41:00Z">
        <w:r w:rsidRPr="001144EF">
          <w:rPr>
            <w:sz w:val="28"/>
            <w:szCs w:val="28"/>
          </w:rPr>
          <w:delText>313</w:delText>
        </w:r>
      </w:del>
      <w:ins w:id="2311" w:author="Антон Хабиров" w:date="2021-01-20T01:41:00Z">
        <w:r w:rsidRPr="001144EF">
          <w:rPr>
            <w:sz w:val="28"/>
            <w:szCs w:val="28"/>
          </w:rPr>
          <w:t>263</w:t>
        </w:r>
      </w:ins>
      <w:r w:rsidRPr="001144EF">
        <w:rPr>
          <w:sz w:val="28"/>
          <w:szCs w:val="28"/>
        </w:rPr>
        <w:t>. Перед каждым наливом и сливом цистерны проводится наружный осмотр присоединяемых рукавов. Рукава со сквозными повреждениями нитей корда подлежат замене.</w:t>
      </w:r>
    </w:p>
    <w:p w:rsidR="00303495" w:rsidRPr="001144EF" w:rsidRDefault="00303495" w:rsidP="00303495">
      <w:pPr>
        <w:pStyle w:val="ConsPlusNormal"/>
        <w:spacing w:before="240"/>
        <w:ind w:firstLine="540"/>
        <w:jc w:val="both"/>
        <w:rPr>
          <w:sz w:val="28"/>
          <w:szCs w:val="28"/>
        </w:rPr>
      </w:pPr>
      <w:r w:rsidRPr="001144EF">
        <w:rPr>
          <w:sz w:val="28"/>
          <w:szCs w:val="28"/>
        </w:rPr>
        <w:t>Запрещается эксплуатация рукавов с устройствами присоединения, имеющими механические повреждения и износ резьбы.</w:t>
      </w:r>
    </w:p>
    <w:p w:rsidR="00303495" w:rsidRPr="001144EF" w:rsidRDefault="00303495" w:rsidP="00303495">
      <w:pPr>
        <w:pStyle w:val="ConsPlusNormal"/>
        <w:spacing w:before="240"/>
        <w:ind w:firstLine="540"/>
        <w:jc w:val="both"/>
        <w:rPr>
          <w:sz w:val="28"/>
          <w:szCs w:val="28"/>
        </w:rPr>
      </w:pPr>
      <w:del w:id="2312" w:author="Антон Хабиров" w:date="2021-01-20T01:41:00Z">
        <w:r w:rsidRPr="001144EF">
          <w:rPr>
            <w:sz w:val="28"/>
            <w:szCs w:val="28"/>
          </w:rPr>
          <w:delText>314</w:delText>
        </w:r>
      </w:del>
      <w:ins w:id="2313" w:author="Антон Хабиров" w:date="2021-01-20T01:41:00Z">
        <w:r w:rsidRPr="001144EF">
          <w:rPr>
            <w:sz w:val="28"/>
            <w:szCs w:val="28"/>
          </w:rPr>
          <w:t>264</w:t>
        </w:r>
      </w:ins>
      <w:r w:rsidRPr="001144EF">
        <w:rPr>
          <w:sz w:val="28"/>
          <w:szCs w:val="28"/>
        </w:rPr>
        <w:t xml:space="preserve">. Операции по наливу и сливу должны проводиться при заземленных трубопроводах с помощью </w:t>
      </w:r>
      <w:del w:id="2314" w:author="Антон Хабиров" w:date="2021-01-20T01:41:00Z">
        <w:r w:rsidRPr="001144EF">
          <w:rPr>
            <w:sz w:val="28"/>
            <w:szCs w:val="28"/>
          </w:rPr>
          <w:delText>резинотканевых</w:delText>
        </w:r>
      </w:del>
      <w:proofErr w:type="spellStart"/>
      <w:proofErr w:type="gramStart"/>
      <w:ins w:id="2315" w:author="Антон Хабиров" w:date="2021-01-20T01:41:00Z">
        <w:r w:rsidRPr="001144EF">
          <w:rPr>
            <w:sz w:val="28"/>
            <w:szCs w:val="28"/>
          </w:rPr>
          <w:t>резино</w:t>
        </w:r>
        <w:proofErr w:type="spellEnd"/>
        <w:r w:rsidRPr="001144EF">
          <w:rPr>
            <w:sz w:val="28"/>
            <w:szCs w:val="28"/>
          </w:rPr>
          <w:t>-тканевых</w:t>
        </w:r>
      </w:ins>
      <w:proofErr w:type="gramEnd"/>
      <w:r w:rsidRPr="001144EF">
        <w:rPr>
          <w:sz w:val="28"/>
          <w:szCs w:val="28"/>
        </w:rPr>
        <w:t xml:space="preserve"> рукавов.</w:t>
      </w:r>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 xml:space="preserve">XIII. Сливоналивные операции </w:t>
      </w:r>
      <w:del w:id="2316" w:author="Антон Хабиров" w:date="2021-01-20T01:41:00Z">
        <w:r w:rsidRPr="001144EF">
          <w:rPr>
            <w:rFonts w:ascii="Times New Roman" w:hAnsi="Times New Roman" w:cs="Times New Roman"/>
            <w:sz w:val="28"/>
            <w:szCs w:val="28"/>
          </w:rPr>
          <w:delText>с</w:delText>
        </w:r>
      </w:del>
      <w:ins w:id="2317" w:author="Антон Хабиров" w:date="2021-01-20T01:41:00Z">
        <w:r w:rsidRPr="001144EF">
          <w:rPr>
            <w:rFonts w:ascii="Times New Roman" w:hAnsi="Times New Roman" w:cs="Times New Roman"/>
            <w:sz w:val="28"/>
            <w:szCs w:val="28"/>
          </w:rPr>
          <w:t>со</w:t>
        </w:r>
      </w:ins>
      <w:r w:rsidRPr="001144EF">
        <w:rPr>
          <w:rFonts w:ascii="Times New Roman" w:hAnsi="Times New Roman" w:cs="Times New Roman"/>
          <w:sz w:val="28"/>
          <w:szCs w:val="28"/>
        </w:rPr>
        <w:t xml:space="preserve"> </w:t>
      </w:r>
      <w:proofErr w:type="gramStart"/>
      <w:r w:rsidRPr="001144EF">
        <w:rPr>
          <w:rFonts w:ascii="Times New Roman" w:hAnsi="Times New Roman" w:cs="Times New Roman"/>
          <w:sz w:val="28"/>
          <w:szCs w:val="28"/>
        </w:rPr>
        <w:t>сжиженным</w:t>
      </w:r>
      <w:proofErr w:type="gramEnd"/>
    </w:p>
    <w:p w:rsidR="00303495" w:rsidRPr="001144EF" w:rsidRDefault="00303495" w:rsidP="00303495">
      <w:pPr>
        <w:pStyle w:val="ConsPlusTitle"/>
        <w:jc w:val="center"/>
        <w:rPr>
          <w:rFonts w:ascii="Times New Roman" w:hAnsi="Times New Roman" w:cs="Times New Roman"/>
          <w:sz w:val="28"/>
          <w:szCs w:val="28"/>
        </w:rPr>
      </w:pPr>
      <w:r w:rsidRPr="001144EF">
        <w:rPr>
          <w:rFonts w:ascii="Times New Roman" w:hAnsi="Times New Roman" w:cs="Times New Roman"/>
          <w:sz w:val="28"/>
          <w:szCs w:val="28"/>
        </w:rPr>
        <w:t>углеводородным газом</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del w:id="2318" w:author="Антон Хабиров" w:date="2021-01-20T01:41:00Z">
        <w:r w:rsidRPr="001144EF">
          <w:rPr>
            <w:sz w:val="28"/>
            <w:szCs w:val="28"/>
          </w:rPr>
          <w:delText>315</w:delText>
        </w:r>
      </w:del>
      <w:ins w:id="2319" w:author="Антон Хабиров" w:date="2021-01-20T01:41:00Z">
        <w:r w:rsidRPr="001144EF">
          <w:rPr>
            <w:sz w:val="28"/>
            <w:szCs w:val="28"/>
          </w:rPr>
          <w:t>265</w:t>
        </w:r>
      </w:ins>
      <w:r w:rsidRPr="001144EF">
        <w:rPr>
          <w:sz w:val="28"/>
          <w:szCs w:val="28"/>
        </w:rPr>
        <w:t xml:space="preserve">. При проведении сливоналивных операций запрещается </w:t>
      </w:r>
      <w:del w:id="2320" w:author="Антон Хабиров" w:date="2021-01-20T01:41:00Z">
        <w:r w:rsidRPr="001144EF">
          <w:rPr>
            <w:sz w:val="28"/>
            <w:szCs w:val="28"/>
          </w:rPr>
          <w:delText>держать</w:delText>
        </w:r>
      </w:del>
      <w:ins w:id="2321" w:author="Антон Хабиров" w:date="2021-01-20T01:41:00Z">
        <w:r w:rsidRPr="001144EF">
          <w:rPr>
            <w:sz w:val="28"/>
            <w:szCs w:val="28"/>
          </w:rPr>
          <w:t>оставлять</w:t>
        </w:r>
      </w:ins>
      <w:r w:rsidRPr="001144EF">
        <w:rPr>
          <w:sz w:val="28"/>
          <w:szCs w:val="28"/>
        </w:rPr>
        <w:t xml:space="preserve"> цистерну присоединенной к коммуникациям, когда ее налив и слив не </w:t>
      </w:r>
      <w:del w:id="2322" w:author="Антон Хабиров" w:date="2021-01-20T01:41:00Z">
        <w:r w:rsidRPr="001144EF">
          <w:rPr>
            <w:sz w:val="28"/>
            <w:szCs w:val="28"/>
          </w:rPr>
          <w:delText>производят</w:delText>
        </w:r>
      </w:del>
      <w:ins w:id="2323" w:author="Антон Хабиров" w:date="2021-01-20T01:41:00Z">
        <w:r w:rsidRPr="001144EF">
          <w:rPr>
            <w:sz w:val="28"/>
            <w:szCs w:val="28"/>
          </w:rPr>
          <w:t>проводят</w:t>
        </w:r>
      </w:ins>
      <w:r w:rsidRPr="001144EF">
        <w:rPr>
          <w:sz w:val="28"/>
          <w:szCs w:val="28"/>
        </w:rPr>
        <w:t>. В случае длительного перерыва при сливе или наливе сжиженного углеводородного газа соединительные рукава от цистерны отсоединяются.</w:t>
      </w:r>
    </w:p>
    <w:p w:rsidR="00303495" w:rsidRPr="001144EF" w:rsidRDefault="00303495" w:rsidP="00303495">
      <w:pPr>
        <w:pStyle w:val="ConsPlusNormal"/>
        <w:spacing w:before="240"/>
        <w:ind w:firstLine="540"/>
        <w:jc w:val="both"/>
        <w:rPr>
          <w:sz w:val="28"/>
          <w:szCs w:val="28"/>
        </w:rPr>
      </w:pPr>
      <w:del w:id="2324" w:author="Антон Хабиров" w:date="2021-01-20T01:41:00Z">
        <w:r w:rsidRPr="001144EF">
          <w:rPr>
            <w:sz w:val="28"/>
            <w:szCs w:val="28"/>
          </w:rPr>
          <w:delText>316</w:delText>
        </w:r>
      </w:del>
      <w:ins w:id="2325" w:author="Антон Хабиров" w:date="2021-01-20T01:41:00Z">
        <w:r w:rsidRPr="001144EF">
          <w:rPr>
            <w:sz w:val="28"/>
            <w:szCs w:val="28"/>
          </w:rPr>
          <w:t>266</w:t>
        </w:r>
      </w:ins>
      <w:r w:rsidRPr="001144EF">
        <w:rPr>
          <w:sz w:val="28"/>
          <w:szCs w:val="28"/>
        </w:rPr>
        <w:t>. Во время налива и слива сжиженного углеводородного газа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проведение пожароопасных работ и курение на расстоянии менее 100 метров от цистерны;</w:t>
      </w:r>
    </w:p>
    <w:p w:rsidR="00303495" w:rsidRPr="001144EF" w:rsidRDefault="00303495" w:rsidP="00303495">
      <w:pPr>
        <w:pStyle w:val="ConsPlusNormal"/>
        <w:spacing w:before="240"/>
        <w:ind w:firstLine="540"/>
        <w:jc w:val="both"/>
        <w:rPr>
          <w:sz w:val="28"/>
          <w:szCs w:val="28"/>
        </w:rPr>
      </w:pPr>
      <w:r w:rsidRPr="001144EF">
        <w:rPr>
          <w:sz w:val="28"/>
          <w:szCs w:val="28"/>
        </w:rPr>
        <w:t>б) проведение ремонтных работ на цистернах и вблизи них, а также иных работ, не связанных со сливоналивными операциями;</w:t>
      </w:r>
    </w:p>
    <w:p w:rsidR="00303495" w:rsidRPr="001144EF" w:rsidRDefault="00303495" w:rsidP="00303495">
      <w:pPr>
        <w:pStyle w:val="ConsPlusNormal"/>
        <w:spacing w:before="240"/>
        <w:ind w:firstLine="540"/>
        <w:jc w:val="both"/>
        <w:rPr>
          <w:sz w:val="28"/>
          <w:szCs w:val="28"/>
        </w:rPr>
      </w:pPr>
      <w:r w:rsidRPr="001144EF">
        <w:rPr>
          <w:sz w:val="28"/>
          <w:szCs w:val="28"/>
        </w:rPr>
        <w:t>в) подъезд автомобильного и маневрового железнодорожного транспорта;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нахождение на сливоналивной эстакаде посторонних лиц, не </w:t>
      </w:r>
      <w:del w:id="2326" w:author="Антон Хабиров" w:date="2021-01-20T01:41:00Z">
        <w:r w:rsidRPr="001144EF">
          <w:rPr>
            <w:sz w:val="28"/>
            <w:szCs w:val="28"/>
          </w:rPr>
          <w:delText>имеющих отношения к сливоналивным операциям</w:delText>
        </w:r>
      </w:del>
      <w:ins w:id="2327" w:author="Антон Хабиров" w:date="2021-01-20T01:41:00Z">
        <w:r w:rsidRPr="001144EF">
          <w:rPr>
            <w:sz w:val="28"/>
            <w:szCs w:val="28"/>
          </w:rPr>
          <w:t>осуществляющих сливоналивные операции</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328" w:author="Антон Хабиров" w:date="2021-01-20T01:41:00Z">
        <w:r w:rsidRPr="001144EF">
          <w:rPr>
            <w:sz w:val="28"/>
            <w:szCs w:val="28"/>
          </w:rPr>
          <w:delText>317</w:delText>
        </w:r>
      </w:del>
      <w:ins w:id="2329" w:author="Антон Хабиров" w:date="2021-01-20T01:41:00Z">
        <w:r w:rsidRPr="001144EF">
          <w:rPr>
            <w:sz w:val="28"/>
            <w:szCs w:val="28"/>
          </w:rPr>
          <w:t>267</w:t>
        </w:r>
      </w:ins>
      <w:r w:rsidRPr="001144EF">
        <w:rPr>
          <w:sz w:val="28"/>
          <w:szCs w:val="28"/>
        </w:rPr>
        <w:t xml:space="preserve">. Руководитель организации обеспечивает наличие со стороны железнодорожного пути на подъездных путях и дорогах на участке налива (слива) сигнальных знаков размером </w:t>
      </w:r>
      <w:del w:id="2330" w:author="Антон Хабиров" w:date="2021-01-20T01:41:00Z">
        <w:r w:rsidRPr="001144EF">
          <w:rPr>
            <w:sz w:val="28"/>
            <w:szCs w:val="28"/>
          </w:rPr>
          <w:delText>400</w:delText>
        </w:r>
      </w:del>
      <w:ins w:id="2331" w:author="Антон Хабиров" w:date="2021-01-20T01:41:00Z">
        <w:r w:rsidRPr="001144EF">
          <w:rPr>
            <w:sz w:val="28"/>
            <w:szCs w:val="28"/>
          </w:rPr>
          <w:t>0,4</w:t>
        </w:r>
      </w:ins>
      <w:r w:rsidRPr="001144EF">
        <w:rPr>
          <w:sz w:val="28"/>
          <w:szCs w:val="28"/>
        </w:rPr>
        <w:t xml:space="preserve"> x </w:t>
      </w:r>
      <w:del w:id="2332" w:author="Антон Хабиров" w:date="2021-01-20T01:41:00Z">
        <w:r w:rsidRPr="001144EF">
          <w:rPr>
            <w:sz w:val="28"/>
            <w:szCs w:val="28"/>
          </w:rPr>
          <w:delText>500 миллиметров</w:delText>
        </w:r>
      </w:del>
      <w:ins w:id="2333" w:author="Антон Хабиров" w:date="2021-01-20T01:41:00Z">
        <w:r w:rsidRPr="001144EF">
          <w:rPr>
            <w:sz w:val="28"/>
            <w:szCs w:val="28"/>
          </w:rPr>
          <w:t>0,5 метра</w:t>
        </w:r>
      </w:ins>
      <w:r w:rsidRPr="001144EF">
        <w:rPr>
          <w:sz w:val="28"/>
          <w:szCs w:val="28"/>
        </w:rPr>
        <w:t xml:space="preserve"> с надписью "Стоп, проезд запрещен, производится налив (слив) цистерны".</w:t>
      </w:r>
    </w:p>
    <w:p w:rsidR="00303495" w:rsidRPr="001144EF" w:rsidRDefault="00303495" w:rsidP="00303495">
      <w:pPr>
        <w:pStyle w:val="ConsPlusNormal"/>
        <w:spacing w:before="240"/>
        <w:ind w:firstLine="540"/>
        <w:jc w:val="both"/>
        <w:rPr>
          <w:sz w:val="28"/>
          <w:szCs w:val="28"/>
        </w:rPr>
      </w:pPr>
      <w:moveFromRangeStart w:id="2334" w:author="Антон Хабиров" w:date="2021-01-20T01:41:00Z" w:name="move61999332"/>
      <w:moveFrom w:id="2335" w:author="Антон Хабиров" w:date="2021-01-20T01:41:00Z">
        <w:r w:rsidRPr="001144EF">
          <w:rPr>
            <w:sz w:val="28"/>
            <w:szCs w:val="28"/>
          </w:rPr>
          <w:t xml:space="preserve">318. </w:t>
        </w:r>
      </w:moveFrom>
      <w:moveFromRangeEnd w:id="2334"/>
      <w:r w:rsidRPr="001144EF">
        <w:rPr>
          <w:sz w:val="28"/>
          <w:szCs w:val="28"/>
        </w:rPr>
        <w:t>Цистерны до начала сливоналивных операций закрепляются на рельсовом пути специальными башмаками из материала, исключающего образование искр, и заземляются.</w:t>
      </w:r>
    </w:p>
    <w:p w:rsidR="00303495" w:rsidRPr="001144EF" w:rsidRDefault="00303495" w:rsidP="00303495">
      <w:pPr>
        <w:pStyle w:val="ConsPlusNormal"/>
        <w:spacing w:before="240"/>
        <w:ind w:firstLine="540"/>
        <w:jc w:val="both"/>
        <w:rPr>
          <w:sz w:val="28"/>
          <w:szCs w:val="28"/>
        </w:rPr>
      </w:pPr>
      <w:del w:id="2336" w:author="Антон Хабиров" w:date="2021-01-20T01:41:00Z">
        <w:r w:rsidRPr="001144EF">
          <w:rPr>
            <w:sz w:val="28"/>
            <w:szCs w:val="28"/>
          </w:rPr>
          <w:delText>319</w:delText>
        </w:r>
      </w:del>
      <w:ins w:id="2337" w:author="Антон Хабиров" w:date="2021-01-20T01:41:00Z">
        <w:r w:rsidRPr="001144EF">
          <w:rPr>
            <w:sz w:val="28"/>
            <w:szCs w:val="28"/>
          </w:rPr>
          <w:t>268</w:t>
        </w:r>
      </w:ins>
      <w:r w:rsidRPr="001144EF">
        <w:rPr>
          <w:sz w:val="28"/>
          <w:szCs w:val="28"/>
        </w:rPr>
        <w:t>. Запрещается выполнять сливоналивные операции во время грозы.</w:t>
      </w:r>
    </w:p>
    <w:p w:rsidR="00303495" w:rsidRPr="001144EF" w:rsidRDefault="00303495" w:rsidP="00303495">
      <w:pPr>
        <w:pStyle w:val="ConsPlusNormal"/>
        <w:spacing w:before="240"/>
        <w:ind w:firstLine="540"/>
        <w:jc w:val="both"/>
        <w:rPr>
          <w:sz w:val="28"/>
          <w:szCs w:val="28"/>
        </w:rPr>
      </w:pPr>
      <w:del w:id="2338" w:author="Антон Хабиров" w:date="2021-01-20T01:41:00Z">
        <w:r w:rsidRPr="001144EF">
          <w:rPr>
            <w:sz w:val="28"/>
            <w:szCs w:val="28"/>
          </w:rPr>
          <w:delText>320</w:delText>
        </w:r>
      </w:del>
      <w:ins w:id="2339" w:author="Антон Хабиров" w:date="2021-01-20T01:41:00Z">
        <w:r w:rsidRPr="001144EF">
          <w:rPr>
            <w:sz w:val="28"/>
            <w:szCs w:val="28"/>
          </w:rPr>
          <w:t>269</w:t>
        </w:r>
      </w:ins>
      <w:r w:rsidRPr="001144EF">
        <w:rPr>
          <w:sz w:val="28"/>
          <w:szCs w:val="28"/>
        </w:rPr>
        <w:t xml:space="preserve">. Цистерна, заполняемая впервые или после ремонта с дегазацией котла, </w:t>
      </w:r>
      <w:r w:rsidRPr="001144EF">
        <w:rPr>
          <w:sz w:val="28"/>
          <w:szCs w:val="28"/>
        </w:rPr>
        <w:lastRenderedPageBreak/>
        <w:t>продувается инертным газом. Концентрация кислорода в котле после продувки не должна превышать 5 процентов объема.</w:t>
      </w:r>
    </w:p>
    <w:p w:rsidR="00303495" w:rsidRPr="001144EF" w:rsidRDefault="00303495" w:rsidP="00303495">
      <w:pPr>
        <w:pStyle w:val="ConsPlusNormal"/>
        <w:spacing w:before="240"/>
        <w:ind w:firstLine="540"/>
        <w:jc w:val="both"/>
        <w:rPr>
          <w:sz w:val="28"/>
          <w:szCs w:val="28"/>
        </w:rPr>
      </w:pPr>
      <w:del w:id="2340" w:author="Антон Хабиров" w:date="2021-01-20T01:41:00Z">
        <w:r w:rsidRPr="001144EF">
          <w:rPr>
            <w:sz w:val="28"/>
            <w:szCs w:val="28"/>
          </w:rPr>
          <w:delText>321</w:delText>
        </w:r>
      </w:del>
      <w:ins w:id="2341" w:author="Антон Хабиров" w:date="2021-01-20T01:41:00Z">
        <w:r w:rsidRPr="001144EF">
          <w:rPr>
            <w:sz w:val="28"/>
            <w:szCs w:val="28"/>
          </w:rPr>
          <w:t>270</w:t>
        </w:r>
      </w:ins>
      <w:r w:rsidRPr="001144EF">
        <w:rPr>
          <w:sz w:val="28"/>
          <w:szCs w:val="28"/>
        </w:rPr>
        <w:t>. Запрещается заполнение цистерн в следующих случаях:</w:t>
      </w:r>
    </w:p>
    <w:p w:rsidR="00303495" w:rsidRPr="001144EF" w:rsidRDefault="00303495" w:rsidP="00303495">
      <w:pPr>
        <w:pStyle w:val="ConsPlusNormal"/>
        <w:spacing w:before="240"/>
        <w:ind w:firstLine="540"/>
        <w:jc w:val="both"/>
        <w:rPr>
          <w:sz w:val="28"/>
          <w:szCs w:val="28"/>
        </w:rPr>
      </w:pPr>
      <w:r w:rsidRPr="001144EF">
        <w:rPr>
          <w:sz w:val="28"/>
          <w:szCs w:val="28"/>
        </w:rPr>
        <w:t>а) истек срок заводского и деповского ремонта ходовых частей цистерны;</w:t>
      </w:r>
    </w:p>
    <w:p w:rsidR="00303495" w:rsidRPr="001144EF" w:rsidRDefault="00303495" w:rsidP="00303495">
      <w:pPr>
        <w:pStyle w:val="ConsPlusNormal"/>
        <w:spacing w:before="240"/>
        <w:ind w:firstLine="540"/>
        <w:jc w:val="both"/>
        <w:rPr>
          <w:sz w:val="28"/>
          <w:szCs w:val="28"/>
        </w:rPr>
      </w:pPr>
      <w:r w:rsidRPr="001144EF">
        <w:rPr>
          <w:sz w:val="28"/>
          <w:szCs w:val="28"/>
        </w:rPr>
        <w:t>б) истекли сроки профилактического или планового ремонта арматуры, технического освидетельствования или гидравлического испытания котла цистерны;</w:t>
      </w:r>
    </w:p>
    <w:p w:rsidR="00303495" w:rsidRPr="001144EF" w:rsidRDefault="00303495" w:rsidP="00303495">
      <w:pPr>
        <w:pStyle w:val="ConsPlusNormal"/>
        <w:spacing w:before="240"/>
        <w:ind w:firstLine="540"/>
        <w:jc w:val="both"/>
        <w:rPr>
          <w:sz w:val="28"/>
          <w:szCs w:val="28"/>
        </w:rPr>
      </w:pPr>
      <w:r w:rsidRPr="001144EF">
        <w:rPr>
          <w:sz w:val="28"/>
          <w:szCs w:val="28"/>
        </w:rPr>
        <w:t>в) отсутствуют или неисправны предохранительная, запорная арматура или контрольно-измерительные приборы, предусмотренные предприятием-изготовителем;</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нет </w:t>
      </w:r>
      <w:del w:id="2342" w:author="Антон Хабиров" w:date="2021-01-20T01:41:00Z">
        <w:r w:rsidRPr="001144EF">
          <w:rPr>
            <w:sz w:val="28"/>
            <w:szCs w:val="28"/>
          </w:rPr>
          <w:delText>установленных клейм, надписей</w:delText>
        </w:r>
      </w:del>
      <w:ins w:id="2343" w:author="Антон Хабиров" w:date="2021-01-20T01:41:00Z">
        <w:r w:rsidRPr="001144EF">
          <w:rPr>
            <w:sz w:val="28"/>
            <w:szCs w:val="28"/>
          </w:rPr>
          <w:t xml:space="preserve">либо не читаемы установленные </w:t>
        </w:r>
        <w:proofErr w:type="spellStart"/>
        <w:r w:rsidRPr="001144EF">
          <w:rPr>
            <w:sz w:val="28"/>
            <w:szCs w:val="28"/>
          </w:rPr>
          <w:t>клеймы</w:t>
        </w:r>
      </w:ins>
      <w:proofErr w:type="spellEnd"/>
      <w:r w:rsidRPr="001144EF">
        <w:rPr>
          <w:sz w:val="28"/>
          <w:szCs w:val="28"/>
        </w:rPr>
        <w:t xml:space="preserve"> и </w:t>
      </w:r>
      <w:del w:id="2344" w:author="Антон Хабиров" w:date="2021-01-20T01:41:00Z">
        <w:r w:rsidRPr="001144EF">
          <w:rPr>
            <w:sz w:val="28"/>
            <w:szCs w:val="28"/>
          </w:rPr>
          <w:delText>неясны трафареты</w:delText>
        </w:r>
      </w:del>
      <w:ins w:id="2345" w:author="Антон Хабиров" w:date="2021-01-20T01:41:00Z">
        <w:r w:rsidRPr="001144EF">
          <w:rPr>
            <w:sz w:val="28"/>
            <w:szCs w:val="28"/>
          </w:rPr>
          <w:t>надписи</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повреждена цилиндрическая часть котла или днища (трещины, вмятины, заметные изменения формы и </w:t>
      </w:r>
      <w:del w:id="2346" w:author="Антон Хабиров" w:date="2021-01-20T01:41:00Z">
        <w:r w:rsidRPr="001144EF">
          <w:rPr>
            <w:sz w:val="28"/>
            <w:szCs w:val="28"/>
          </w:rPr>
          <w:delText>т.д</w:delText>
        </w:r>
      </w:del>
      <w:ins w:id="2347" w:author="Антон Хабиров" w:date="2021-01-20T01:41:00Z">
        <w:r w:rsidRPr="001144EF">
          <w:rPr>
            <w:sz w:val="28"/>
            <w:szCs w:val="28"/>
          </w:rPr>
          <w:t>др</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е) цистерны заполнены продуктами, не относящимися к сжиженным углеводородным газам;</w:t>
      </w:r>
    </w:p>
    <w:p w:rsidR="00303495" w:rsidRPr="001144EF" w:rsidRDefault="00303495" w:rsidP="00303495">
      <w:pPr>
        <w:pStyle w:val="ConsPlusNormal"/>
        <w:spacing w:before="240"/>
        <w:ind w:firstLine="540"/>
        <w:jc w:val="both"/>
        <w:rPr>
          <w:sz w:val="28"/>
          <w:szCs w:val="28"/>
        </w:rPr>
      </w:pPr>
      <w:r w:rsidRPr="001144EF">
        <w:rPr>
          <w:sz w:val="28"/>
          <w:szCs w:val="28"/>
        </w:rPr>
        <w:t xml:space="preserve">ж) избыточное остаточное давление паров сжиженных углеводородных газов менее 0,05 МПа (для сжиженных углеводородных газов, упругость паров которых в зимнее время может быть ниже 0,05 МПа, избыточное остаточное давление устанавливается </w:t>
      </w:r>
      <w:del w:id="2348" w:author="Антон Хабиров" w:date="2021-01-20T01:41:00Z">
        <w:r w:rsidRPr="001144EF">
          <w:rPr>
            <w:sz w:val="28"/>
            <w:szCs w:val="28"/>
          </w:rPr>
          <w:delText xml:space="preserve">местной </w:delText>
        </w:r>
      </w:del>
      <w:r w:rsidRPr="001144EF">
        <w:rPr>
          <w:sz w:val="28"/>
          <w:szCs w:val="28"/>
        </w:rPr>
        <w:t>производственной инструкцией), кроме цистерн, наливаемых впервые или после ремонта.</w:t>
      </w:r>
    </w:p>
    <w:p w:rsidR="00303495" w:rsidRPr="001144EF" w:rsidRDefault="00303495" w:rsidP="00303495">
      <w:pPr>
        <w:pStyle w:val="ConsPlusNormal"/>
        <w:spacing w:before="240"/>
        <w:ind w:firstLine="540"/>
        <w:jc w:val="both"/>
        <w:rPr>
          <w:sz w:val="28"/>
          <w:szCs w:val="28"/>
        </w:rPr>
      </w:pPr>
      <w:del w:id="2349" w:author="Антон Хабиров" w:date="2021-01-20T01:41:00Z">
        <w:r w:rsidRPr="001144EF">
          <w:rPr>
            <w:sz w:val="28"/>
            <w:szCs w:val="28"/>
          </w:rPr>
          <w:delText>322</w:delText>
        </w:r>
      </w:del>
      <w:ins w:id="2350" w:author="Антон Хабиров" w:date="2021-01-20T01:41:00Z">
        <w:r w:rsidRPr="001144EF">
          <w:rPr>
            <w:sz w:val="28"/>
            <w:szCs w:val="28"/>
          </w:rPr>
          <w:t>271</w:t>
        </w:r>
      </w:ins>
      <w:r w:rsidRPr="001144EF">
        <w:rPr>
          <w:sz w:val="28"/>
          <w:szCs w:val="28"/>
        </w:rPr>
        <w:t>. Перед наполнением необходимо проверить наличие остаточного давления в цистерне, а также наличие в цистерне воды или неиспаряющихся остатков сжиженных углеводородных газов. Вода в котле цистерны или неиспаряющиеся остатки газов должны быть удалены до наполнения цистерны.</w:t>
      </w:r>
    </w:p>
    <w:p w:rsidR="00303495" w:rsidRPr="001144EF" w:rsidRDefault="00303495" w:rsidP="00303495">
      <w:pPr>
        <w:pStyle w:val="ConsPlusNormal"/>
        <w:spacing w:before="240"/>
        <w:ind w:firstLine="540"/>
        <w:jc w:val="both"/>
        <w:rPr>
          <w:sz w:val="28"/>
          <w:szCs w:val="28"/>
        </w:rPr>
      </w:pPr>
      <w:del w:id="2351" w:author="Антон Хабиров" w:date="2021-01-20T01:41:00Z">
        <w:r w:rsidRPr="001144EF">
          <w:rPr>
            <w:sz w:val="28"/>
            <w:szCs w:val="28"/>
          </w:rPr>
          <w:delText xml:space="preserve">323. </w:delText>
        </w:r>
      </w:del>
      <w:r w:rsidRPr="001144EF">
        <w:rPr>
          <w:sz w:val="28"/>
          <w:szCs w:val="28"/>
        </w:rPr>
        <w:t xml:space="preserve">Дренирование воды и неиспаряющихся остатков сжиженного углеводородного газа разрешается </w:t>
      </w:r>
      <w:del w:id="2352" w:author="Антон Хабиров" w:date="2021-01-20T01:41:00Z">
        <w:r w:rsidRPr="001144EF">
          <w:rPr>
            <w:sz w:val="28"/>
            <w:szCs w:val="28"/>
          </w:rPr>
          <w:delText>производить</w:delText>
        </w:r>
      </w:del>
      <w:ins w:id="2353" w:author="Антон Хабиров" w:date="2021-01-20T01:41:00Z">
        <w:r w:rsidRPr="001144EF">
          <w:rPr>
            <w:sz w:val="28"/>
            <w:szCs w:val="28"/>
          </w:rPr>
          <w:t>проводить</w:t>
        </w:r>
      </w:ins>
      <w:r w:rsidRPr="001144EF">
        <w:rPr>
          <w:sz w:val="28"/>
          <w:szCs w:val="28"/>
        </w:rPr>
        <w:t xml:space="preserve"> только в присутствии второго работника. Утечка сжиженного углеводородного газа должна устраняться в возможно короткие сроки. При этом следует находиться с наветренной стороны и иметь необходимые средства индивидуальной защиты органов дыхания и зрения.</w:t>
      </w:r>
    </w:p>
    <w:p w:rsidR="00303495" w:rsidRPr="001144EF" w:rsidRDefault="00303495" w:rsidP="00303495">
      <w:pPr>
        <w:pStyle w:val="ConsPlusNormal"/>
        <w:spacing w:before="240"/>
        <w:ind w:firstLine="540"/>
        <w:jc w:val="both"/>
        <w:rPr>
          <w:sz w:val="28"/>
          <w:szCs w:val="28"/>
        </w:rPr>
      </w:pPr>
      <w:del w:id="2354" w:author="Антон Хабиров" w:date="2021-01-20T01:41:00Z">
        <w:r w:rsidRPr="001144EF">
          <w:rPr>
            <w:sz w:val="28"/>
            <w:szCs w:val="28"/>
          </w:rPr>
          <w:delText>324</w:delText>
        </w:r>
      </w:del>
      <w:ins w:id="2355" w:author="Антон Хабиров" w:date="2021-01-20T01:41:00Z">
        <w:r w:rsidRPr="001144EF">
          <w:rPr>
            <w:sz w:val="28"/>
            <w:szCs w:val="28"/>
          </w:rPr>
          <w:t>272</w:t>
        </w:r>
      </w:ins>
      <w:r w:rsidRPr="001144EF">
        <w:rPr>
          <w:sz w:val="28"/>
          <w:szCs w:val="28"/>
        </w:rPr>
        <w:t xml:space="preserve">. В процессе заполнения цистерны сжиженным углеводородным газом необходимо вести </w:t>
      </w:r>
      <w:proofErr w:type="gramStart"/>
      <w:r w:rsidRPr="001144EF">
        <w:rPr>
          <w:sz w:val="28"/>
          <w:szCs w:val="28"/>
        </w:rPr>
        <w:t>контроль за</w:t>
      </w:r>
      <w:proofErr w:type="gramEnd"/>
      <w:r w:rsidRPr="001144EF">
        <w:rPr>
          <w:sz w:val="28"/>
          <w:szCs w:val="28"/>
        </w:rPr>
        <w:t xml:space="preserve"> уровнем газа в котле цистерны. При обнаружении утечки продукта заполнение цистерны прекращается, продукт сливается, давление </w:t>
      </w:r>
      <w:proofErr w:type="gramStart"/>
      <w:r w:rsidRPr="001144EF">
        <w:rPr>
          <w:sz w:val="28"/>
          <w:szCs w:val="28"/>
        </w:rPr>
        <w:t>сбрасывается</w:t>
      </w:r>
      <w:proofErr w:type="gramEnd"/>
      <w:r w:rsidRPr="001144EF">
        <w:rPr>
          <w:sz w:val="28"/>
          <w:szCs w:val="28"/>
        </w:rPr>
        <w:t xml:space="preserve"> и принимаются меры к выявлению и устранению неисправностей.</w:t>
      </w:r>
    </w:p>
    <w:p w:rsidR="00303495" w:rsidRPr="001144EF" w:rsidRDefault="00303495" w:rsidP="00303495">
      <w:pPr>
        <w:pStyle w:val="ConsPlusNormal"/>
        <w:spacing w:before="240"/>
        <w:ind w:firstLine="540"/>
        <w:jc w:val="both"/>
        <w:rPr>
          <w:sz w:val="28"/>
          <w:szCs w:val="28"/>
        </w:rPr>
      </w:pPr>
      <w:del w:id="2356" w:author="Антон Хабиров" w:date="2021-01-20T01:41:00Z">
        <w:r w:rsidRPr="001144EF">
          <w:rPr>
            <w:sz w:val="28"/>
            <w:szCs w:val="28"/>
          </w:rPr>
          <w:delText>325</w:delText>
        </w:r>
      </w:del>
      <w:ins w:id="2357" w:author="Антон Хабиров" w:date="2021-01-20T01:41:00Z">
        <w:r w:rsidRPr="001144EF">
          <w:rPr>
            <w:sz w:val="28"/>
            <w:szCs w:val="28"/>
          </w:rPr>
          <w:t>273</w:t>
        </w:r>
      </w:ins>
      <w:r w:rsidRPr="001144EF">
        <w:rPr>
          <w:sz w:val="28"/>
          <w:szCs w:val="28"/>
        </w:rPr>
        <w:t xml:space="preserve">. При приеме заполненных цистерн необходимо проверять правильность их наполнения. Максимальная степень наполнения цистерн не должна превышать </w:t>
      </w:r>
      <w:del w:id="2358" w:author="Антон Хабиров" w:date="2021-01-20T01:41:00Z">
        <w:r w:rsidRPr="001144EF">
          <w:rPr>
            <w:sz w:val="28"/>
            <w:szCs w:val="28"/>
          </w:rPr>
          <w:delText>показатели, установленные</w:delText>
        </w:r>
      </w:del>
      <w:ins w:id="2359" w:author="Антон Хабиров" w:date="2021-01-20T01:41:00Z">
        <w:r w:rsidRPr="001144EF">
          <w:rPr>
            <w:sz w:val="28"/>
            <w:szCs w:val="28"/>
          </w:rPr>
          <w:t>показателей, установленных</w:t>
        </w:r>
      </w:ins>
      <w:r w:rsidRPr="001144EF">
        <w:rPr>
          <w:sz w:val="28"/>
          <w:szCs w:val="28"/>
        </w:rPr>
        <w:t xml:space="preserve"> в эксплуатационной </w:t>
      </w:r>
      <w:r w:rsidRPr="001144EF">
        <w:rPr>
          <w:sz w:val="28"/>
          <w:szCs w:val="28"/>
        </w:rPr>
        <w:lastRenderedPageBreak/>
        <w:t>документации.</w:t>
      </w:r>
    </w:p>
    <w:p w:rsidR="00303495" w:rsidRPr="001144EF" w:rsidRDefault="00303495" w:rsidP="00303495">
      <w:pPr>
        <w:pStyle w:val="ConsPlusNormal"/>
        <w:spacing w:before="240"/>
        <w:ind w:firstLine="540"/>
        <w:jc w:val="both"/>
        <w:rPr>
          <w:sz w:val="28"/>
          <w:szCs w:val="28"/>
        </w:rPr>
      </w:pPr>
      <w:del w:id="2360" w:author="Антон Хабиров" w:date="2021-01-20T01:41:00Z">
        <w:r w:rsidRPr="001144EF">
          <w:rPr>
            <w:sz w:val="28"/>
            <w:szCs w:val="28"/>
          </w:rPr>
          <w:delText>326</w:delText>
        </w:r>
      </w:del>
      <w:ins w:id="2361" w:author="Антон Хабиров" w:date="2021-01-20T01:41:00Z">
        <w:r w:rsidRPr="001144EF">
          <w:rPr>
            <w:sz w:val="28"/>
            <w:szCs w:val="28"/>
          </w:rPr>
          <w:t>274</w:t>
        </w:r>
      </w:ins>
      <w:r w:rsidRPr="001144EF">
        <w:rPr>
          <w:sz w:val="28"/>
          <w:szCs w:val="28"/>
        </w:rPr>
        <w:t>. Руководитель организации обеспечивает наличие на сливоналивных эстакадах первичных средств пожаротушения.</w:t>
      </w:r>
    </w:p>
    <w:p w:rsidR="00303495" w:rsidRPr="001144EF" w:rsidRDefault="00303495" w:rsidP="00303495">
      <w:pPr>
        <w:pStyle w:val="ConsPlusNormal"/>
        <w:spacing w:before="240"/>
        <w:ind w:firstLine="540"/>
        <w:jc w:val="both"/>
        <w:rPr>
          <w:sz w:val="28"/>
          <w:szCs w:val="28"/>
        </w:rPr>
      </w:pPr>
      <w:del w:id="2362" w:author="Антон Хабиров" w:date="2021-01-20T01:41:00Z">
        <w:r w:rsidRPr="001144EF">
          <w:rPr>
            <w:sz w:val="28"/>
            <w:szCs w:val="28"/>
          </w:rPr>
          <w:delText>327</w:delText>
        </w:r>
      </w:del>
      <w:ins w:id="2363" w:author="Антон Хабиров" w:date="2021-01-20T01:41:00Z">
        <w:r w:rsidRPr="001144EF">
          <w:rPr>
            <w:sz w:val="28"/>
            <w:szCs w:val="28"/>
          </w:rPr>
          <w:t>275</w:t>
        </w:r>
      </w:ins>
      <w:r w:rsidRPr="001144EF">
        <w:rPr>
          <w:sz w:val="28"/>
          <w:szCs w:val="28"/>
        </w:rPr>
        <w:t xml:space="preserve">. Цистерна для сжиженного углеводородного газа с обнаруженной неисправностью, из-за которой она не может следовать по назначению, должна отцепляться от </w:t>
      </w:r>
      <w:del w:id="2364" w:author="Антон Хабиров" w:date="2021-01-20T01:41:00Z">
        <w:r w:rsidRPr="001144EF">
          <w:rPr>
            <w:sz w:val="28"/>
            <w:szCs w:val="28"/>
          </w:rPr>
          <w:delText>поезда</w:delText>
        </w:r>
      </w:del>
      <w:ins w:id="2365" w:author="Антон Хабиров" w:date="2021-01-20T01:41:00Z">
        <w:r w:rsidRPr="001144EF">
          <w:rPr>
            <w:sz w:val="28"/>
            <w:szCs w:val="28"/>
          </w:rPr>
          <w:t>состава</w:t>
        </w:r>
      </w:ins>
      <w:r w:rsidRPr="001144EF">
        <w:rPr>
          <w:sz w:val="28"/>
          <w:szCs w:val="28"/>
        </w:rPr>
        <w:t xml:space="preserve"> и отводиться на отдельный путь.</w:t>
      </w:r>
    </w:p>
    <w:p w:rsidR="00303495" w:rsidRPr="001144EF" w:rsidRDefault="00303495" w:rsidP="00303495">
      <w:pPr>
        <w:pStyle w:val="ConsPlusNormal"/>
        <w:spacing w:before="240"/>
        <w:ind w:firstLine="540"/>
        <w:jc w:val="both"/>
        <w:rPr>
          <w:sz w:val="28"/>
          <w:szCs w:val="28"/>
        </w:rPr>
      </w:pPr>
      <w:del w:id="2366" w:author="Антон Хабиров" w:date="2021-01-20T01:41:00Z">
        <w:r w:rsidRPr="001144EF">
          <w:rPr>
            <w:sz w:val="28"/>
            <w:szCs w:val="28"/>
          </w:rPr>
          <w:delText>328</w:delText>
        </w:r>
      </w:del>
      <w:ins w:id="2367" w:author="Антон Хабиров" w:date="2021-01-20T01:41:00Z">
        <w:r w:rsidRPr="001144EF">
          <w:rPr>
            <w:sz w:val="28"/>
            <w:szCs w:val="28"/>
          </w:rPr>
          <w:t>276</w:t>
        </w:r>
      </w:ins>
      <w:r w:rsidRPr="001144EF">
        <w:rPr>
          <w:sz w:val="28"/>
          <w:szCs w:val="28"/>
        </w:rPr>
        <w:t>. Запрещается на электрифицированных участках железных дорог до снятия напряжения с контактной сети проведение всех видов работ наверху цистерны, кроме внешнего осмотра.</w:t>
      </w:r>
    </w:p>
    <w:p w:rsidR="00303495" w:rsidRPr="001144EF" w:rsidRDefault="00303495" w:rsidP="00303495">
      <w:pPr>
        <w:pStyle w:val="ConsPlusNormal"/>
        <w:spacing w:before="240"/>
        <w:ind w:firstLine="540"/>
        <w:jc w:val="both"/>
        <w:rPr>
          <w:sz w:val="28"/>
          <w:szCs w:val="28"/>
        </w:rPr>
      </w:pPr>
      <w:del w:id="2368" w:author="Антон Хабиров" w:date="2021-01-20T01:41:00Z">
        <w:r w:rsidRPr="001144EF">
          <w:rPr>
            <w:sz w:val="28"/>
            <w:szCs w:val="28"/>
          </w:rPr>
          <w:delText>329</w:delText>
        </w:r>
      </w:del>
      <w:ins w:id="2369" w:author="Антон Хабиров" w:date="2021-01-20T01:41:00Z">
        <w:r w:rsidRPr="001144EF">
          <w:rPr>
            <w:sz w:val="28"/>
            <w:szCs w:val="28"/>
          </w:rPr>
          <w:t>277</w:t>
        </w:r>
      </w:ins>
      <w:r w:rsidRPr="001144EF">
        <w:rPr>
          <w:sz w:val="28"/>
          <w:szCs w:val="28"/>
        </w:rPr>
        <w:t xml:space="preserve">. Запрещается машинисту локомотива отцеплять локомотив от состава, имеющего вагоны-цистерны </w:t>
      </w:r>
      <w:del w:id="2370" w:author="Антон Хабиров" w:date="2021-01-20T01:41:00Z">
        <w:r w:rsidRPr="001144EF">
          <w:rPr>
            <w:sz w:val="28"/>
            <w:szCs w:val="28"/>
          </w:rPr>
          <w:delText>с</w:delText>
        </w:r>
      </w:del>
      <w:ins w:id="2371" w:author="Антон Хабиров" w:date="2021-01-20T01:41:00Z">
        <w:r w:rsidRPr="001144EF">
          <w:rPr>
            <w:sz w:val="28"/>
            <w:szCs w:val="28"/>
          </w:rPr>
          <w:t>со</w:t>
        </w:r>
      </w:ins>
      <w:r w:rsidRPr="001144EF">
        <w:rPr>
          <w:sz w:val="28"/>
          <w:szCs w:val="28"/>
        </w:rPr>
        <w:t xml:space="preserve"> сжиженным углеводородным газом, </w:t>
      </w:r>
      <w:ins w:id="2372" w:author="Антон Хабиров" w:date="2021-01-20T01:41:00Z">
        <w:r w:rsidRPr="001144EF">
          <w:rPr>
            <w:sz w:val="28"/>
            <w:szCs w:val="28"/>
          </w:rPr>
          <w:t xml:space="preserve">если </w:t>
        </w:r>
      </w:ins>
      <w:r w:rsidRPr="001144EF">
        <w:rPr>
          <w:sz w:val="28"/>
          <w:szCs w:val="28"/>
        </w:rPr>
        <w:t xml:space="preserve">не </w:t>
      </w:r>
      <w:del w:id="2373" w:author="Антон Хабиров" w:date="2021-01-20T01:41:00Z">
        <w:r w:rsidRPr="001144EF">
          <w:rPr>
            <w:sz w:val="28"/>
            <w:szCs w:val="28"/>
          </w:rPr>
          <w:delText>получив</w:delText>
        </w:r>
      </w:del>
      <w:ins w:id="2374" w:author="Антон Хабиров" w:date="2021-01-20T01:41:00Z">
        <w:r w:rsidRPr="001144EF">
          <w:rPr>
            <w:sz w:val="28"/>
            <w:szCs w:val="28"/>
          </w:rPr>
          <w:t>получено</w:t>
        </w:r>
      </w:ins>
      <w:r w:rsidRPr="001144EF">
        <w:rPr>
          <w:sz w:val="28"/>
          <w:szCs w:val="28"/>
        </w:rPr>
        <w:t xml:space="preserve"> сообщение о закреплении состава тормозными башмаками.</w:t>
      </w:r>
    </w:p>
    <w:p w:rsidR="00303495" w:rsidRPr="001144EF" w:rsidRDefault="00303495" w:rsidP="00303495">
      <w:pPr>
        <w:pStyle w:val="ConsPlusNormal"/>
        <w:spacing w:before="240"/>
        <w:ind w:firstLine="540"/>
        <w:jc w:val="both"/>
        <w:rPr>
          <w:sz w:val="28"/>
          <w:szCs w:val="28"/>
        </w:rPr>
      </w:pPr>
      <w:del w:id="2375" w:author="Антон Хабиров" w:date="2021-01-20T01:41:00Z">
        <w:r w:rsidRPr="001144EF">
          <w:rPr>
            <w:sz w:val="28"/>
            <w:szCs w:val="28"/>
          </w:rPr>
          <w:delText>330</w:delText>
        </w:r>
      </w:del>
      <w:ins w:id="2376" w:author="Антон Хабиров" w:date="2021-01-20T01:41:00Z">
        <w:r w:rsidRPr="001144EF">
          <w:rPr>
            <w:sz w:val="28"/>
            <w:szCs w:val="28"/>
          </w:rPr>
          <w:t>278</w:t>
        </w:r>
      </w:ins>
      <w:r w:rsidRPr="001144EF">
        <w:rPr>
          <w:sz w:val="28"/>
          <w:szCs w:val="28"/>
        </w:rPr>
        <w:t>. Ремонт котла цистерны, его элементов, а также его внутренний осмотр разрешается проводить только после дегазации объема котла.</w:t>
      </w:r>
    </w:p>
    <w:p w:rsidR="00303495" w:rsidRPr="001144EF" w:rsidRDefault="00303495" w:rsidP="00303495">
      <w:pPr>
        <w:pStyle w:val="ConsPlusNormal"/>
        <w:spacing w:before="240"/>
        <w:ind w:firstLine="540"/>
        <w:jc w:val="both"/>
        <w:rPr>
          <w:sz w:val="28"/>
          <w:szCs w:val="28"/>
        </w:rPr>
      </w:pPr>
      <w:del w:id="2377" w:author="Антон Хабиров" w:date="2021-01-20T01:41:00Z">
        <w:r w:rsidRPr="001144EF">
          <w:rPr>
            <w:sz w:val="28"/>
            <w:szCs w:val="28"/>
          </w:rPr>
          <w:delText>331</w:delText>
        </w:r>
      </w:del>
      <w:ins w:id="2378" w:author="Антон Хабиров" w:date="2021-01-20T01:41:00Z">
        <w:r w:rsidRPr="001144EF">
          <w:rPr>
            <w:sz w:val="28"/>
            <w:szCs w:val="28"/>
          </w:rPr>
          <w:t>279</w:t>
        </w:r>
      </w:ins>
      <w:r w:rsidRPr="001144EF">
        <w:rPr>
          <w:sz w:val="28"/>
          <w:szCs w:val="28"/>
        </w:rPr>
        <w:t>. При проведении работ по исправлению тележек с применением огня, сварки и ударов</w:t>
      </w:r>
      <w:del w:id="2379" w:author="Антон Хабиров" w:date="2021-01-20T01:41:00Z">
        <w:r w:rsidRPr="001144EF">
          <w:rPr>
            <w:sz w:val="28"/>
            <w:szCs w:val="28"/>
          </w:rPr>
          <w:delText>,</w:delText>
        </w:r>
      </w:del>
      <w:r w:rsidRPr="001144EF">
        <w:rPr>
          <w:sz w:val="28"/>
          <w:szCs w:val="28"/>
        </w:rPr>
        <w:t xml:space="preserve"> тележки должны выкатываться из-под цистерны и отводиться от нее на расстояние 100 метров.</w:t>
      </w:r>
    </w:p>
    <w:p w:rsidR="00303495" w:rsidRPr="001144EF" w:rsidRDefault="00303495" w:rsidP="00303495">
      <w:pPr>
        <w:pStyle w:val="ConsPlusNormal"/>
        <w:jc w:val="both"/>
        <w:rPr>
          <w:del w:id="2380" w:author="Антон Хабиров" w:date="2021-01-20T01:41:00Z"/>
          <w:sz w:val="28"/>
          <w:szCs w:val="28"/>
        </w:rPr>
      </w:pPr>
      <w:del w:id="2381"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2382" w:author="Антон Хабиров" w:date="2021-01-20T01:41:00Z">
        <w:r w:rsidRPr="001144EF">
          <w:rPr>
            <w:sz w:val="28"/>
            <w:szCs w:val="28"/>
          </w:rPr>
          <w:delText>332</w:delText>
        </w:r>
      </w:del>
      <w:ins w:id="2383" w:author="Антон Хабиров" w:date="2021-01-20T01:41:00Z">
        <w:r w:rsidRPr="001144EF">
          <w:rPr>
            <w:sz w:val="28"/>
            <w:szCs w:val="28"/>
          </w:rPr>
          <w:t>280</w:t>
        </w:r>
      </w:ins>
      <w:r w:rsidRPr="001144EF">
        <w:rPr>
          <w:sz w:val="28"/>
          <w:szCs w:val="28"/>
        </w:rPr>
        <w:t>. При производстве ремонтных работ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ремонтировать котел в груженом состоянии, а также в порожнем состоянии до производства дегазации его объема;</w:t>
      </w:r>
    </w:p>
    <w:p w:rsidR="00303495" w:rsidRPr="001144EF" w:rsidRDefault="00303495" w:rsidP="00303495">
      <w:pPr>
        <w:pStyle w:val="ConsPlusNormal"/>
        <w:spacing w:before="240"/>
        <w:ind w:firstLine="540"/>
        <w:jc w:val="both"/>
        <w:rPr>
          <w:sz w:val="28"/>
          <w:szCs w:val="28"/>
        </w:rPr>
      </w:pPr>
      <w:r w:rsidRPr="001144EF">
        <w:rPr>
          <w:sz w:val="28"/>
          <w:szCs w:val="28"/>
        </w:rPr>
        <w:t>б) производить удары по котлу цистерны;</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пользоваться инструментом, </w:t>
      </w:r>
      <w:del w:id="2384" w:author="Антон Хабиров" w:date="2021-01-20T01:41:00Z">
        <w:r w:rsidRPr="001144EF">
          <w:rPr>
            <w:sz w:val="28"/>
            <w:szCs w:val="28"/>
          </w:rPr>
          <w:delText>дающим</w:delText>
        </w:r>
      </w:del>
      <w:ins w:id="2385" w:author="Антон Хабиров" w:date="2021-01-20T01:41:00Z">
        <w:r w:rsidRPr="001144EF">
          <w:rPr>
            <w:sz w:val="28"/>
            <w:szCs w:val="28"/>
          </w:rPr>
          <w:t>создающим</w:t>
        </w:r>
      </w:ins>
      <w:r w:rsidRPr="001144EF">
        <w:rPr>
          <w:sz w:val="28"/>
          <w:szCs w:val="28"/>
        </w:rPr>
        <w:t xml:space="preserve"> искрение, и находиться с открытым огнем вблизи цистерны;</w:t>
      </w:r>
    </w:p>
    <w:p w:rsidR="00303495" w:rsidRPr="001144EF" w:rsidRDefault="00303495" w:rsidP="00303495">
      <w:pPr>
        <w:pStyle w:val="ConsPlusNormal"/>
        <w:jc w:val="both"/>
        <w:rPr>
          <w:del w:id="2386" w:author="Антон Хабиров" w:date="2021-01-20T01:41:00Z"/>
          <w:sz w:val="28"/>
          <w:szCs w:val="28"/>
        </w:rPr>
      </w:pPr>
      <w:del w:id="2387" w:author="Антон Хабиров" w:date="2021-01-20T01:41:00Z">
        <w:r w:rsidRPr="001144EF">
          <w:rPr>
            <w:sz w:val="28"/>
            <w:szCs w:val="28"/>
          </w:rPr>
          <w:delText>(в ред. Постановления Правительства РФ от 23.04.2020 № 569)</w:delText>
        </w:r>
      </w:del>
    </w:p>
    <w:p w:rsidR="00303495" w:rsidRPr="001144EF" w:rsidRDefault="00303495" w:rsidP="00303495">
      <w:pPr>
        <w:pStyle w:val="ConsPlusNormal"/>
        <w:spacing w:before="240"/>
        <w:ind w:firstLine="540"/>
        <w:jc w:val="both"/>
        <w:rPr>
          <w:sz w:val="28"/>
          <w:szCs w:val="28"/>
        </w:rPr>
      </w:pPr>
      <w:r w:rsidRPr="001144EF">
        <w:rPr>
          <w:sz w:val="28"/>
          <w:szCs w:val="28"/>
        </w:rPr>
        <w:t>г) производить под цистерной сварочные и огневые работы.</w:t>
      </w:r>
    </w:p>
    <w:p w:rsidR="00303495" w:rsidRPr="001144EF" w:rsidRDefault="00303495" w:rsidP="00303495">
      <w:pPr>
        <w:pStyle w:val="ConsPlusNormal"/>
        <w:spacing w:before="240"/>
        <w:ind w:firstLine="540"/>
        <w:jc w:val="both"/>
        <w:rPr>
          <w:sz w:val="28"/>
          <w:szCs w:val="28"/>
        </w:rPr>
      </w:pPr>
      <w:del w:id="2388" w:author="Антон Хабиров" w:date="2021-01-20T01:41:00Z">
        <w:r w:rsidRPr="001144EF">
          <w:rPr>
            <w:sz w:val="28"/>
            <w:szCs w:val="28"/>
          </w:rPr>
          <w:delText>333</w:delText>
        </w:r>
      </w:del>
      <w:ins w:id="2389" w:author="Антон Хабиров" w:date="2021-01-20T01:41:00Z">
        <w:r w:rsidRPr="001144EF">
          <w:rPr>
            <w:sz w:val="28"/>
            <w:szCs w:val="28"/>
          </w:rPr>
          <w:t>281</w:t>
        </w:r>
      </w:ins>
      <w:r w:rsidRPr="001144EF">
        <w:rPr>
          <w:sz w:val="28"/>
          <w:szCs w:val="28"/>
        </w:rPr>
        <w:t xml:space="preserve">. При выполнении работ внутри котла цистерны (внутренний осмотр, ремонт, чистка и </w:t>
      </w:r>
      <w:del w:id="2390" w:author="Антон Хабиров" w:date="2021-01-20T01:41:00Z">
        <w:r w:rsidRPr="001144EF">
          <w:rPr>
            <w:sz w:val="28"/>
            <w:szCs w:val="28"/>
          </w:rPr>
          <w:delText>т.п</w:delText>
        </w:r>
      </w:del>
      <w:ins w:id="2391" w:author="Антон Хабиров" w:date="2021-01-20T01:41:00Z">
        <w:r w:rsidRPr="001144EF">
          <w:rPr>
            <w:sz w:val="28"/>
            <w:szCs w:val="28"/>
          </w:rPr>
          <w:t>др</w:t>
        </w:r>
      </w:ins>
      <w:r w:rsidRPr="001144EF">
        <w:rPr>
          <w:sz w:val="28"/>
          <w:szCs w:val="28"/>
        </w:rPr>
        <w:t>.):</w:t>
      </w:r>
    </w:p>
    <w:p w:rsidR="00303495" w:rsidRPr="001144EF" w:rsidRDefault="00303495" w:rsidP="00303495">
      <w:pPr>
        <w:pStyle w:val="ConsPlusNormal"/>
        <w:spacing w:before="240"/>
        <w:ind w:firstLine="540"/>
        <w:jc w:val="both"/>
        <w:rPr>
          <w:sz w:val="28"/>
          <w:szCs w:val="28"/>
        </w:rPr>
      </w:pPr>
      <w:ins w:id="2392" w:author="Антон Хабиров" w:date="2021-01-20T01:41:00Z">
        <w:r w:rsidRPr="001144EF">
          <w:rPr>
            <w:sz w:val="28"/>
            <w:szCs w:val="28"/>
          </w:rPr>
          <w:t xml:space="preserve">а) </w:t>
        </w:r>
      </w:ins>
      <w:r w:rsidRPr="001144EF">
        <w:rPr>
          <w:sz w:val="28"/>
          <w:szCs w:val="28"/>
        </w:rPr>
        <w:t>применяются светильники напряжением не выше 12 вольт в исправном взрывобезопасном исполнении. Включение и выключение светильника должно производиться вне котла цистерны;</w:t>
      </w:r>
    </w:p>
    <w:p w:rsidR="00303495" w:rsidRPr="001144EF" w:rsidRDefault="00303495" w:rsidP="00303495">
      <w:pPr>
        <w:pStyle w:val="ConsPlusNormal"/>
        <w:spacing w:before="240"/>
        <w:ind w:firstLine="540"/>
        <w:jc w:val="both"/>
        <w:rPr>
          <w:sz w:val="28"/>
          <w:szCs w:val="28"/>
        </w:rPr>
      </w:pPr>
      <w:ins w:id="2393" w:author="Антон Хабиров" w:date="2021-01-20T01:41:00Z">
        <w:r w:rsidRPr="001144EF">
          <w:rPr>
            <w:sz w:val="28"/>
            <w:szCs w:val="28"/>
          </w:rPr>
          <w:t xml:space="preserve">б) </w:t>
        </w:r>
      </w:ins>
      <w:r w:rsidRPr="001144EF">
        <w:rPr>
          <w:sz w:val="28"/>
          <w:szCs w:val="28"/>
        </w:rPr>
        <w:t xml:space="preserve">проводится анализ воздушной среды в объеме котла цистерны на отсутствие опасной концентрации углеводородов и </w:t>
      </w:r>
      <w:del w:id="2394" w:author="Антон Хабиров" w:date="2021-01-20T01:41:00Z">
        <w:r w:rsidRPr="001144EF">
          <w:rPr>
            <w:sz w:val="28"/>
            <w:szCs w:val="28"/>
          </w:rPr>
          <w:delText xml:space="preserve">на </w:delText>
        </w:r>
      </w:del>
      <w:r w:rsidRPr="001144EF">
        <w:rPr>
          <w:sz w:val="28"/>
          <w:szCs w:val="28"/>
        </w:rPr>
        <w:t>содержание кислорода.</w:t>
      </w:r>
    </w:p>
    <w:p w:rsidR="00303495" w:rsidRPr="001144EF" w:rsidRDefault="00303495" w:rsidP="00303495">
      <w:pPr>
        <w:pStyle w:val="ConsPlusNormal"/>
        <w:spacing w:before="240"/>
        <w:ind w:firstLine="540"/>
        <w:jc w:val="both"/>
        <w:rPr>
          <w:sz w:val="28"/>
          <w:szCs w:val="28"/>
        </w:rPr>
      </w:pPr>
      <w:del w:id="2395" w:author="Антон Хабиров" w:date="2021-01-20T01:41:00Z">
        <w:r w:rsidRPr="001144EF">
          <w:rPr>
            <w:sz w:val="28"/>
            <w:szCs w:val="28"/>
          </w:rPr>
          <w:lastRenderedPageBreak/>
          <w:delText>334</w:delText>
        </w:r>
      </w:del>
      <w:ins w:id="2396" w:author="Антон Хабиров" w:date="2021-01-20T01:41:00Z">
        <w:r w:rsidRPr="001144EF">
          <w:rPr>
            <w:sz w:val="28"/>
            <w:szCs w:val="28"/>
          </w:rPr>
          <w:t>282</w:t>
        </w:r>
      </w:ins>
      <w:r w:rsidRPr="001144EF">
        <w:rPr>
          <w:sz w:val="28"/>
          <w:szCs w:val="28"/>
        </w:rPr>
        <w:t>. В нерабочем состоянии вентили цистерны должны быть закрыты и заглушены. В случае необходимости замена сальниковой набивки вентилей наполненной цистерны может выполняться при полностью закрытом клапане и снятых заглушках.</w:t>
      </w:r>
    </w:p>
    <w:p w:rsidR="00303495" w:rsidRPr="001144EF" w:rsidRDefault="00303495" w:rsidP="00303495">
      <w:pPr>
        <w:pStyle w:val="ConsPlusNormal"/>
        <w:spacing w:before="240"/>
        <w:ind w:firstLine="540"/>
        <w:jc w:val="both"/>
        <w:rPr>
          <w:sz w:val="28"/>
          <w:szCs w:val="28"/>
        </w:rPr>
      </w:pPr>
      <w:del w:id="2397" w:author="Антон Хабиров" w:date="2021-01-20T01:41:00Z">
        <w:r w:rsidRPr="001144EF">
          <w:rPr>
            <w:sz w:val="28"/>
            <w:szCs w:val="28"/>
          </w:rPr>
          <w:delText>335</w:delText>
        </w:r>
      </w:del>
      <w:ins w:id="2398" w:author="Антон Хабиров" w:date="2021-01-20T01:41:00Z">
        <w:r w:rsidRPr="001144EF">
          <w:rPr>
            <w:sz w:val="28"/>
            <w:szCs w:val="28"/>
          </w:rPr>
          <w:t>283</w:t>
        </w:r>
      </w:ins>
      <w:r w:rsidRPr="001144EF">
        <w:rPr>
          <w:sz w:val="28"/>
          <w:szCs w:val="28"/>
        </w:rPr>
        <w:t xml:space="preserve">. При возникновении пожароопасной ситуации или пожара в подвижном составе, имеющем вагоны-цистерны </w:t>
      </w:r>
      <w:del w:id="2399" w:author="Антон Хабиров" w:date="2021-01-20T01:41:00Z">
        <w:r w:rsidRPr="001144EF">
          <w:rPr>
            <w:sz w:val="28"/>
            <w:szCs w:val="28"/>
          </w:rPr>
          <w:delText>с</w:delText>
        </w:r>
      </w:del>
      <w:ins w:id="2400" w:author="Антон Хабиров" w:date="2021-01-20T01:41:00Z">
        <w:r w:rsidRPr="001144EF">
          <w:rPr>
            <w:sz w:val="28"/>
            <w:szCs w:val="28"/>
          </w:rPr>
          <w:t>со</w:t>
        </w:r>
      </w:ins>
      <w:r w:rsidRPr="001144EF">
        <w:rPr>
          <w:sz w:val="28"/>
          <w:szCs w:val="28"/>
        </w:rPr>
        <w:t xml:space="preserve"> сжиженным углеводородным газом, на железнодорожных станциях, перегонах, сливоналивных эстакадах, на путях промышленных предприятий, при проведении маневровых работ руководители</w:t>
      </w:r>
      <w:del w:id="2401" w:author="Антон Хабиров" w:date="2021-01-20T01:41:00Z">
        <w:r w:rsidRPr="001144EF">
          <w:rPr>
            <w:sz w:val="28"/>
            <w:szCs w:val="28"/>
          </w:rPr>
          <w:delText>, диспетчеры, машинисты</w:delText>
        </w:r>
      </w:del>
      <w:r w:rsidRPr="001144EF">
        <w:rPr>
          <w:sz w:val="28"/>
          <w:szCs w:val="28"/>
        </w:rPr>
        <w:t xml:space="preserve"> и другие работники </w:t>
      </w:r>
      <w:del w:id="2402" w:author="Антон Хабиров" w:date="2021-01-20T01:41:00Z">
        <w:r w:rsidRPr="001144EF">
          <w:rPr>
            <w:sz w:val="28"/>
            <w:szCs w:val="28"/>
          </w:rPr>
          <w:delText>железнодорожного транспорта</w:delText>
        </w:r>
      </w:del>
      <w:ins w:id="2403" w:author="Антон Хабиров" w:date="2021-01-20T01:41:00Z">
        <w:r w:rsidRPr="001144EF">
          <w:rPr>
            <w:sz w:val="28"/>
            <w:szCs w:val="28"/>
          </w:rPr>
          <w:t>организации</w:t>
        </w:r>
      </w:ins>
      <w:r w:rsidRPr="001144EF">
        <w:rPr>
          <w:sz w:val="28"/>
          <w:szCs w:val="28"/>
        </w:rPr>
        <w:t xml:space="preserve"> должны действовать в соответствии с планом локализации и ликвидации пожароопасных ситуаций и пожаров.</w:t>
      </w:r>
    </w:p>
    <w:p w:rsidR="00303495" w:rsidRPr="001144EF" w:rsidRDefault="00303495" w:rsidP="00303495">
      <w:pPr>
        <w:pStyle w:val="ConsPlusNormal"/>
        <w:spacing w:before="240"/>
        <w:ind w:firstLine="540"/>
        <w:jc w:val="both"/>
        <w:rPr>
          <w:sz w:val="28"/>
          <w:szCs w:val="28"/>
        </w:rPr>
      </w:pPr>
      <w:del w:id="2404" w:author="Антон Хабиров" w:date="2021-01-20T01:41:00Z">
        <w:r w:rsidRPr="001144EF">
          <w:rPr>
            <w:sz w:val="28"/>
            <w:szCs w:val="28"/>
          </w:rPr>
          <w:delText xml:space="preserve">336. </w:delText>
        </w:r>
      </w:del>
      <w:r w:rsidRPr="001144EF">
        <w:rPr>
          <w:sz w:val="28"/>
          <w:szCs w:val="28"/>
        </w:rPr>
        <w:t>Руководитель организации создает для целей ликвидации пожароопасных ситуаций и пожаров аварийные группы.</w:t>
      </w:r>
    </w:p>
    <w:p w:rsidR="00303495" w:rsidRPr="001144EF" w:rsidRDefault="00303495" w:rsidP="00303495">
      <w:pPr>
        <w:pStyle w:val="ConsPlusNormal"/>
        <w:spacing w:before="240"/>
        <w:ind w:firstLine="540"/>
        <w:jc w:val="both"/>
        <w:rPr>
          <w:sz w:val="28"/>
          <w:szCs w:val="28"/>
        </w:rPr>
      </w:pPr>
      <w:del w:id="2405" w:author="Антон Хабиров" w:date="2021-01-20T01:41:00Z">
        <w:r w:rsidRPr="001144EF">
          <w:rPr>
            <w:sz w:val="28"/>
            <w:szCs w:val="28"/>
          </w:rPr>
          <w:delText>337</w:delText>
        </w:r>
      </w:del>
      <w:ins w:id="2406" w:author="Антон Хабиров" w:date="2021-01-20T01:41:00Z">
        <w:r w:rsidRPr="001144EF">
          <w:rPr>
            <w:sz w:val="28"/>
            <w:szCs w:val="28"/>
          </w:rPr>
          <w:t>284</w:t>
        </w:r>
      </w:ins>
      <w:r w:rsidRPr="001144EF">
        <w:rPr>
          <w:sz w:val="28"/>
          <w:szCs w:val="28"/>
        </w:rPr>
        <w:t>. При утечке сжиженного углеводородного газа следует:</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прекратить все технологические операции по сливу и наливу сжиженного углеводородного газа, а также движение поездов и маневровые работы, не относящиеся к локализации и ликвидации пожароопасной ситуации, устранить потенциальный источник зажигания (огонь, искры и </w:t>
      </w:r>
      <w:del w:id="2407" w:author="Антон Хабиров" w:date="2021-01-20T01:41:00Z">
        <w:r w:rsidRPr="001144EF">
          <w:rPr>
            <w:sz w:val="28"/>
            <w:szCs w:val="28"/>
          </w:rPr>
          <w:delText>т.п</w:delText>
        </w:r>
      </w:del>
      <w:ins w:id="2408" w:author="Антон Хабиров" w:date="2021-01-20T01:41:00Z">
        <w:r w:rsidRPr="001144EF">
          <w:rPr>
            <w:sz w:val="28"/>
            <w:szCs w:val="28"/>
          </w:rPr>
          <w:t>др</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б) убрать из зоны разлива сжиженного углеводородного газа горючие вещества;</w:t>
      </w:r>
    </w:p>
    <w:p w:rsidR="00303495" w:rsidRPr="001144EF" w:rsidRDefault="00303495" w:rsidP="00303495">
      <w:pPr>
        <w:pStyle w:val="ConsPlusNormal"/>
        <w:spacing w:before="240"/>
        <w:ind w:firstLine="540"/>
        <w:jc w:val="both"/>
        <w:rPr>
          <w:sz w:val="28"/>
          <w:szCs w:val="28"/>
        </w:rPr>
      </w:pPr>
      <w:r w:rsidRPr="001144EF">
        <w:rPr>
          <w:sz w:val="28"/>
          <w:szCs w:val="28"/>
        </w:rPr>
        <w:t>в) устранить течь и (или) перекачать содержимое цистерны в исправную цистерну (емкость);</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отвести вагон-цистерну </w:t>
      </w:r>
      <w:del w:id="2409" w:author="Антон Хабиров" w:date="2021-01-20T01:41:00Z">
        <w:r w:rsidRPr="001144EF">
          <w:rPr>
            <w:sz w:val="28"/>
            <w:szCs w:val="28"/>
          </w:rPr>
          <w:delText>с</w:delText>
        </w:r>
      </w:del>
      <w:ins w:id="2410" w:author="Антон Хабиров" w:date="2021-01-20T01:41:00Z">
        <w:r w:rsidRPr="001144EF">
          <w:rPr>
            <w:sz w:val="28"/>
            <w:szCs w:val="28"/>
          </w:rPr>
          <w:t>со</w:t>
        </w:r>
      </w:ins>
      <w:r w:rsidRPr="001144EF">
        <w:rPr>
          <w:sz w:val="28"/>
          <w:szCs w:val="28"/>
        </w:rPr>
        <w:t xml:space="preserve"> сжиженным углеводородным газом в безопасную зону;</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при интенсивной утечке </w:t>
      </w:r>
      <w:ins w:id="2411" w:author="Антон Хабиров" w:date="2021-01-20T01:41:00Z">
        <w:r w:rsidRPr="001144EF">
          <w:rPr>
            <w:sz w:val="28"/>
            <w:szCs w:val="28"/>
          </w:rPr>
          <w:t xml:space="preserve">под организованным контролем со стороны руководителя организации </w:t>
        </w:r>
      </w:ins>
      <w:r w:rsidRPr="001144EF">
        <w:rPr>
          <w:sz w:val="28"/>
          <w:szCs w:val="28"/>
        </w:rPr>
        <w:t>дать газу полностью выйти из цистерны</w:t>
      </w:r>
      <w:del w:id="2412" w:author="Антон Хабиров" w:date="2021-01-20T01:41:00Z">
        <w:r w:rsidRPr="001144EF">
          <w:rPr>
            <w:sz w:val="28"/>
            <w:szCs w:val="28"/>
          </w:rPr>
          <w:delText>, при этом необходимо вести постоянный контроль за образованием возможных зон загазованности в радиусе 200 метров, пока газ не рассеется</w:delText>
        </w:r>
      </w:del>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е) вызвать на место аварии подразделения пожарной охраны, аварийную группу и газоспасательную службу, информировать об аварийной ситуации органы исполнительной власти и (или) органы местного самоуправления;</w:t>
      </w:r>
    </w:p>
    <w:p w:rsidR="00303495" w:rsidRPr="001144EF" w:rsidRDefault="00303495" w:rsidP="00303495">
      <w:pPr>
        <w:pStyle w:val="ConsPlusNormal"/>
        <w:spacing w:before="240"/>
        <w:ind w:firstLine="540"/>
        <w:jc w:val="both"/>
        <w:rPr>
          <w:sz w:val="28"/>
          <w:szCs w:val="28"/>
        </w:rPr>
      </w:pPr>
      <w:r w:rsidRPr="001144EF">
        <w:rPr>
          <w:sz w:val="28"/>
          <w:szCs w:val="28"/>
        </w:rPr>
        <w:t>ж) не допускать попадания сжиженного углеводородного газа в тоннели, подвалы</w:t>
      </w:r>
      <w:del w:id="2413" w:author="Антон Хабиров" w:date="2021-01-20T01:41:00Z">
        <w:r w:rsidRPr="001144EF">
          <w:rPr>
            <w:sz w:val="28"/>
            <w:szCs w:val="28"/>
          </w:rPr>
          <w:delText>,</w:delText>
        </w:r>
      </w:del>
      <w:ins w:id="2414" w:author="Антон Хабиров" w:date="2021-01-20T01:41:00Z">
        <w:r w:rsidRPr="001144EF">
          <w:rPr>
            <w:sz w:val="28"/>
            <w:szCs w:val="28"/>
          </w:rPr>
          <w:t xml:space="preserve"> и</w:t>
        </w:r>
      </w:ins>
      <w:r w:rsidRPr="001144EF">
        <w:rPr>
          <w:sz w:val="28"/>
          <w:szCs w:val="28"/>
        </w:rPr>
        <w:t xml:space="preserve"> канализацию.</w:t>
      </w:r>
    </w:p>
    <w:p w:rsidR="00303495" w:rsidRPr="001144EF" w:rsidRDefault="00303495" w:rsidP="00303495">
      <w:pPr>
        <w:pStyle w:val="ConsPlusNormal"/>
        <w:spacing w:before="240"/>
        <w:ind w:firstLine="540"/>
        <w:jc w:val="both"/>
        <w:rPr>
          <w:sz w:val="28"/>
          <w:szCs w:val="28"/>
        </w:rPr>
      </w:pPr>
      <w:del w:id="2415" w:author="Антон Хабиров" w:date="2021-01-20T01:41:00Z">
        <w:r w:rsidRPr="001144EF">
          <w:rPr>
            <w:sz w:val="28"/>
            <w:szCs w:val="28"/>
          </w:rPr>
          <w:delText>338</w:delText>
        </w:r>
      </w:del>
      <w:ins w:id="2416" w:author="Антон Хабиров" w:date="2021-01-20T01:41:00Z">
        <w:r w:rsidRPr="001144EF">
          <w:rPr>
            <w:sz w:val="28"/>
            <w:szCs w:val="28"/>
          </w:rPr>
          <w:t>285</w:t>
        </w:r>
      </w:ins>
      <w:r w:rsidRPr="001144EF">
        <w:rPr>
          <w:sz w:val="28"/>
          <w:szCs w:val="28"/>
        </w:rPr>
        <w:t>. При возникновении пожароопасной ситуации или загорании истекающего сжиженного углеводородного газа необходимо незамедлительно сообщить об этом поездному диспетчеру и дежурному по ближайшей станции.</w:t>
      </w:r>
    </w:p>
    <w:p w:rsidR="00303495" w:rsidRPr="001144EF" w:rsidRDefault="00303495" w:rsidP="00303495">
      <w:pPr>
        <w:pStyle w:val="ConsPlusNormal"/>
        <w:spacing w:before="240"/>
        <w:ind w:firstLine="540"/>
        <w:jc w:val="both"/>
        <w:rPr>
          <w:sz w:val="28"/>
          <w:szCs w:val="28"/>
        </w:rPr>
      </w:pPr>
      <w:r w:rsidRPr="001144EF">
        <w:rPr>
          <w:sz w:val="28"/>
          <w:szCs w:val="28"/>
        </w:rPr>
        <w:t xml:space="preserve">Сообщение должно включать в себя описание характера пожароопасной </w:t>
      </w:r>
      <w:r w:rsidRPr="001144EF">
        <w:rPr>
          <w:sz w:val="28"/>
          <w:szCs w:val="28"/>
        </w:rPr>
        <w:lastRenderedPageBreak/>
        <w:t xml:space="preserve">ситуации или пожара, сведения о наименовании сжиженного углеводородного газа, транспортируемого в вагонах-цистернах, </w:t>
      </w:r>
      <w:ins w:id="2417" w:author="Антон Хабиров" w:date="2021-01-20T01:41:00Z">
        <w:r w:rsidRPr="001144EF">
          <w:rPr>
            <w:sz w:val="28"/>
            <w:szCs w:val="28"/>
          </w:rPr>
          <w:t xml:space="preserve">а также </w:t>
        </w:r>
      </w:ins>
      <w:r w:rsidRPr="001144EF">
        <w:rPr>
          <w:sz w:val="28"/>
          <w:szCs w:val="28"/>
        </w:rPr>
        <w:t>его количестве в зоне пожароопасной ситуации (пожара).</w:t>
      </w:r>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XIV. Объекты хранения</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del w:id="2418" w:author="Антон Хабиров" w:date="2021-01-20T01:41:00Z">
        <w:r w:rsidRPr="001144EF">
          <w:rPr>
            <w:sz w:val="28"/>
            <w:szCs w:val="28"/>
          </w:rPr>
          <w:delText>339</w:delText>
        </w:r>
      </w:del>
      <w:ins w:id="2419" w:author="Антон Хабиров" w:date="2021-01-20T01:41:00Z">
        <w:r w:rsidRPr="001144EF">
          <w:rPr>
            <w:sz w:val="28"/>
            <w:szCs w:val="28"/>
          </w:rPr>
          <w:t>286</w:t>
        </w:r>
      </w:ins>
      <w:r w:rsidRPr="001144EF">
        <w:rPr>
          <w:sz w:val="28"/>
          <w:szCs w:val="28"/>
        </w:rPr>
        <w:t>.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rsidR="00303495" w:rsidRPr="001144EF" w:rsidRDefault="00303495" w:rsidP="00303495">
      <w:pPr>
        <w:pStyle w:val="ConsPlusNormal"/>
        <w:spacing w:before="240"/>
        <w:ind w:firstLine="540"/>
        <w:jc w:val="both"/>
        <w:rPr>
          <w:sz w:val="28"/>
          <w:szCs w:val="28"/>
        </w:rPr>
      </w:pPr>
      <w:del w:id="2420" w:author="Антон Хабиров" w:date="2021-01-20T01:41:00Z">
        <w:r w:rsidRPr="001144EF">
          <w:rPr>
            <w:sz w:val="28"/>
            <w:szCs w:val="28"/>
          </w:rPr>
          <w:delText xml:space="preserve">340. </w:delText>
        </w:r>
      </w:del>
      <w:r w:rsidRPr="001144EF">
        <w:rPr>
          <w:sz w:val="28"/>
          <w:szCs w:val="28"/>
        </w:rPr>
        <w:t>Запрещается совместное хранение в одной секции с каучуком или материалами, получаемыми путем вулканизации каучука, каких-либо других материалов и товаров.</w:t>
      </w:r>
    </w:p>
    <w:p w:rsidR="00303495" w:rsidRPr="001144EF" w:rsidRDefault="00303495" w:rsidP="00303495">
      <w:pPr>
        <w:pStyle w:val="ConsPlusNormal"/>
        <w:jc w:val="both"/>
        <w:rPr>
          <w:del w:id="2421" w:author="Антон Хабиров" w:date="2021-01-20T01:41:00Z"/>
          <w:sz w:val="28"/>
          <w:szCs w:val="28"/>
        </w:rPr>
      </w:pPr>
      <w:del w:id="2422"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423" w:author="Антон Хабиров" w:date="2021-01-20T01:41:00Z">
        <w:r w:rsidRPr="001144EF">
          <w:rPr>
            <w:sz w:val="28"/>
            <w:szCs w:val="28"/>
          </w:rPr>
          <w:delText>341</w:delText>
        </w:r>
      </w:del>
      <w:ins w:id="2424" w:author="Антон Хабиров" w:date="2021-01-20T01:41:00Z">
        <w:r w:rsidRPr="001144EF">
          <w:rPr>
            <w:sz w:val="28"/>
            <w:szCs w:val="28"/>
          </w:rPr>
          <w:t>287</w:t>
        </w:r>
      </w:ins>
      <w:r w:rsidRPr="001144EF">
        <w:rPr>
          <w:sz w:val="28"/>
          <w:szCs w:val="28"/>
        </w:rPr>
        <w:t>.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rsidR="00303495" w:rsidRPr="001144EF" w:rsidRDefault="00303495" w:rsidP="00303495">
      <w:pPr>
        <w:pStyle w:val="ConsPlusNormal"/>
        <w:spacing w:before="240"/>
        <w:ind w:firstLine="540"/>
        <w:jc w:val="both"/>
        <w:rPr>
          <w:sz w:val="28"/>
          <w:szCs w:val="28"/>
        </w:rPr>
      </w:pPr>
      <w:del w:id="2425" w:author="Антон Хабиров" w:date="2021-01-20T01:41:00Z">
        <w:r w:rsidRPr="001144EF">
          <w:rPr>
            <w:sz w:val="28"/>
            <w:szCs w:val="28"/>
          </w:rPr>
          <w:delText xml:space="preserve">342. </w:delText>
        </w:r>
      </w:del>
      <w:r w:rsidRPr="001144EF">
        <w:rPr>
          <w:sz w:val="28"/>
          <w:szCs w:val="28"/>
        </w:rPr>
        <w:t xml:space="preserve">На открытых площадках или под навесами хранение аэрозольных упаковок допускается только в </w:t>
      </w:r>
      <w:del w:id="2426" w:author="Антон Хабиров" w:date="2021-01-20T01:41:00Z">
        <w:r w:rsidRPr="001144EF">
          <w:rPr>
            <w:sz w:val="28"/>
            <w:szCs w:val="28"/>
          </w:rPr>
          <w:delText xml:space="preserve">негорючих </w:delText>
        </w:r>
      </w:del>
      <w:r w:rsidRPr="001144EF">
        <w:rPr>
          <w:sz w:val="28"/>
          <w:szCs w:val="28"/>
        </w:rPr>
        <w:t>контейнерах</w:t>
      </w:r>
      <w:ins w:id="2427" w:author="Антон Хабиров" w:date="2021-01-20T01:41:00Z">
        <w:r w:rsidRPr="001144EF">
          <w:rPr>
            <w:sz w:val="28"/>
            <w:szCs w:val="28"/>
          </w:rPr>
          <w:t xml:space="preserve"> из негорючих материалов</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428" w:author="Антон Хабиров" w:date="2021-01-20T01:41:00Z">
        <w:r w:rsidRPr="001144EF">
          <w:rPr>
            <w:sz w:val="28"/>
            <w:szCs w:val="28"/>
          </w:rPr>
          <w:delText>343</w:delText>
        </w:r>
      </w:del>
      <w:ins w:id="2429" w:author="Антон Хабиров" w:date="2021-01-20T01:41:00Z">
        <w:r w:rsidRPr="001144EF">
          <w:rPr>
            <w:sz w:val="28"/>
            <w:szCs w:val="28"/>
          </w:rPr>
          <w:t>288</w:t>
        </w:r>
      </w:ins>
      <w:r w:rsidRPr="001144EF">
        <w:rPr>
          <w:sz w:val="28"/>
          <w:szCs w:val="28"/>
        </w:rPr>
        <w:t xml:space="preserve">. Расстояние от светильников </w:t>
      </w:r>
      <w:ins w:id="2430" w:author="Антон Хабиров" w:date="2021-01-20T01:41:00Z">
        <w:r w:rsidRPr="001144EF">
          <w:rPr>
            <w:sz w:val="28"/>
            <w:szCs w:val="28"/>
          </w:rPr>
          <w:t xml:space="preserve">с лампами накаливания </w:t>
        </w:r>
      </w:ins>
      <w:r w:rsidRPr="001144EF">
        <w:rPr>
          <w:sz w:val="28"/>
          <w:szCs w:val="28"/>
        </w:rPr>
        <w:t>до хранящихся товаров должно быть не менее 0,5 метра.</w:t>
      </w:r>
    </w:p>
    <w:p w:rsidR="00303495" w:rsidRPr="001144EF" w:rsidRDefault="00303495" w:rsidP="00303495">
      <w:pPr>
        <w:pStyle w:val="ConsPlusNormal"/>
        <w:spacing w:before="240"/>
        <w:ind w:firstLine="540"/>
        <w:jc w:val="both"/>
        <w:rPr>
          <w:ins w:id="2431" w:author="Антон Хабиров" w:date="2021-01-20T01:41:00Z"/>
          <w:sz w:val="28"/>
          <w:szCs w:val="28"/>
        </w:rPr>
      </w:pPr>
      <w:del w:id="2432" w:author="Антон Хабиров" w:date="2021-01-20T01:41:00Z">
        <w:r w:rsidRPr="001144EF">
          <w:rPr>
            <w:sz w:val="28"/>
            <w:szCs w:val="28"/>
          </w:rPr>
          <w:delText xml:space="preserve">344. </w:delText>
        </w:r>
      </w:del>
      <w:ins w:id="2433" w:author="Антон Хабиров" w:date="2021-01-20T01:41:00Z">
        <w:r w:rsidRPr="001144EF">
          <w:rPr>
            <w:sz w:val="28"/>
            <w:szCs w:val="28"/>
          </w:rPr>
          <w:t>289. Хранение в цеховых кладовых легковоспламеняющихся и горючих жидкостей осуществляется в отдельных от других материалов шкафах из негорючих материалов.</w:t>
        </w:r>
      </w:ins>
    </w:p>
    <w:p w:rsidR="00303495" w:rsidRPr="001144EF" w:rsidRDefault="00303495" w:rsidP="00303495">
      <w:pPr>
        <w:pStyle w:val="ConsPlusNormal"/>
        <w:spacing w:before="240"/>
        <w:ind w:firstLine="540"/>
        <w:jc w:val="both"/>
        <w:rPr>
          <w:sz w:val="28"/>
          <w:szCs w:val="28"/>
        </w:rPr>
      </w:pPr>
      <w:r w:rsidRPr="001144EF">
        <w:rPr>
          <w:sz w:val="28"/>
          <w:szCs w:val="28"/>
        </w:rPr>
        <w:t>Запрещается хранение в цеховых кладовых легковоспламеняющихся и горючих жидкостей в количестве, превышающем установленные на предприятии нормы. На рабочих местах количество этих жидкостей не должно превышать сменную потребность.</w:t>
      </w:r>
    </w:p>
    <w:p w:rsidR="00303495" w:rsidRPr="001144EF" w:rsidRDefault="00303495" w:rsidP="00303495">
      <w:pPr>
        <w:pStyle w:val="ConsPlusNormal"/>
        <w:spacing w:before="240"/>
        <w:ind w:firstLine="540"/>
        <w:jc w:val="both"/>
        <w:rPr>
          <w:sz w:val="28"/>
          <w:szCs w:val="28"/>
        </w:rPr>
      </w:pPr>
      <w:del w:id="2434" w:author="Антон Хабиров" w:date="2021-01-20T01:41:00Z">
        <w:r w:rsidRPr="001144EF">
          <w:rPr>
            <w:sz w:val="28"/>
            <w:szCs w:val="28"/>
          </w:rPr>
          <w:delText>345</w:delText>
        </w:r>
      </w:del>
      <w:ins w:id="2435" w:author="Антон Хабиров" w:date="2021-01-20T01:41:00Z">
        <w:r w:rsidRPr="001144EF">
          <w:rPr>
            <w:sz w:val="28"/>
            <w:szCs w:val="28"/>
          </w:rPr>
          <w:t>290</w:t>
        </w:r>
      </w:ins>
      <w:r w:rsidRPr="001144EF">
        <w:rPr>
          <w:sz w:val="28"/>
          <w:szCs w:val="28"/>
        </w:rPr>
        <w:t>. Запрещается стоянка и ремонт погрузочно-разгрузочных и транспортных сре</w:t>
      </w:r>
      <w:proofErr w:type="gramStart"/>
      <w:r w:rsidRPr="001144EF">
        <w:rPr>
          <w:sz w:val="28"/>
          <w:szCs w:val="28"/>
        </w:rPr>
        <w:t>дств в скл</w:t>
      </w:r>
      <w:proofErr w:type="gramEnd"/>
      <w:r w:rsidRPr="001144EF">
        <w:rPr>
          <w:sz w:val="28"/>
          <w:szCs w:val="28"/>
        </w:rPr>
        <w:t>адских помещениях и на дебаркадерах.</w:t>
      </w:r>
    </w:p>
    <w:p w:rsidR="00303495" w:rsidRPr="001144EF" w:rsidRDefault="00303495" w:rsidP="00303495">
      <w:pPr>
        <w:pStyle w:val="ConsPlusNormal"/>
        <w:spacing w:before="240"/>
        <w:ind w:firstLine="540"/>
        <w:jc w:val="both"/>
        <w:rPr>
          <w:sz w:val="28"/>
          <w:szCs w:val="28"/>
        </w:rPr>
      </w:pPr>
      <w:del w:id="2436" w:author="Антон Хабиров" w:date="2021-01-20T01:41:00Z">
        <w:r w:rsidRPr="001144EF">
          <w:rPr>
            <w:sz w:val="28"/>
            <w:szCs w:val="28"/>
          </w:rPr>
          <w:delText>346</w:delText>
        </w:r>
      </w:del>
      <w:ins w:id="2437" w:author="Антон Хабиров" w:date="2021-01-20T01:41:00Z">
        <w:r w:rsidRPr="001144EF">
          <w:rPr>
            <w:sz w:val="28"/>
            <w:szCs w:val="28"/>
          </w:rPr>
          <w:t>291</w:t>
        </w:r>
      </w:ins>
      <w:r w:rsidRPr="001144EF">
        <w:rPr>
          <w:sz w:val="28"/>
          <w:szCs w:val="28"/>
        </w:rPr>
        <w:t>. Грузы и материалы, разгруженные на рампу (платформу), к концу рабочего дня должны быть убраны.</w:t>
      </w:r>
    </w:p>
    <w:p w:rsidR="00303495" w:rsidRPr="001144EF" w:rsidRDefault="00303495" w:rsidP="00303495">
      <w:pPr>
        <w:pStyle w:val="ConsPlusNormal"/>
        <w:spacing w:before="240"/>
        <w:ind w:firstLine="540"/>
        <w:jc w:val="both"/>
        <w:rPr>
          <w:sz w:val="28"/>
          <w:szCs w:val="28"/>
        </w:rPr>
      </w:pPr>
      <w:del w:id="2438" w:author="Антон Хабиров" w:date="2021-01-20T01:41:00Z">
        <w:r w:rsidRPr="001144EF">
          <w:rPr>
            <w:sz w:val="28"/>
            <w:szCs w:val="28"/>
          </w:rPr>
          <w:delText>347</w:delText>
        </w:r>
      </w:del>
      <w:ins w:id="2439" w:author="Антон Хабиров" w:date="2021-01-20T01:41:00Z">
        <w:r w:rsidRPr="001144EF">
          <w:rPr>
            <w:sz w:val="28"/>
            <w:szCs w:val="28"/>
          </w:rPr>
          <w:t>292</w:t>
        </w:r>
      </w:ins>
      <w:r w:rsidRPr="001144EF">
        <w:rPr>
          <w:sz w:val="28"/>
          <w:szCs w:val="28"/>
        </w:rPr>
        <w:t>.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w:t>
      </w:r>
      <w:del w:id="2440" w:author="Антон Хабиров" w:date="2021-01-20T01:41:00Z">
        <w:r w:rsidRPr="001144EF">
          <w:rPr>
            <w:sz w:val="28"/>
            <w:szCs w:val="28"/>
          </w:rPr>
          <w:delText>)</w:delText>
        </w:r>
      </w:del>
      <w:ins w:id="2441" w:author="Антон Хабиров" w:date="2021-01-20T01:41:00Z">
        <w:r w:rsidRPr="001144EF">
          <w:rPr>
            <w:sz w:val="28"/>
            <w:szCs w:val="28"/>
          </w:rPr>
          <w:t>),</w:t>
        </w:r>
      </w:ins>
      <w:r w:rsidRPr="001144EF">
        <w:rPr>
          <w:sz w:val="28"/>
          <w:szCs w:val="28"/>
        </w:rPr>
        <w:t xml:space="preserve"> должны производиться в помещениях, изолированных от мест хранения.</w:t>
      </w:r>
    </w:p>
    <w:p w:rsidR="00303495" w:rsidRPr="001144EF" w:rsidRDefault="00303495" w:rsidP="00303495">
      <w:pPr>
        <w:pStyle w:val="ConsPlusNormal"/>
        <w:spacing w:before="240"/>
        <w:ind w:firstLine="540"/>
        <w:jc w:val="both"/>
        <w:rPr>
          <w:sz w:val="28"/>
          <w:szCs w:val="28"/>
        </w:rPr>
      </w:pPr>
      <w:del w:id="2442" w:author="Антон Хабиров" w:date="2021-01-20T01:41:00Z">
        <w:r w:rsidRPr="001144EF">
          <w:rPr>
            <w:sz w:val="28"/>
            <w:szCs w:val="28"/>
          </w:rPr>
          <w:delText>348</w:delText>
        </w:r>
      </w:del>
      <w:ins w:id="2443" w:author="Антон Хабиров" w:date="2021-01-20T01:41:00Z">
        <w:r w:rsidRPr="001144EF">
          <w:rPr>
            <w:sz w:val="28"/>
            <w:szCs w:val="28"/>
          </w:rPr>
          <w:t>293</w:t>
        </w:r>
      </w:ins>
      <w:r w:rsidRPr="001144EF">
        <w:rPr>
          <w:sz w:val="28"/>
          <w:szCs w:val="28"/>
        </w:rPr>
        <w:t xml:space="preserve">. Запрещается в помещениях складов применять дежурное освещение, </w:t>
      </w:r>
      <w:r w:rsidRPr="001144EF">
        <w:rPr>
          <w:sz w:val="28"/>
          <w:szCs w:val="28"/>
        </w:rPr>
        <w:lastRenderedPageBreak/>
        <w:t>использовать газовые плиты и электронагревательные приборы.</w:t>
      </w:r>
    </w:p>
    <w:p w:rsidR="00303495" w:rsidRPr="001144EF" w:rsidRDefault="00303495" w:rsidP="00303495">
      <w:pPr>
        <w:pStyle w:val="ConsPlusNormal"/>
        <w:jc w:val="both"/>
        <w:rPr>
          <w:del w:id="2444" w:author="Антон Хабиров" w:date="2021-01-20T01:41:00Z"/>
          <w:sz w:val="28"/>
          <w:szCs w:val="28"/>
        </w:rPr>
      </w:pPr>
      <w:del w:id="2445"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446" w:author="Антон Хабиров" w:date="2021-01-20T01:41:00Z">
        <w:r w:rsidRPr="001144EF">
          <w:rPr>
            <w:sz w:val="28"/>
            <w:szCs w:val="28"/>
          </w:rPr>
          <w:delText xml:space="preserve">349. </w:delText>
        </w:r>
      </w:del>
      <w:r w:rsidRPr="001144EF">
        <w:rPr>
          <w:sz w:val="28"/>
          <w:szCs w:val="28"/>
        </w:rPr>
        <w:t>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rsidR="00303495" w:rsidRPr="001144EF" w:rsidRDefault="00303495" w:rsidP="00303495">
      <w:pPr>
        <w:pStyle w:val="ConsPlusNormal"/>
        <w:spacing w:before="240"/>
        <w:ind w:firstLine="540"/>
        <w:jc w:val="both"/>
        <w:rPr>
          <w:sz w:val="28"/>
          <w:szCs w:val="28"/>
        </w:rPr>
      </w:pPr>
      <w:del w:id="2447" w:author="Антон Хабиров" w:date="2021-01-20T01:41:00Z">
        <w:r w:rsidRPr="001144EF">
          <w:rPr>
            <w:sz w:val="28"/>
            <w:szCs w:val="28"/>
          </w:rPr>
          <w:delText>350</w:delText>
        </w:r>
      </w:del>
      <w:ins w:id="2448" w:author="Антон Хабиров" w:date="2021-01-20T01:41:00Z">
        <w:r w:rsidRPr="001144EF">
          <w:rPr>
            <w:sz w:val="28"/>
            <w:szCs w:val="28"/>
          </w:rPr>
          <w:t>294</w:t>
        </w:r>
      </w:ins>
      <w:r w:rsidRPr="001144EF">
        <w:rPr>
          <w:sz w:val="28"/>
          <w:szCs w:val="28"/>
        </w:rPr>
        <w:t xml:space="preserve">.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w:t>
      </w:r>
      <w:del w:id="2449" w:author="Антон Хабиров" w:date="2021-01-20T01:41:00Z">
        <w:r w:rsidRPr="001144EF">
          <w:rPr>
            <w:sz w:val="28"/>
            <w:szCs w:val="28"/>
          </w:rPr>
          <w:delText>6</w:delText>
        </w:r>
      </w:del>
      <w:ins w:id="2450" w:author="Антон Хабиров" w:date="2021-01-20T01:41:00Z">
        <w:r w:rsidRPr="001144EF">
          <w:rPr>
            <w:sz w:val="28"/>
            <w:szCs w:val="28"/>
          </w:rPr>
          <w:t>8</w:t>
        </w:r>
      </w:ins>
      <w:r w:rsidRPr="001144EF">
        <w:rPr>
          <w:sz w:val="28"/>
          <w:szCs w:val="28"/>
        </w:rPr>
        <w:t xml:space="preserve"> метров.</w:t>
      </w:r>
    </w:p>
    <w:p w:rsidR="00303495" w:rsidRPr="001144EF" w:rsidRDefault="00303495" w:rsidP="00303495">
      <w:pPr>
        <w:pStyle w:val="ConsPlusNormal"/>
        <w:spacing w:before="240"/>
        <w:ind w:firstLine="540"/>
        <w:jc w:val="both"/>
        <w:rPr>
          <w:sz w:val="28"/>
          <w:szCs w:val="28"/>
        </w:rPr>
      </w:pPr>
      <w:del w:id="2451" w:author="Антон Хабиров" w:date="2021-01-20T01:41:00Z">
        <w:r w:rsidRPr="001144EF">
          <w:rPr>
            <w:sz w:val="28"/>
            <w:szCs w:val="28"/>
          </w:rPr>
          <w:delText>351</w:delText>
        </w:r>
      </w:del>
      <w:ins w:id="2452" w:author="Антон Хабиров" w:date="2021-01-20T01:41:00Z">
        <w:r w:rsidRPr="001144EF">
          <w:rPr>
            <w:sz w:val="28"/>
            <w:szCs w:val="28"/>
          </w:rPr>
          <w:t>295</w:t>
        </w:r>
      </w:ins>
      <w:r w:rsidRPr="001144EF">
        <w:rPr>
          <w:sz w:val="28"/>
          <w:szCs w:val="28"/>
        </w:rPr>
        <w:t>. Запрещается въезд локомотивов в складские помещения категорий</w:t>
      </w:r>
      <w:proofErr w:type="gramStart"/>
      <w:r w:rsidRPr="001144EF">
        <w:rPr>
          <w:sz w:val="28"/>
          <w:szCs w:val="28"/>
        </w:rPr>
        <w:t xml:space="preserve"> А</w:t>
      </w:r>
      <w:proofErr w:type="gramEnd"/>
      <w:r w:rsidRPr="001144EF">
        <w:rPr>
          <w:sz w:val="28"/>
          <w:szCs w:val="28"/>
        </w:rPr>
        <w:t>, Б и В1 - В4</w:t>
      </w:r>
      <w:del w:id="2453" w:author="Антон Хабиров" w:date="2021-01-20T01:41:00Z">
        <w:r w:rsidRPr="001144EF">
          <w:rPr>
            <w:sz w:val="28"/>
            <w:szCs w:val="28"/>
          </w:rPr>
          <w:delText xml:space="preserve"> по взрывопожарной и пожарной опасности</w:delText>
        </w:r>
      </w:del>
      <w:r w:rsidRPr="001144EF">
        <w:rPr>
          <w:sz w:val="28"/>
          <w:szCs w:val="28"/>
        </w:rPr>
        <w:t>.</w:t>
      </w:r>
    </w:p>
    <w:p w:rsidR="00303495" w:rsidRPr="001144EF" w:rsidRDefault="00303495" w:rsidP="00303495">
      <w:pPr>
        <w:pStyle w:val="ConsPlusNormal"/>
        <w:spacing w:before="240"/>
        <w:ind w:firstLine="540"/>
        <w:jc w:val="both"/>
        <w:rPr>
          <w:sz w:val="28"/>
          <w:szCs w:val="28"/>
        </w:rPr>
      </w:pPr>
      <w:del w:id="2454" w:author="Антон Хабиров" w:date="2021-01-20T01:41:00Z">
        <w:r w:rsidRPr="001144EF">
          <w:rPr>
            <w:sz w:val="28"/>
            <w:szCs w:val="28"/>
          </w:rPr>
          <w:delText>352</w:delText>
        </w:r>
      </w:del>
      <w:ins w:id="2455" w:author="Антон Хабиров" w:date="2021-01-20T01:41:00Z">
        <w:r w:rsidRPr="001144EF">
          <w:rPr>
            <w:sz w:val="28"/>
            <w:szCs w:val="28"/>
          </w:rPr>
          <w:t>296</w:t>
        </w:r>
      </w:ins>
      <w:r w:rsidRPr="001144EF">
        <w:rPr>
          <w:sz w:val="28"/>
          <w:szCs w:val="28"/>
        </w:rPr>
        <w:t xml:space="preserve">. Обвалования вокруг резервуаров с нефтью и нефтепродуктами, </w:t>
      </w:r>
      <w:ins w:id="2456" w:author="Антон Хабиров" w:date="2021-01-20T01:41:00Z">
        <w:r w:rsidRPr="001144EF">
          <w:rPr>
            <w:sz w:val="28"/>
            <w:szCs w:val="28"/>
          </w:rPr>
          <w:t xml:space="preserve">легковоспламеняющимися и горючими жидкостями, </w:t>
        </w:r>
      </w:ins>
      <w:r w:rsidRPr="001144EF">
        <w:rPr>
          <w:sz w:val="28"/>
          <w:szCs w:val="28"/>
        </w:rPr>
        <w:t>а также переезды через обвалования должны находиться в исправном состоянии.</w:t>
      </w:r>
    </w:p>
    <w:p w:rsidR="00303495" w:rsidRPr="001144EF" w:rsidRDefault="00303495" w:rsidP="00303495">
      <w:pPr>
        <w:pStyle w:val="ConsPlusNormal"/>
        <w:jc w:val="both"/>
        <w:rPr>
          <w:del w:id="2457" w:author="Антон Хабиров" w:date="2021-01-20T01:41:00Z"/>
          <w:sz w:val="28"/>
          <w:szCs w:val="28"/>
        </w:rPr>
      </w:pPr>
      <w:del w:id="2458"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2459" w:author="Антон Хабиров" w:date="2021-01-20T01:41:00Z">
        <w:r w:rsidRPr="001144EF">
          <w:rPr>
            <w:sz w:val="28"/>
            <w:szCs w:val="28"/>
          </w:rPr>
          <w:delText>353</w:delText>
        </w:r>
      </w:del>
      <w:ins w:id="2460" w:author="Антон Хабиров" w:date="2021-01-20T01:41:00Z">
        <w:r w:rsidRPr="001144EF">
          <w:rPr>
            <w:sz w:val="28"/>
            <w:szCs w:val="28"/>
          </w:rPr>
          <w:t>297</w:t>
        </w:r>
      </w:ins>
      <w:r w:rsidRPr="001144EF">
        <w:rPr>
          <w:sz w:val="28"/>
          <w:szCs w:val="28"/>
        </w:rPr>
        <w:t>. Запрещается на складах легковоспламеняющихся и горючих жидкостей:</w:t>
      </w:r>
    </w:p>
    <w:p w:rsidR="00303495" w:rsidRPr="001144EF" w:rsidRDefault="00303495" w:rsidP="00303495">
      <w:pPr>
        <w:pStyle w:val="ConsPlusNormal"/>
        <w:spacing w:before="240"/>
        <w:ind w:firstLine="540"/>
        <w:jc w:val="both"/>
        <w:rPr>
          <w:sz w:val="28"/>
          <w:szCs w:val="28"/>
        </w:rPr>
      </w:pPr>
      <w:r w:rsidRPr="001144EF">
        <w:rPr>
          <w:sz w:val="28"/>
          <w:szCs w:val="28"/>
        </w:rPr>
        <w:t>а) эксплуатация негерметичного оборудования и запорной арматуры;</w:t>
      </w:r>
    </w:p>
    <w:p w:rsidR="00303495" w:rsidRPr="001144EF" w:rsidRDefault="00303495" w:rsidP="00303495">
      <w:pPr>
        <w:pStyle w:val="ConsPlusNormal"/>
        <w:spacing w:before="240"/>
        <w:ind w:firstLine="540"/>
        <w:jc w:val="both"/>
        <w:rPr>
          <w:sz w:val="28"/>
          <w:szCs w:val="28"/>
        </w:rPr>
      </w:pPr>
      <w:r w:rsidRPr="001144EF">
        <w:rPr>
          <w:sz w:val="28"/>
          <w:szCs w:val="28"/>
        </w:rPr>
        <w:t>б) эксплуатация резервуаров, имеющих перекосы и трещины, проемы или трещины на плавающих крышах, а также неисправные оборудование, контрольно-измерительные приборы, подводящие продуктопроводы и стационарные противопожарные устройства;</w:t>
      </w:r>
    </w:p>
    <w:p w:rsidR="00303495" w:rsidRPr="001144EF" w:rsidRDefault="00303495" w:rsidP="00303495">
      <w:pPr>
        <w:pStyle w:val="ConsPlusNormal"/>
        <w:spacing w:before="240"/>
        <w:ind w:firstLine="540"/>
        <w:jc w:val="both"/>
        <w:rPr>
          <w:sz w:val="28"/>
          <w:szCs w:val="28"/>
        </w:rPr>
      </w:pPr>
      <w:r w:rsidRPr="001144EF">
        <w:rPr>
          <w:sz w:val="28"/>
          <w:szCs w:val="28"/>
        </w:rPr>
        <w:t>в) наличие деревьев, кустарников и сухой растительности внутри обвалований;</w:t>
      </w:r>
    </w:p>
    <w:p w:rsidR="00303495" w:rsidRPr="001144EF" w:rsidRDefault="00303495" w:rsidP="00303495">
      <w:pPr>
        <w:pStyle w:val="ConsPlusNormal"/>
        <w:jc w:val="both"/>
        <w:rPr>
          <w:del w:id="2461" w:author="Антон Хабиров" w:date="2021-01-20T01:41:00Z"/>
          <w:sz w:val="28"/>
          <w:szCs w:val="28"/>
        </w:rPr>
      </w:pPr>
      <w:del w:id="2462" w:author="Антон Хабиров" w:date="2021-01-20T01:41:00Z">
        <w:r w:rsidRPr="001144EF">
          <w:rPr>
            <w:sz w:val="28"/>
            <w:szCs w:val="28"/>
          </w:rPr>
          <w:delText>(пп. "в" 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r w:rsidRPr="001144EF">
        <w:rPr>
          <w:sz w:val="28"/>
          <w:szCs w:val="28"/>
        </w:rPr>
        <w:t>г) установка емкостей (резервуаров) на основание, выполненное из горючих материалов;</w:t>
      </w:r>
    </w:p>
    <w:p w:rsidR="00303495" w:rsidRPr="001144EF" w:rsidRDefault="00303495" w:rsidP="00303495">
      <w:pPr>
        <w:pStyle w:val="ConsPlusNormal"/>
        <w:spacing w:before="240"/>
        <w:ind w:firstLine="540"/>
        <w:jc w:val="both"/>
        <w:rPr>
          <w:sz w:val="28"/>
          <w:szCs w:val="28"/>
        </w:rPr>
      </w:pPr>
      <w:r w:rsidRPr="001144EF">
        <w:rPr>
          <w:sz w:val="28"/>
          <w:szCs w:val="28"/>
        </w:rPr>
        <w:t>д) переполнение резервуаров и цистерн;</w:t>
      </w:r>
    </w:p>
    <w:p w:rsidR="00303495" w:rsidRPr="001144EF" w:rsidRDefault="00303495" w:rsidP="00303495">
      <w:pPr>
        <w:pStyle w:val="ConsPlusNormal"/>
        <w:spacing w:before="240"/>
        <w:ind w:firstLine="540"/>
        <w:jc w:val="both"/>
        <w:rPr>
          <w:sz w:val="28"/>
          <w:szCs w:val="28"/>
        </w:rPr>
      </w:pPr>
      <w:r w:rsidRPr="001144EF">
        <w:rPr>
          <w:sz w:val="28"/>
          <w:szCs w:val="28"/>
        </w:rPr>
        <w:t>е) отбор проб из резервуаров во время слива или налива нефти и нефтепродуктов;</w:t>
      </w:r>
    </w:p>
    <w:p w:rsidR="00303495" w:rsidRPr="001144EF" w:rsidRDefault="00303495" w:rsidP="00303495">
      <w:pPr>
        <w:pStyle w:val="ConsPlusNormal"/>
        <w:spacing w:before="240"/>
        <w:ind w:firstLine="540"/>
        <w:jc w:val="both"/>
        <w:rPr>
          <w:sz w:val="28"/>
          <w:szCs w:val="28"/>
        </w:rPr>
      </w:pPr>
      <w:r w:rsidRPr="001144EF">
        <w:rPr>
          <w:sz w:val="28"/>
          <w:szCs w:val="28"/>
        </w:rPr>
        <w:t>ж) слив и налив нефти и нефтепродуктов во время грозы.</w:t>
      </w:r>
    </w:p>
    <w:p w:rsidR="00303495" w:rsidRPr="001144EF" w:rsidRDefault="00303495" w:rsidP="00303495">
      <w:pPr>
        <w:pStyle w:val="ConsPlusNormal"/>
        <w:spacing w:before="240"/>
        <w:ind w:firstLine="540"/>
        <w:jc w:val="both"/>
        <w:rPr>
          <w:sz w:val="28"/>
          <w:szCs w:val="28"/>
        </w:rPr>
      </w:pPr>
      <w:del w:id="2463" w:author="Антон Хабиров" w:date="2021-01-20T01:41:00Z">
        <w:r w:rsidRPr="001144EF">
          <w:rPr>
            <w:sz w:val="28"/>
            <w:szCs w:val="28"/>
          </w:rPr>
          <w:delText>354</w:delText>
        </w:r>
      </w:del>
      <w:ins w:id="2464" w:author="Антон Хабиров" w:date="2021-01-20T01:41:00Z">
        <w:r w:rsidRPr="001144EF">
          <w:rPr>
            <w:sz w:val="28"/>
            <w:szCs w:val="28"/>
          </w:rPr>
          <w:t>298</w:t>
        </w:r>
      </w:ins>
      <w:r w:rsidRPr="001144EF">
        <w:rPr>
          <w:sz w:val="28"/>
          <w:szCs w:val="28"/>
        </w:rPr>
        <w:t>. На складах легковоспламеняющихся и горючих жидкостей:</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дыхательные клапаны и </w:t>
      </w:r>
      <w:proofErr w:type="spellStart"/>
      <w:r w:rsidRPr="001144EF">
        <w:rPr>
          <w:sz w:val="28"/>
          <w:szCs w:val="28"/>
        </w:rPr>
        <w:t>огнепреградители</w:t>
      </w:r>
      <w:proofErr w:type="spellEnd"/>
      <w:r w:rsidRPr="001144EF">
        <w:rPr>
          <w:sz w:val="28"/>
          <w:szCs w:val="28"/>
        </w:rPr>
        <w:t xml:space="preserve"> необходимо проверять в соответствии с технической документацией предприятий-изготовителей;</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 xml:space="preserve">б) при осмотрах дыхательной арматуры необходимо очищать клапаны и сетки </w:t>
      </w:r>
      <w:proofErr w:type="gramStart"/>
      <w:r w:rsidRPr="001144EF">
        <w:rPr>
          <w:sz w:val="28"/>
          <w:szCs w:val="28"/>
        </w:rPr>
        <w:t>от</w:t>
      </w:r>
      <w:proofErr w:type="gramEnd"/>
      <w:r w:rsidRPr="001144EF">
        <w:rPr>
          <w:sz w:val="28"/>
          <w:szCs w:val="28"/>
        </w:rPr>
        <w:t xml:space="preserve"> льда, их отогрев производится только </w:t>
      </w:r>
      <w:proofErr w:type="spellStart"/>
      <w:r w:rsidRPr="001144EF">
        <w:rPr>
          <w:sz w:val="28"/>
          <w:szCs w:val="28"/>
        </w:rPr>
        <w:t>пожаробезопасными</w:t>
      </w:r>
      <w:proofErr w:type="spellEnd"/>
      <w:r w:rsidRPr="001144EF">
        <w:rPr>
          <w:sz w:val="28"/>
          <w:szCs w:val="28"/>
        </w:rPr>
        <w:t xml:space="preserve"> способами;</w:t>
      </w:r>
    </w:p>
    <w:p w:rsidR="00303495" w:rsidRPr="001144EF" w:rsidRDefault="00303495" w:rsidP="00303495">
      <w:pPr>
        <w:pStyle w:val="ConsPlusNormal"/>
        <w:spacing w:before="240"/>
        <w:ind w:firstLine="540"/>
        <w:jc w:val="both"/>
        <w:rPr>
          <w:sz w:val="28"/>
          <w:szCs w:val="28"/>
        </w:rPr>
      </w:pPr>
      <w:r w:rsidRPr="001144EF">
        <w:rPr>
          <w:sz w:val="28"/>
          <w:szCs w:val="28"/>
        </w:rPr>
        <w:t>в) отбор проб и замер уровня жидкости в резервуаре необходимо производить при помощи приспособлений из материалов, исключающих искрообразование;</w:t>
      </w:r>
    </w:p>
    <w:p w:rsidR="00303495" w:rsidRPr="001144EF" w:rsidRDefault="00303495" w:rsidP="00303495">
      <w:pPr>
        <w:pStyle w:val="ConsPlusNormal"/>
        <w:spacing w:before="240"/>
        <w:ind w:firstLine="540"/>
        <w:jc w:val="both"/>
        <w:rPr>
          <w:sz w:val="28"/>
          <w:szCs w:val="28"/>
        </w:rPr>
      </w:pPr>
      <w:r w:rsidRPr="001144EF">
        <w:rPr>
          <w:sz w:val="28"/>
          <w:szCs w:val="28"/>
        </w:rPr>
        <w:t>г) хранить жидкости разрешается только в исправной таре. Пролитая жидкость должна немедленно убираться;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запрещается разливать нефтепродукты, </w:t>
      </w:r>
      <w:ins w:id="2465" w:author="Антон Хабиров" w:date="2021-01-20T01:41:00Z">
        <w:r w:rsidRPr="001144EF">
          <w:rPr>
            <w:sz w:val="28"/>
            <w:szCs w:val="28"/>
          </w:rPr>
          <w:t xml:space="preserve">легковоспламеняющиеся и горючие жидкости, </w:t>
        </w:r>
      </w:ins>
      <w:r w:rsidRPr="001144EF">
        <w:rPr>
          <w:sz w:val="28"/>
          <w:szCs w:val="28"/>
        </w:rPr>
        <w:t>а также хранить упаковочный материал и тару непосредственно в хранилищах и на обвалованных площадках.</w:t>
      </w:r>
    </w:p>
    <w:p w:rsidR="00303495" w:rsidRPr="001144EF" w:rsidRDefault="00303495" w:rsidP="00303495">
      <w:pPr>
        <w:pStyle w:val="ConsPlusNormal"/>
        <w:spacing w:before="240"/>
        <w:ind w:firstLine="540"/>
        <w:jc w:val="both"/>
        <w:rPr>
          <w:sz w:val="28"/>
          <w:szCs w:val="28"/>
        </w:rPr>
      </w:pPr>
      <w:del w:id="2466" w:author="Антон Хабиров" w:date="2021-01-20T01:41:00Z">
        <w:r w:rsidRPr="001144EF">
          <w:rPr>
            <w:sz w:val="28"/>
            <w:szCs w:val="28"/>
          </w:rPr>
          <w:delText>355</w:delText>
        </w:r>
      </w:del>
      <w:ins w:id="2467" w:author="Антон Хабиров" w:date="2021-01-20T01:41:00Z">
        <w:r w:rsidRPr="001144EF">
          <w:rPr>
            <w:sz w:val="28"/>
            <w:szCs w:val="28"/>
          </w:rPr>
          <w:t>299</w:t>
        </w:r>
      </w:ins>
      <w:r w:rsidRPr="001144EF">
        <w:rPr>
          <w:sz w:val="28"/>
          <w:szCs w:val="28"/>
        </w:rPr>
        <w:t>. При хранении газа: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окна помещений, где хранятся баллоны с газом, закрашиваются белой краской или оборудуются солнцезащитными </w:t>
      </w:r>
      <w:del w:id="2468" w:author="Антон Хабиров" w:date="2021-01-20T01:41:00Z">
        <w:r w:rsidRPr="001144EF">
          <w:rPr>
            <w:sz w:val="28"/>
            <w:szCs w:val="28"/>
          </w:rPr>
          <w:delText xml:space="preserve">негорючими </w:delText>
        </w:r>
      </w:del>
      <w:r w:rsidRPr="001144EF">
        <w:rPr>
          <w:sz w:val="28"/>
          <w:szCs w:val="28"/>
        </w:rPr>
        <w:t>устройствами</w:t>
      </w:r>
      <w:ins w:id="2469" w:author="Антон Хабиров" w:date="2021-01-20T01:41:00Z">
        <w:r w:rsidRPr="001144EF">
          <w:rPr>
            <w:sz w:val="28"/>
            <w:szCs w:val="28"/>
          </w:rPr>
          <w:t xml:space="preserve"> из негорючих материалов</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б) при хранении баллонов на открытых площадках сооружения, защищающие баллоны от осадков и солнечных лучей, выполняются из негорючих материалов;</w:t>
      </w:r>
    </w:p>
    <w:p w:rsidR="00303495" w:rsidRPr="001144EF" w:rsidRDefault="00303495" w:rsidP="00303495">
      <w:pPr>
        <w:pStyle w:val="ConsPlusNormal"/>
        <w:spacing w:before="240"/>
        <w:ind w:firstLine="540"/>
        <w:jc w:val="both"/>
        <w:rPr>
          <w:sz w:val="28"/>
          <w:szCs w:val="28"/>
        </w:rPr>
      </w:pPr>
      <w:r w:rsidRPr="001144EF">
        <w:rPr>
          <w:sz w:val="28"/>
          <w:szCs w:val="28"/>
        </w:rPr>
        <w:t>в) баллоны с горючим газом должны храниться отдельно от баллонов с кислородом, сжатым воздухом, хлором, фтором и другими окислителями, а также от баллонов с токсичным газом;</w:t>
      </w:r>
    </w:p>
    <w:p w:rsidR="00303495" w:rsidRPr="001144EF" w:rsidRDefault="00303495" w:rsidP="00303495">
      <w:pPr>
        <w:pStyle w:val="ConsPlusNormal"/>
        <w:spacing w:before="240"/>
        <w:ind w:firstLine="540"/>
        <w:jc w:val="both"/>
        <w:rPr>
          <w:sz w:val="28"/>
          <w:szCs w:val="28"/>
        </w:rPr>
      </w:pPr>
      <w:r w:rsidRPr="001144EF">
        <w:rPr>
          <w:sz w:val="28"/>
          <w:szCs w:val="28"/>
        </w:rPr>
        <w:t>г) размещение групповых баллонных установок допускается у глухих (не имеющих проемов) наружных стен зданий. Шкафы и будки, где размещаются баллоны, выполняются из негорючих материалов и имеют естественную вентиляцию, исключающую образование в них взрывоопасных смесей;</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при хранении и транспортировании баллонов с кислородом нельзя допускать попадания масел (жиров) и соприкосновения арматуры баллона с промасленными материалами. При </w:t>
      </w:r>
      <w:proofErr w:type="spellStart"/>
      <w:r w:rsidRPr="001144EF">
        <w:rPr>
          <w:sz w:val="28"/>
          <w:szCs w:val="28"/>
        </w:rPr>
        <w:t>перекантовке</w:t>
      </w:r>
      <w:proofErr w:type="spellEnd"/>
      <w:r w:rsidRPr="001144EF">
        <w:rPr>
          <w:sz w:val="28"/>
          <w:szCs w:val="28"/>
        </w:rPr>
        <w:t xml:space="preserve"> баллонов с кислородом вручную не разрешается браться за клапаны;</w:t>
      </w:r>
    </w:p>
    <w:p w:rsidR="00303495" w:rsidRPr="001144EF" w:rsidRDefault="00303495" w:rsidP="00303495">
      <w:pPr>
        <w:pStyle w:val="ConsPlusNormal"/>
        <w:spacing w:before="240"/>
        <w:ind w:firstLine="540"/>
        <w:jc w:val="both"/>
        <w:rPr>
          <w:sz w:val="28"/>
          <w:szCs w:val="28"/>
        </w:rPr>
      </w:pPr>
      <w:r w:rsidRPr="001144EF">
        <w:rPr>
          <w:sz w:val="28"/>
          <w:szCs w:val="28"/>
        </w:rPr>
        <w:t xml:space="preserve">е) в помещениях должны устанавливаться газоанализаторы для контроля </w:t>
      </w:r>
      <w:del w:id="2470" w:author="Антон Хабиров" w:date="2021-01-20T01:41:00Z">
        <w:r w:rsidRPr="001144EF">
          <w:rPr>
            <w:sz w:val="28"/>
            <w:szCs w:val="28"/>
          </w:rPr>
          <w:delText>за образованием</w:delText>
        </w:r>
      </w:del>
      <w:ins w:id="2471" w:author="Антон Хабиров" w:date="2021-01-20T01:41:00Z">
        <w:r w:rsidRPr="001144EF">
          <w:rPr>
            <w:sz w:val="28"/>
            <w:szCs w:val="28"/>
          </w:rPr>
          <w:t>образования</w:t>
        </w:r>
      </w:ins>
      <w:r w:rsidRPr="001144EF">
        <w:rPr>
          <w:sz w:val="28"/>
          <w:szCs w:val="28"/>
        </w:rPr>
        <w:t xml:space="preserve"> взрывоопасных концентраций. При отсутствии газоанализаторов руководитель организации должен установить порядок отбора и контроля проб газовоздушной среды;</w:t>
      </w:r>
    </w:p>
    <w:p w:rsidR="00303495" w:rsidRPr="001144EF" w:rsidRDefault="00303495" w:rsidP="00303495">
      <w:pPr>
        <w:pStyle w:val="ConsPlusNormal"/>
        <w:spacing w:before="240"/>
        <w:ind w:firstLine="540"/>
        <w:jc w:val="both"/>
        <w:rPr>
          <w:sz w:val="28"/>
          <w:szCs w:val="28"/>
        </w:rPr>
      </w:pPr>
      <w:r w:rsidRPr="001144EF">
        <w:rPr>
          <w:sz w:val="28"/>
          <w:szCs w:val="28"/>
        </w:rPr>
        <w:t xml:space="preserve">ж) </w:t>
      </w:r>
      <w:ins w:id="2472" w:author="Антон Хабиров" w:date="2021-01-20T01:41:00Z">
        <w:r w:rsidRPr="001144EF">
          <w:rPr>
            <w:sz w:val="28"/>
            <w:szCs w:val="28"/>
          </w:rPr>
          <w:t xml:space="preserve">баллоны </w:t>
        </w:r>
      </w:ins>
      <w:r w:rsidRPr="001144EF">
        <w:rPr>
          <w:sz w:val="28"/>
          <w:szCs w:val="28"/>
        </w:rPr>
        <w:t xml:space="preserve">при обнаружении утечки </w:t>
      </w:r>
      <w:ins w:id="2473" w:author="Антон Хабиров" w:date="2021-01-20T01:41:00Z">
        <w:r w:rsidRPr="001144EF">
          <w:rPr>
            <w:sz w:val="28"/>
            <w:szCs w:val="28"/>
          </w:rPr>
          <w:t xml:space="preserve">из них </w:t>
        </w:r>
      </w:ins>
      <w:r w:rsidRPr="001144EF">
        <w:rPr>
          <w:sz w:val="28"/>
          <w:szCs w:val="28"/>
        </w:rPr>
        <w:t>газа</w:t>
      </w:r>
      <w:del w:id="2474" w:author="Антон Хабиров" w:date="2021-01-20T01:41:00Z">
        <w:r w:rsidRPr="001144EF">
          <w:rPr>
            <w:sz w:val="28"/>
            <w:szCs w:val="28"/>
          </w:rPr>
          <w:delText xml:space="preserve"> из баллонов они</w:delText>
        </w:r>
      </w:del>
      <w:r w:rsidRPr="001144EF">
        <w:rPr>
          <w:sz w:val="28"/>
          <w:szCs w:val="28"/>
        </w:rPr>
        <w:t xml:space="preserve"> должны убираться из помещения склада в безопасное место;</w:t>
      </w:r>
    </w:p>
    <w:p w:rsidR="00303495" w:rsidRPr="001144EF" w:rsidRDefault="00303495" w:rsidP="00303495">
      <w:pPr>
        <w:pStyle w:val="ConsPlusNormal"/>
        <w:spacing w:before="240"/>
        <w:ind w:firstLine="540"/>
        <w:jc w:val="both"/>
        <w:rPr>
          <w:sz w:val="28"/>
          <w:szCs w:val="28"/>
        </w:rPr>
      </w:pPr>
      <w:r w:rsidRPr="001144EF">
        <w:rPr>
          <w:sz w:val="28"/>
          <w:szCs w:val="28"/>
        </w:rPr>
        <w:t>з) на склад, где размещаются баллоны с горючим газом, не допускаются лица в обуви, подбитой металлическими гвоздями или подковами;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и) баллоны с горючим газом, имеющие башмаки, хранятся в вертикальном </w:t>
      </w:r>
      <w:r w:rsidRPr="001144EF">
        <w:rPr>
          <w:sz w:val="28"/>
          <w:szCs w:val="28"/>
        </w:rPr>
        <w:lastRenderedPageBreak/>
        <w:t>положении в специальных гнездах, клетях или других устройствах, исключающих их падение. Баллоны, не имеющие башмаков, хранятся в горизонтальном положении на рамах или стеллажах. Высота штабеля в этом случае не должна превышать 1,5 метра, а клапаны должны закрываться предохранительными колпаками и быть обращены в одну сторону;</w:t>
      </w:r>
    </w:p>
    <w:p w:rsidR="00303495" w:rsidRPr="001144EF" w:rsidRDefault="00303495" w:rsidP="00303495">
      <w:pPr>
        <w:pStyle w:val="ConsPlusNormal"/>
        <w:spacing w:before="240"/>
        <w:ind w:firstLine="540"/>
        <w:jc w:val="both"/>
        <w:rPr>
          <w:sz w:val="28"/>
          <w:szCs w:val="28"/>
        </w:rPr>
      </w:pPr>
      <w:r w:rsidRPr="001144EF">
        <w:rPr>
          <w:sz w:val="28"/>
          <w:szCs w:val="28"/>
        </w:rPr>
        <w:t>к) хранение каких-либо других веществ, материалов и оборудования в помещениях складов с горючим газом не разрешается;</w:t>
      </w:r>
    </w:p>
    <w:p w:rsidR="00303495" w:rsidRPr="001144EF" w:rsidRDefault="00303495" w:rsidP="00303495">
      <w:pPr>
        <w:pStyle w:val="ConsPlusNormal"/>
        <w:spacing w:before="240"/>
        <w:ind w:firstLine="540"/>
        <w:jc w:val="both"/>
        <w:rPr>
          <w:sz w:val="28"/>
          <w:szCs w:val="28"/>
        </w:rPr>
      </w:pPr>
      <w:r w:rsidRPr="001144EF">
        <w:rPr>
          <w:sz w:val="28"/>
          <w:szCs w:val="28"/>
        </w:rPr>
        <w:t>л) помещения складов с горючим газом обеспечиваются естественной вентиляцией.</w:t>
      </w:r>
    </w:p>
    <w:p w:rsidR="00303495" w:rsidRPr="001144EF" w:rsidRDefault="00303495" w:rsidP="00303495">
      <w:pPr>
        <w:pStyle w:val="ConsPlusNormal"/>
        <w:spacing w:before="240"/>
        <w:ind w:firstLine="540"/>
        <w:jc w:val="both"/>
        <w:rPr>
          <w:sz w:val="28"/>
          <w:szCs w:val="28"/>
        </w:rPr>
      </w:pPr>
      <w:del w:id="2475" w:author="Антон Хабиров" w:date="2021-01-20T01:41:00Z">
        <w:r w:rsidRPr="001144EF">
          <w:rPr>
            <w:sz w:val="28"/>
            <w:szCs w:val="28"/>
          </w:rPr>
          <w:delText>356</w:delText>
        </w:r>
      </w:del>
      <w:ins w:id="2476" w:author="Антон Хабиров" w:date="2021-01-20T01:41:00Z">
        <w:r w:rsidRPr="001144EF">
          <w:rPr>
            <w:sz w:val="28"/>
            <w:szCs w:val="28"/>
          </w:rPr>
          <w:t>300</w:t>
        </w:r>
      </w:ins>
      <w:r w:rsidRPr="001144EF">
        <w:rPr>
          <w:sz w:val="28"/>
          <w:szCs w:val="28"/>
        </w:rPr>
        <w:t>. При хранении зерна насыпью расстояние от верха насыпи до горючих конструкций покрытия, а также до светильников и электропроводов составляет не менее 0,5 метра.</w:t>
      </w:r>
    </w:p>
    <w:p w:rsidR="00303495" w:rsidRPr="001144EF" w:rsidRDefault="00303495" w:rsidP="00303495">
      <w:pPr>
        <w:pStyle w:val="ConsPlusNormal"/>
        <w:spacing w:before="240"/>
        <w:ind w:firstLine="540"/>
        <w:jc w:val="both"/>
        <w:rPr>
          <w:sz w:val="28"/>
          <w:szCs w:val="28"/>
        </w:rPr>
      </w:pPr>
      <w:del w:id="2477" w:author="Антон Хабиров" w:date="2021-01-20T01:41:00Z">
        <w:r w:rsidRPr="001144EF">
          <w:rPr>
            <w:sz w:val="28"/>
            <w:szCs w:val="28"/>
          </w:rPr>
          <w:delText>357</w:delText>
        </w:r>
      </w:del>
      <w:ins w:id="2478" w:author="Антон Хабиров" w:date="2021-01-20T01:41:00Z">
        <w:r w:rsidRPr="001144EF">
          <w:rPr>
            <w:sz w:val="28"/>
            <w:szCs w:val="28"/>
          </w:rPr>
          <w:t>301</w:t>
        </w:r>
      </w:ins>
      <w:r w:rsidRPr="001144EF">
        <w:rPr>
          <w:sz w:val="28"/>
          <w:szCs w:val="28"/>
        </w:rPr>
        <w:t>. При хранении зерна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хранить совместно с зерном другие материалы и оборудование;</w:t>
      </w:r>
    </w:p>
    <w:p w:rsidR="00303495" w:rsidRPr="001144EF" w:rsidRDefault="00303495" w:rsidP="00303495">
      <w:pPr>
        <w:pStyle w:val="ConsPlusNormal"/>
        <w:spacing w:before="240"/>
        <w:ind w:firstLine="540"/>
        <w:jc w:val="both"/>
        <w:rPr>
          <w:sz w:val="28"/>
          <w:szCs w:val="28"/>
        </w:rPr>
      </w:pPr>
      <w:r w:rsidRPr="001144EF">
        <w:rPr>
          <w:sz w:val="28"/>
          <w:szCs w:val="28"/>
        </w:rPr>
        <w:t>б) применять внутри складских помещений зерноочистительные и другие машины с двигателями внутреннего сгорания;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работать на передвижных механизмах при закрытых воротах с </w:t>
      </w:r>
      <w:del w:id="2479" w:author="Антон Хабиров" w:date="2021-01-20T01:41:00Z">
        <w:r w:rsidRPr="001144EF">
          <w:rPr>
            <w:sz w:val="28"/>
            <w:szCs w:val="28"/>
          </w:rPr>
          <w:delText>двух</w:delText>
        </w:r>
      </w:del>
      <w:ins w:id="2480" w:author="Антон Хабиров" w:date="2021-01-20T01:41:00Z">
        <w:r w:rsidRPr="001144EF">
          <w:rPr>
            <w:sz w:val="28"/>
            <w:szCs w:val="28"/>
          </w:rPr>
          <w:t>2</w:t>
        </w:r>
      </w:ins>
      <w:r w:rsidRPr="001144EF">
        <w:rPr>
          <w:sz w:val="28"/>
          <w:szCs w:val="28"/>
        </w:rPr>
        <w:t xml:space="preserve"> сторон склада;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разжигать сушилки, работающие на твердом топливе, с помощью легковоспламеняющихся и горючих жидкостей, а сушилки, работающие на жидком топливе, </w:t>
      </w:r>
      <w:del w:id="2481" w:author="Антон Хабиров" w:date="2021-01-20T01:41:00Z">
        <w:r w:rsidRPr="001144EF">
          <w:rPr>
            <w:sz w:val="28"/>
            <w:szCs w:val="28"/>
          </w:rPr>
          <w:delText xml:space="preserve">- </w:delText>
        </w:r>
      </w:del>
      <w:r w:rsidRPr="001144EF">
        <w:rPr>
          <w:sz w:val="28"/>
          <w:szCs w:val="28"/>
        </w:rPr>
        <w:t xml:space="preserve">с помощью </w:t>
      </w:r>
      <w:del w:id="2482" w:author="Антон Хабиров" w:date="2021-01-20T01:41:00Z">
        <w:r w:rsidRPr="001144EF">
          <w:rPr>
            <w:sz w:val="28"/>
            <w:szCs w:val="28"/>
          </w:rPr>
          <w:delText>факелов</w:delText>
        </w:r>
      </w:del>
      <w:ins w:id="2483" w:author="Антон Хабиров" w:date="2021-01-20T01:41:00Z">
        <w:r w:rsidRPr="001144EF">
          <w:rPr>
            <w:sz w:val="28"/>
            <w:szCs w:val="28"/>
          </w:rPr>
          <w:t>открытого огня</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работать на сушилках с неисправными приборами контроля температуры и автоматики отключения подачи топлива при затухании факела в топке, системой </w:t>
      </w:r>
      <w:proofErr w:type="spellStart"/>
      <w:r w:rsidRPr="001144EF">
        <w:rPr>
          <w:sz w:val="28"/>
          <w:szCs w:val="28"/>
        </w:rPr>
        <w:t>электрозажигания</w:t>
      </w:r>
      <w:proofErr w:type="spellEnd"/>
      <w:r w:rsidRPr="001144EF">
        <w:rPr>
          <w:sz w:val="28"/>
          <w:szCs w:val="28"/>
        </w:rPr>
        <w:t xml:space="preserve"> или без них;</w:t>
      </w:r>
    </w:p>
    <w:p w:rsidR="00303495" w:rsidRPr="001144EF" w:rsidRDefault="00303495" w:rsidP="00303495">
      <w:pPr>
        <w:pStyle w:val="ConsPlusNormal"/>
        <w:spacing w:before="240"/>
        <w:ind w:firstLine="540"/>
        <w:jc w:val="both"/>
        <w:rPr>
          <w:sz w:val="28"/>
          <w:szCs w:val="28"/>
        </w:rPr>
      </w:pPr>
      <w:r w:rsidRPr="001144EF">
        <w:rPr>
          <w:sz w:val="28"/>
          <w:szCs w:val="28"/>
        </w:rPr>
        <w:t>е) засыпать зерно выше уровня транспортерной ленты и допускать трение ленты о конструкции транспортера.</w:t>
      </w:r>
    </w:p>
    <w:p w:rsidR="00303495" w:rsidRPr="001144EF" w:rsidRDefault="00303495" w:rsidP="00303495">
      <w:pPr>
        <w:pStyle w:val="ConsPlusNormal"/>
        <w:spacing w:before="240"/>
        <w:ind w:firstLine="540"/>
        <w:jc w:val="both"/>
        <w:rPr>
          <w:sz w:val="28"/>
          <w:szCs w:val="28"/>
        </w:rPr>
      </w:pPr>
      <w:del w:id="2484" w:author="Антон Хабиров" w:date="2021-01-20T01:41:00Z">
        <w:r w:rsidRPr="001144EF">
          <w:rPr>
            <w:sz w:val="28"/>
            <w:szCs w:val="28"/>
          </w:rPr>
          <w:delText>358</w:delText>
        </w:r>
      </w:del>
      <w:ins w:id="2485" w:author="Антон Хабиров" w:date="2021-01-20T01:41:00Z">
        <w:r w:rsidRPr="001144EF">
          <w:rPr>
            <w:sz w:val="28"/>
            <w:szCs w:val="28"/>
          </w:rPr>
          <w:t>302</w:t>
        </w:r>
      </w:ins>
      <w:r w:rsidRPr="001144EF">
        <w:rPr>
          <w:sz w:val="28"/>
          <w:szCs w:val="28"/>
        </w:rPr>
        <w:t xml:space="preserve">. Контроль </w:t>
      </w:r>
      <w:del w:id="2486" w:author="Антон Хабиров" w:date="2021-01-20T01:41:00Z">
        <w:r w:rsidRPr="001144EF">
          <w:rPr>
            <w:sz w:val="28"/>
            <w:szCs w:val="28"/>
          </w:rPr>
          <w:delText>за температурой</w:delText>
        </w:r>
      </w:del>
      <w:ins w:id="2487" w:author="Антон Хабиров" w:date="2021-01-20T01:41:00Z">
        <w:r w:rsidRPr="001144EF">
          <w:rPr>
            <w:sz w:val="28"/>
            <w:szCs w:val="28"/>
          </w:rPr>
          <w:t>температуры</w:t>
        </w:r>
      </w:ins>
      <w:r w:rsidRPr="001144EF">
        <w:rPr>
          <w:sz w:val="28"/>
          <w:szCs w:val="28"/>
        </w:rPr>
        <w:t xml:space="preserve"> зерна при работающей сушилке осуществляется путем отбора проб не реже чем через каждые 2 часа.</w:t>
      </w:r>
    </w:p>
    <w:p w:rsidR="00303495" w:rsidRPr="001144EF" w:rsidRDefault="00303495" w:rsidP="00303495">
      <w:pPr>
        <w:pStyle w:val="ConsPlusNormal"/>
        <w:spacing w:before="240"/>
        <w:ind w:firstLine="540"/>
        <w:jc w:val="both"/>
        <w:rPr>
          <w:sz w:val="28"/>
          <w:szCs w:val="28"/>
        </w:rPr>
      </w:pPr>
      <w:r w:rsidRPr="001144EF">
        <w:rPr>
          <w:sz w:val="28"/>
          <w:szCs w:val="28"/>
        </w:rPr>
        <w:t>Очистка загрузочно-разгрузочных механизмов сушилки от пыли и зерна производится через сутки ее работы.</w:t>
      </w:r>
    </w:p>
    <w:p w:rsidR="00303495" w:rsidRPr="001144EF" w:rsidRDefault="00303495" w:rsidP="00303495">
      <w:pPr>
        <w:pStyle w:val="ConsPlusNormal"/>
        <w:spacing w:before="240"/>
        <w:ind w:firstLine="540"/>
        <w:jc w:val="both"/>
        <w:rPr>
          <w:sz w:val="28"/>
          <w:szCs w:val="28"/>
        </w:rPr>
      </w:pPr>
      <w:del w:id="2488" w:author="Антон Хабиров" w:date="2021-01-20T01:41:00Z">
        <w:r w:rsidRPr="001144EF">
          <w:rPr>
            <w:sz w:val="28"/>
            <w:szCs w:val="28"/>
          </w:rPr>
          <w:delText>359</w:delText>
        </w:r>
      </w:del>
      <w:ins w:id="2489" w:author="Антон Хабиров" w:date="2021-01-20T01:41:00Z">
        <w:r w:rsidRPr="001144EF">
          <w:rPr>
            <w:sz w:val="28"/>
            <w:szCs w:val="28"/>
          </w:rPr>
          <w:t>303</w:t>
        </w:r>
      </w:ins>
      <w:r w:rsidRPr="001144EF">
        <w:rPr>
          <w:sz w:val="28"/>
          <w:szCs w:val="28"/>
        </w:rPr>
        <w:t>. Передвижной сушильный агрегат устанавливается на расстоянии не менее 10 метров от здания зерносклада.</w:t>
      </w:r>
    </w:p>
    <w:p w:rsidR="00303495" w:rsidRPr="001144EF" w:rsidRDefault="00303495" w:rsidP="00303495">
      <w:pPr>
        <w:pStyle w:val="ConsPlusNormal"/>
        <w:spacing w:before="240"/>
        <w:ind w:firstLine="540"/>
        <w:jc w:val="both"/>
        <w:rPr>
          <w:sz w:val="28"/>
          <w:szCs w:val="28"/>
        </w:rPr>
      </w:pPr>
      <w:r w:rsidRPr="001144EF">
        <w:rPr>
          <w:sz w:val="28"/>
          <w:szCs w:val="28"/>
        </w:rPr>
        <w:t xml:space="preserve">Устройство топок сушилок должно исключать вылет искр. Дымовые трубы оборудуются искрогасителями, а в местах прохода их через конструкции, </w:t>
      </w:r>
      <w:r w:rsidRPr="001144EF">
        <w:rPr>
          <w:sz w:val="28"/>
          <w:szCs w:val="28"/>
        </w:rPr>
        <w:lastRenderedPageBreak/>
        <w:t>выполненные из горючих материалов, устраиваются противопожарные разделки.</w:t>
      </w:r>
    </w:p>
    <w:p w:rsidR="00303495" w:rsidRPr="001144EF" w:rsidRDefault="00303495" w:rsidP="00303495">
      <w:pPr>
        <w:pStyle w:val="ConsPlusNormal"/>
        <w:spacing w:before="240"/>
        <w:ind w:firstLine="540"/>
        <w:jc w:val="both"/>
        <w:rPr>
          <w:sz w:val="28"/>
          <w:szCs w:val="28"/>
        </w:rPr>
      </w:pPr>
      <w:del w:id="2490" w:author="Антон Хабиров" w:date="2021-01-20T01:41:00Z">
        <w:r w:rsidRPr="001144EF">
          <w:rPr>
            <w:sz w:val="28"/>
            <w:szCs w:val="28"/>
          </w:rPr>
          <w:delText>360</w:delText>
        </w:r>
      </w:del>
      <w:ins w:id="2491" w:author="Антон Хабиров" w:date="2021-01-20T01:41:00Z">
        <w:r w:rsidRPr="001144EF">
          <w:rPr>
            <w:sz w:val="28"/>
            <w:szCs w:val="28"/>
          </w:rPr>
          <w:t>304</w:t>
        </w:r>
      </w:ins>
      <w:r w:rsidRPr="001144EF">
        <w:rPr>
          <w:sz w:val="28"/>
          <w:szCs w:val="28"/>
        </w:rPr>
        <w:t xml:space="preserve">. На складах по хранению </w:t>
      </w:r>
      <w:del w:id="2492" w:author="Антон Хабиров" w:date="2021-01-20T01:41:00Z">
        <w:r w:rsidRPr="001144EF">
          <w:rPr>
            <w:sz w:val="28"/>
            <w:szCs w:val="28"/>
          </w:rPr>
          <w:delText>лесных материалов</w:delText>
        </w:r>
      </w:del>
      <w:ins w:id="2493" w:author="Антон Хабиров" w:date="2021-01-20T01:41:00Z">
        <w:r w:rsidRPr="001144EF">
          <w:rPr>
            <w:sz w:val="28"/>
            <w:szCs w:val="28"/>
          </w:rPr>
          <w:t>лесоматериалов</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а) места, отведенные под штабели, должны быть очищены до грунта от травяного покрова, горючего мусора и отходов или покрыты слоем песка, земли или гравия толщиной не менее 15 сантиметров;</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запрещается </w:t>
      </w:r>
      <w:del w:id="2494" w:author="Антон Хабиров" w:date="2021-01-20T01:41:00Z">
        <w:r w:rsidRPr="001144EF">
          <w:rPr>
            <w:sz w:val="28"/>
            <w:szCs w:val="28"/>
          </w:rPr>
          <w:delText>производить</w:delText>
        </w:r>
      </w:del>
      <w:ins w:id="2495" w:author="Антон Хабиров" w:date="2021-01-20T01:41:00Z">
        <w:r w:rsidRPr="001144EF">
          <w:rPr>
            <w:sz w:val="28"/>
            <w:szCs w:val="28"/>
          </w:rPr>
          <w:t>проводить пожароопасные работы, а также</w:t>
        </w:r>
      </w:ins>
      <w:r w:rsidRPr="001144EF">
        <w:rPr>
          <w:sz w:val="28"/>
          <w:szCs w:val="28"/>
        </w:rPr>
        <w:t xml:space="preserve"> работы, не связанные с хранением </w:t>
      </w:r>
      <w:del w:id="2496" w:author="Антон Хабиров" w:date="2021-01-20T01:41:00Z">
        <w:r w:rsidRPr="001144EF">
          <w:rPr>
            <w:sz w:val="28"/>
            <w:szCs w:val="28"/>
          </w:rPr>
          <w:delText>лесных материалов</w:delText>
        </w:r>
      </w:del>
      <w:ins w:id="2497" w:author="Антон Хабиров" w:date="2021-01-20T01:41:00Z">
        <w:r w:rsidRPr="001144EF">
          <w:rPr>
            <w:sz w:val="28"/>
            <w:szCs w:val="28"/>
          </w:rPr>
          <w:t>лесоматериалов</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в) помещения для обогрева рабочих устраиваются только в отдельных зданиях</w:t>
      </w:r>
      <w:ins w:id="2498" w:author="Антон Хабиров" w:date="2021-01-20T01:41:00Z">
        <w:r w:rsidRPr="001144EF">
          <w:rPr>
            <w:sz w:val="28"/>
            <w:szCs w:val="28"/>
          </w:rPr>
          <w:t>, сооружениях</w:t>
        </w:r>
      </w:ins>
      <w:r w:rsidRPr="001144EF">
        <w:rPr>
          <w:sz w:val="28"/>
          <w:szCs w:val="28"/>
        </w:rPr>
        <w:t xml:space="preserve"> с соблюдением противопожарных расстояний до складов леса. Для отопления этих помещений допускается применять электронагревательные приборы только заводского изготовления;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лебедки с двигателями внутреннего сгорания размещаются на расстоянии не менее 15 метров от штабелей </w:t>
      </w:r>
      <w:del w:id="2499" w:author="Антон Хабиров" w:date="2021-01-20T01:41:00Z">
        <w:r w:rsidRPr="001144EF">
          <w:rPr>
            <w:sz w:val="28"/>
            <w:szCs w:val="28"/>
          </w:rPr>
          <w:delText>круглого леса.</w:delText>
        </w:r>
      </w:del>
      <w:ins w:id="2500" w:author="Антон Хабиров" w:date="2021-01-20T01:41:00Z">
        <w:r w:rsidRPr="001144EF">
          <w:rPr>
            <w:sz w:val="28"/>
            <w:szCs w:val="28"/>
          </w:rPr>
          <w:t>по хранению лесоматериалов.</w:t>
        </w:r>
      </w:ins>
      <w:r w:rsidRPr="001144EF">
        <w:rPr>
          <w:sz w:val="28"/>
          <w:szCs w:val="28"/>
        </w:rPr>
        <w:t xml:space="preserve"> Площадка вокруг лебедки должна быть свободной от коры и других горючих отходов и мусора. </w:t>
      </w:r>
      <w:proofErr w:type="gramStart"/>
      <w:r w:rsidRPr="001144EF">
        <w:rPr>
          <w:sz w:val="28"/>
          <w:szCs w:val="28"/>
        </w:rPr>
        <w:t>Горюче-смазочные материалы для заправки двигателей разрешается хранить в количестве не более 1 бочки и на расстоянии не менее 10 метров от лебедки и 20 метров от ближайшего штабеля;</w:t>
      </w:r>
      <w:proofErr w:type="gramEnd"/>
    </w:p>
    <w:p w:rsidR="00303495" w:rsidRPr="001144EF" w:rsidRDefault="00303495" w:rsidP="00303495">
      <w:pPr>
        <w:pStyle w:val="ConsPlusNormal"/>
        <w:spacing w:before="240"/>
        <w:ind w:firstLine="540"/>
        <w:jc w:val="both"/>
        <w:rPr>
          <w:sz w:val="28"/>
          <w:szCs w:val="28"/>
        </w:rPr>
      </w:pPr>
      <w:r w:rsidRPr="001144EF">
        <w:rPr>
          <w:sz w:val="28"/>
          <w:szCs w:val="28"/>
        </w:rPr>
        <w:t>д) при укладке и разборке штабелей пиломатериалов транспортные пакеты устанавливаются только по одной стороне проезда, при этом ширина оставшейся проезжей части дороги составляет не менее 4 метров. Общий объем не уложенных в штабели пиломатериалов не должен превышать суточного поступления их на склад;</w:t>
      </w:r>
    </w:p>
    <w:p w:rsidR="00303495" w:rsidRPr="001144EF" w:rsidRDefault="00303495" w:rsidP="00303495">
      <w:pPr>
        <w:pStyle w:val="ConsPlusNormal"/>
        <w:spacing w:before="240"/>
        <w:ind w:firstLine="540"/>
        <w:jc w:val="both"/>
        <w:rPr>
          <w:sz w:val="28"/>
          <w:szCs w:val="28"/>
        </w:rPr>
      </w:pPr>
      <w:r w:rsidRPr="001144EF">
        <w:rPr>
          <w:sz w:val="28"/>
          <w:szCs w:val="28"/>
        </w:rPr>
        <w:t xml:space="preserve">е) запрещается устанавливать транспортные пакеты в зоне противопожарных расстояний, а также на проездах и подъездах к пожарным </w:t>
      </w:r>
      <w:proofErr w:type="spellStart"/>
      <w:r w:rsidRPr="001144EF">
        <w:rPr>
          <w:sz w:val="28"/>
          <w:szCs w:val="28"/>
        </w:rPr>
        <w:t>водоисточникам</w:t>
      </w:r>
      <w:proofErr w:type="spellEnd"/>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ж) обертка транспортных пакетов водонепроницаемой бумагой (при отсутствии этой операции в едином технологическом процессе) </w:t>
      </w:r>
      <w:del w:id="2501" w:author="Антон Хабиров" w:date="2021-01-20T01:41:00Z">
        <w:r w:rsidRPr="001144EF">
          <w:rPr>
            <w:sz w:val="28"/>
            <w:szCs w:val="28"/>
          </w:rPr>
          <w:delText>производится</w:delText>
        </w:r>
      </w:del>
      <w:ins w:id="2502" w:author="Антон Хабиров" w:date="2021-01-20T01:41:00Z">
        <w:r w:rsidRPr="001144EF">
          <w:rPr>
            <w:sz w:val="28"/>
            <w:szCs w:val="28"/>
          </w:rPr>
          <w:t>проводится</w:t>
        </w:r>
      </w:ins>
      <w:r w:rsidRPr="001144EF">
        <w:rPr>
          <w:sz w:val="28"/>
          <w:szCs w:val="28"/>
        </w:rPr>
        <w:t xml:space="preserve"> на специально отведенных площадках. Использованную водонепроницаемую бумагу, ее обрывки и обрезки необходимо собирать в контейнеры;</w:t>
      </w:r>
    </w:p>
    <w:p w:rsidR="00303495" w:rsidRPr="001144EF" w:rsidRDefault="00303495" w:rsidP="00303495">
      <w:pPr>
        <w:pStyle w:val="ConsPlusNormal"/>
        <w:spacing w:before="240"/>
        <w:ind w:firstLine="540"/>
        <w:jc w:val="both"/>
        <w:rPr>
          <w:sz w:val="28"/>
          <w:szCs w:val="28"/>
        </w:rPr>
      </w:pPr>
      <w:r w:rsidRPr="001144EF">
        <w:rPr>
          <w:sz w:val="28"/>
          <w:szCs w:val="28"/>
        </w:rPr>
        <w:t xml:space="preserve">з) в закрытых складах лесоматериалов не должно быть </w:t>
      </w:r>
      <w:del w:id="2503" w:author="Антон Хабиров" w:date="2021-01-20T01:41:00Z">
        <w:r w:rsidRPr="001144EF">
          <w:rPr>
            <w:sz w:val="28"/>
            <w:szCs w:val="28"/>
          </w:rPr>
          <w:delText>перегородок и служебных</w:delText>
        </w:r>
      </w:del>
      <w:ins w:id="2504" w:author="Антон Хабиров" w:date="2021-01-20T01:41:00Z">
        <w:r w:rsidRPr="001144EF">
          <w:rPr>
            <w:sz w:val="28"/>
            <w:szCs w:val="28"/>
          </w:rPr>
          <w:t>встроенных</w:t>
        </w:r>
      </w:ins>
      <w:r w:rsidRPr="001144EF">
        <w:rPr>
          <w:sz w:val="28"/>
          <w:szCs w:val="28"/>
        </w:rPr>
        <w:t xml:space="preserve"> помещений;</w:t>
      </w:r>
    </w:p>
    <w:p w:rsidR="00303495" w:rsidRPr="001144EF" w:rsidRDefault="00303495" w:rsidP="00303495">
      <w:pPr>
        <w:pStyle w:val="ConsPlusNormal"/>
        <w:spacing w:before="240"/>
        <w:ind w:firstLine="540"/>
        <w:jc w:val="both"/>
        <w:rPr>
          <w:sz w:val="28"/>
          <w:szCs w:val="28"/>
        </w:rPr>
      </w:pPr>
      <w:r w:rsidRPr="001144EF">
        <w:rPr>
          <w:sz w:val="28"/>
          <w:szCs w:val="28"/>
        </w:rPr>
        <w:t>и) хранить щепу разрешается в закрытых складах, бункерах и на открытых площадках с основанием из негорючего материала.</w:t>
      </w:r>
    </w:p>
    <w:p w:rsidR="00303495" w:rsidRPr="001144EF" w:rsidRDefault="00303495" w:rsidP="00303495">
      <w:pPr>
        <w:pStyle w:val="ConsPlusNormal"/>
        <w:spacing w:before="240"/>
        <w:ind w:firstLine="540"/>
        <w:jc w:val="both"/>
        <w:rPr>
          <w:sz w:val="28"/>
          <w:szCs w:val="28"/>
        </w:rPr>
      </w:pPr>
      <w:del w:id="2505" w:author="Антон Хабиров" w:date="2021-01-20T01:41:00Z">
        <w:r w:rsidRPr="001144EF">
          <w:rPr>
            <w:sz w:val="28"/>
            <w:szCs w:val="28"/>
          </w:rPr>
          <w:delText>361</w:delText>
        </w:r>
      </w:del>
      <w:ins w:id="2506" w:author="Антон Хабиров" w:date="2021-01-20T01:41:00Z">
        <w:r w:rsidRPr="001144EF">
          <w:rPr>
            <w:sz w:val="28"/>
            <w:szCs w:val="28"/>
          </w:rPr>
          <w:t>305</w:t>
        </w:r>
      </w:ins>
      <w:r w:rsidRPr="001144EF">
        <w:rPr>
          <w:sz w:val="28"/>
          <w:szCs w:val="28"/>
        </w:rPr>
        <w:t>. На складах для хранения угля и торфа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укладывать уголь свежей добычи на старые отвалы угля, пролежавшего более 1 месяца;</w:t>
      </w:r>
    </w:p>
    <w:p w:rsidR="00303495" w:rsidRPr="001144EF" w:rsidRDefault="00303495" w:rsidP="00303495">
      <w:pPr>
        <w:pStyle w:val="ConsPlusNormal"/>
        <w:spacing w:before="240"/>
        <w:ind w:firstLine="540"/>
        <w:jc w:val="both"/>
        <w:rPr>
          <w:sz w:val="28"/>
          <w:szCs w:val="28"/>
        </w:rPr>
      </w:pPr>
      <w:r w:rsidRPr="001144EF">
        <w:rPr>
          <w:sz w:val="28"/>
          <w:szCs w:val="28"/>
        </w:rPr>
        <w:t>б) принимать уголь и торф с явно выраженными очагами самовозгорания;</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в) транспортировать горящий уголь и торф по транспортерным лентам и отгружать их в железнодорожный транспорт или бункера;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располагать штабели угля и торфа над источниками тепла (паропроводы, трубопроводы горячей воды, каналы нагретого воздуха и </w:t>
      </w:r>
      <w:del w:id="2507" w:author="Антон Хабиров" w:date="2021-01-20T01:41:00Z">
        <w:r w:rsidRPr="001144EF">
          <w:rPr>
            <w:sz w:val="28"/>
            <w:szCs w:val="28"/>
          </w:rPr>
          <w:delText>т.п</w:delText>
        </w:r>
      </w:del>
      <w:ins w:id="2508" w:author="Антон Хабиров" w:date="2021-01-20T01:41:00Z">
        <w:r w:rsidRPr="001144EF">
          <w:rPr>
            <w:sz w:val="28"/>
            <w:szCs w:val="28"/>
          </w:rPr>
          <w:t>др</w:t>
        </w:r>
      </w:ins>
      <w:r w:rsidRPr="001144EF">
        <w:rPr>
          <w:sz w:val="28"/>
          <w:szCs w:val="28"/>
        </w:rPr>
        <w:t xml:space="preserve">.), а также </w:t>
      </w:r>
      <w:proofErr w:type="gramStart"/>
      <w:r w:rsidRPr="001144EF">
        <w:rPr>
          <w:sz w:val="28"/>
          <w:szCs w:val="28"/>
        </w:rPr>
        <w:t>над</w:t>
      </w:r>
      <w:proofErr w:type="gramEnd"/>
      <w:r w:rsidRPr="001144EF">
        <w:rPr>
          <w:sz w:val="28"/>
          <w:szCs w:val="28"/>
        </w:rPr>
        <w:t xml:space="preserve"> проложенными </w:t>
      </w:r>
      <w:proofErr w:type="spellStart"/>
      <w:r w:rsidRPr="001144EF">
        <w:rPr>
          <w:sz w:val="28"/>
          <w:szCs w:val="28"/>
        </w:rPr>
        <w:t>электрокабелями</w:t>
      </w:r>
      <w:proofErr w:type="spellEnd"/>
      <w:r w:rsidRPr="001144EF">
        <w:rPr>
          <w:sz w:val="28"/>
          <w:szCs w:val="28"/>
        </w:rPr>
        <w:t xml:space="preserve"> и </w:t>
      </w:r>
      <w:proofErr w:type="spellStart"/>
      <w:r w:rsidRPr="001144EF">
        <w:rPr>
          <w:sz w:val="28"/>
          <w:szCs w:val="28"/>
        </w:rPr>
        <w:t>нефтегазопроводами</w:t>
      </w:r>
      <w:proofErr w:type="spellEnd"/>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w:t>
      </w:r>
      <w:proofErr w:type="spellStart"/>
      <w:r w:rsidRPr="001144EF">
        <w:rPr>
          <w:sz w:val="28"/>
          <w:szCs w:val="28"/>
        </w:rPr>
        <w:t>неорганизованно</w:t>
      </w:r>
      <w:proofErr w:type="spellEnd"/>
      <w:r w:rsidRPr="001144EF">
        <w:rPr>
          <w:sz w:val="28"/>
          <w:szCs w:val="28"/>
        </w:rPr>
        <w:t xml:space="preserve"> хранить выгруженное топливо в течение более 2 суток.</w:t>
      </w:r>
    </w:p>
    <w:p w:rsidR="00303495" w:rsidRPr="001144EF" w:rsidRDefault="00303495" w:rsidP="00303495">
      <w:pPr>
        <w:pStyle w:val="ConsPlusNormal"/>
        <w:spacing w:before="240"/>
        <w:ind w:firstLine="540"/>
        <w:jc w:val="both"/>
        <w:rPr>
          <w:sz w:val="28"/>
          <w:szCs w:val="28"/>
        </w:rPr>
      </w:pPr>
      <w:del w:id="2509" w:author="Антон Хабиров" w:date="2021-01-20T01:41:00Z">
        <w:r w:rsidRPr="001144EF">
          <w:rPr>
            <w:sz w:val="28"/>
            <w:szCs w:val="28"/>
          </w:rPr>
          <w:delText>362</w:delText>
        </w:r>
      </w:del>
      <w:ins w:id="2510" w:author="Антон Хабиров" w:date="2021-01-20T01:41:00Z">
        <w:r w:rsidRPr="001144EF">
          <w:rPr>
            <w:sz w:val="28"/>
            <w:szCs w:val="28"/>
          </w:rPr>
          <w:t>306</w:t>
        </w:r>
      </w:ins>
      <w:r w:rsidRPr="001144EF">
        <w:rPr>
          <w:sz w:val="28"/>
          <w:szCs w:val="28"/>
        </w:rPr>
        <w:t>. На складах для хранения угля, торфа и горючего сланца:</w:t>
      </w:r>
    </w:p>
    <w:p w:rsidR="00303495" w:rsidRPr="001144EF" w:rsidRDefault="00303495" w:rsidP="00303495">
      <w:pPr>
        <w:pStyle w:val="ConsPlusNormal"/>
        <w:spacing w:before="240"/>
        <w:ind w:firstLine="540"/>
        <w:jc w:val="both"/>
        <w:rPr>
          <w:sz w:val="28"/>
          <w:szCs w:val="28"/>
        </w:rPr>
      </w:pPr>
      <w:r w:rsidRPr="001144EF">
        <w:rPr>
          <w:sz w:val="28"/>
          <w:szCs w:val="28"/>
        </w:rPr>
        <w:t>а) следует укладывать уголь различных марок, каждый вид торфа (кусковый и фрезерный), горючий сланец в отдельные штабели;</w:t>
      </w:r>
    </w:p>
    <w:p w:rsidR="00303495" w:rsidRPr="001144EF" w:rsidRDefault="00303495" w:rsidP="00303495">
      <w:pPr>
        <w:pStyle w:val="ConsPlusNormal"/>
        <w:spacing w:before="240"/>
        <w:ind w:firstLine="540"/>
        <w:jc w:val="both"/>
        <w:rPr>
          <w:sz w:val="28"/>
          <w:szCs w:val="28"/>
        </w:rPr>
      </w:pPr>
      <w:r w:rsidRPr="001144EF">
        <w:rPr>
          <w:sz w:val="28"/>
          <w:szCs w:val="28"/>
        </w:rPr>
        <w:t>б) следует исключить попадание в штабели при укладке угля на хранение древесины, ткани, бумаги, сена, торфа, а также других горючих отходов;</w:t>
      </w:r>
    </w:p>
    <w:p w:rsidR="00303495" w:rsidRPr="001144EF" w:rsidRDefault="00303495" w:rsidP="00303495">
      <w:pPr>
        <w:pStyle w:val="ConsPlusNormal"/>
        <w:spacing w:before="240"/>
        <w:ind w:firstLine="540"/>
        <w:jc w:val="both"/>
        <w:rPr>
          <w:sz w:val="28"/>
          <w:szCs w:val="28"/>
        </w:rPr>
      </w:pPr>
      <w:r w:rsidRPr="001144EF">
        <w:rPr>
          <w:sz w:val="28"/>
          <w:szCs w:val="28"/>
        </w:rPr>
        <w:t>в) следует предусматривать проезд для пожарных машин от границы подошвы штабелей до ограждающего забора или фундамента подкрановых путей;</w:t>
      </w:r>
    </w:p>
    <w:p w:rsidR="00303495" w:rsidRPr="001144EF" w:rsidRDefault="00303495" w:rsidP="00303495">
      <w:pPr>
        <w:pStyle w:val="ConsPlusNormal"/>
        <w:spacing w:before="240"/>
        <w:ind w:firstLine="540"/>
        <w:jc w:val="both"/>
        <w:rPr>
          <w:sz w:val="28"/>
          <w:szCs w:val="28"/>
        </w:rPr>
      </w:pPr>
      <w:r w:rsidRPr="001144EF">
        <w:rPr>
          <w:sz w:val="28"/>
          <w:szCs w:val="28"/>
        </w:rPr>
        <w:t>г) запрещается засыпать проезды твердым топливом и загромождать их оборудованием;</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необходимо обеспечивать систематический контроль </w:t>
      </w:r>
      <w:del w:id="2511" w:author="Антон Хабиров" w:date="2021-01-20T01:41:00Z">
        <w:r w:rsidRPr="001144EF">
          <w:rPr>
            <w:sz w:val="28"/>
            <w:szCs w:val="28"/>
          </w:rPr>
          <w:delText>за температурой</w:delText>
        </w:r>
      </w:del>
      <w:ins w:id="2512" w:author="Антон Хабиров" w:date="2021-01-20T01:41:00Z">
        <w:r w:rsidRPr="001144EF">
          <w:rPr>
            <w:sz w:val="28"/>
            <w:szCs w:val="28"/>
          </w:rPr>
          <w:t>температуры</w:t>
        </w:r>
      </w:ins>
      <w:r w:rsidRPr="001144EF">
        <w:rPr>
          <w:sz w:val="28"/>
          <w:szCs w:val="28"/>
        </w:rPr>
        <w:t xml:space="preserve"> в штабелях угля и торфа через установленные в откосах железные трубы и термометры или другим безопасным способом;</w:t>
      </w:r>
    </w:p>
    <w:p w:rsidR="00303495" w:rsidRPr="001144EF" w:rsidRDefault="00303495" w:rsidP="00303495">
      <w:pPr>
        <w:pStyle w:val="ConsPlusNormal"/>
        <w:spacing w:before="240"/>
        <w:ind w:firstLine="540"/>
        <w:jc w:val="both"/>
        <w:rPr>
          <w:sz w:val="28"/>
          <w:szCs w:val="28"/>
        </w:rPr>
      </w:pPr>
      <w:r w:rsidRPr="001144EF">
        <w:rPr>
          <w:sz w:val="28"/>
          <w:szCs w:val="28"/>
        </w:rPr>
        <w:t xml:space="preserve">е) при повышении температуры более 60 градусов Цельсия следует </w:t>
      </w:r>
      <w:del w:id="2513" w:author="Антон Хабиров" w:date="2021-01-20T01:41:00Z">
        <w:r w:rsidRPr="001144EF">
          <w:rPr>
            <w:sz w:val="28"/>
            <w:szCs w:val="28"/>
          </w:rPr>
          <w:delText>производить</w:delText>
        </w:r>
      </w:del>
      <w:ins w:id="2514" w:author="Антон Хабиров" w:date="2021-01-20T01:41:00Z">
        <w:r w:rsidRPr="001144EF">
          <w:rPr>
            <w:sz w:val="28"/>
            <w:szCs w:val="28"/>
          </w:rPr>
          <w:t>проводить</w:t>
        </w:r>
      </w:ins>
      <w:r w:rsidRPr="001144EF">
        <w:rPr>
          <w:sz w:val="28"/>
          <w:szCs w:val="28"/>
        </w:rPr>
        <w:t xml:space="preserve"> уплотнение штабеля в местах повышения температуры, выемку разогревшегося угля и торфа или применять другие безопасные методы по снижению температуры;</w:t>
      </w:r>
    </w:p>
    <w:p w:rsidR="00303495" w:rsidRPr="001144EF" w:rsidRDefault="00303495" w:rsidP="00303495">
      <w:pPr>
        <w:pStyle w:val="ConsPlusNormal"/>
        <w:spacing w:before="240"/>
        <w:ind w:firstLine="540"/>
        <w:jc w:val="both"/>
        <w:rPr>
          <w:sz w:val="28"/>
          <w:szCs w:val="28"/>
        </w:rPr>
      </w:pPr>
      <w:r w:rsidRPr="001144EF">
        <w:rPr>
          <w:sz w:val="28"/>
          <w:szCs w:val="28"/>
        </w:rPr>
        <w:t>ж) запрещается тушение или охлаждение угля водой непосредственно в штабелях</w:t>
      </w:r>
      <w:del w:id="2515" w:author="Антон Хабиров" w:date="2021-01-20T01:41:00Z">
        <w:r w:rsidRPr="001144EF">
          <w:rPr>
            <w:sz w:val="28"/>
            <w:szCs w:val="28"/>
          </w:rPr>
          <w:delText>. Загоревшийся уголь следует тушить водой только после выемки из штабеля</w:delText>
        </w:r>
      </w:del>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з) при загорании кускового торфа в штабелях необходимо залить очаги водой с добавкой смачивателя или забросать их сырой торфяной массой и </w:t>
      </w:r>
      <w:del w:id="2516" w:author="Антон Хабиров" w:date="2021-01-20T01:41:00Z">
        <w:r w:rsidRPr="001144EF">
          <w:rPr>
            <w:sz w:val="28"/>
            <w:szCs w:val="28"/>
          </w:rPr>
          <w:delText>произвести</w:delText>
        </w:r>
      </w:del>
      <w:ins w:id="2517" w:author="Антон Хабиров" w:date="2021-01-20T01:41:00Z">
        <w:r w:rsidRPr="001144EF">
          <w:rPr>
            <w:sz w:val="28"/>
            <w:szCs w:val="28"/>
          </w:rPr>
          <w:t>провести</w:t>
        </w:r>
      </w:ins>
      <w:r w:rsidRPr="001144EF">
        <w:rPr>
          <w:sz w:val="28"/>
          <w:szCs w:val="28"/>
        </w:rPr>
        <w:t xml:space="preserve"> разборку </w:t>
      </w:r>
      <w:del w:id="2518" w:author="Антон Хабиров" w:date="2021-01-20T01:41:00Z">
        <w:r w:rsidRPr="001144EF">
          <w:rPr>
            <w:sz w:val="28"/>
            <w:szCs w:val="28"/>
          </w:rPr>
          <w:delText>пораженной</w:delText>
        </w:r>
      </w:del>
      <w:ins w:id="2519" w:author="Антон Хабиров" w:date="2021-01-20T01:41:00Z">
        <w:r w:rsidRPr="001144EF">
          <w:rPr>
            <w:sz w:val="28"/>
            <w:szCs w:val="28"/>
          </w:rPr>
          <w:t>такой</w:t>
        </w:r>
      </w:ins>
      <w:r w:rsidRPr="001144EF">
        <w:rPr>
          <w:sz w:val="28"/>
          <w:szCs w:val="28"/>
        </w:rPr>
        <w:t xml:space="preserve"> части штабеля. Загоревшийся фрезерный торф удаляется, а место выемки заполняется сырым торфом и утрамбовывается;</w:t>
      </w:r>
    </w:p>
    <w:p w:rsidR="00303495" w:rsidRPr="001144EF" w:rsidRDefault="00303495" w:rsidP="00303495">
      <w:pPr>
        <w:pStyle w:val="ConsPlusNormal"/>
        <w:spacing w:before="240"/>
        <w:ind w:firstLine="540"/>
        <w:jc w:val="both"/>
        <w:rPr>
          <w:sz w:val="28"/>
          <w:szCs w:val="28"/>
        </w:rPr>
      </w:pPr>
      <w:r w:rsidRPr="001144EF">
        <w:rPr>
          <w:sz w:val="28"/>
          <w:szCs w:val="28"/>
        </w:rPr>
        <w:t>и) запрещается вновь укладывать в штабели самовозгоревшийся уголь, торф или горючий сланец после охлаждения или тушения.</w:t>
      </w:r>
    </w:p>
    <w:p w:rsidR="00303495" w:rsidRPr="001144EF" w:rsidRDefault="00303495" w:rsidP="00303495">
      <w:pPr>
        <w:pStyle w:val="ConsPlusNormal"/>
        <w:spacing w:before="240"/>
        <w:ind w:firstLine="540"/>
        <w:jc w:val="both"/>
        <w:rPr>
          <w:ins w:id="2520" w:author="Антон Хабиров" w:date="2021-01-20T01:41:00Z"/>
          <w:sz w:val="28"/>
          <w:szCs w:val="28"/>
        </w:rPr>
      </w:pPr>
      <w:ins w:id="2521" w:author="Антон Хабиров" w:date="2021-01-20T01:41:00Z">
        <w:r w:rsidRPr="001144EF">
          <w:rPr>
            <w:sz w:val="28"/>
            <w:szCs w:val="28"/>
          </w:rPr>
          <w:t xml:space="preserve">307. В период со дня схода снежного покрова до установления устойчивой дождливой осенней погоды на территории полигонов (площадок) размещения, хранения и обеззараживания твердых бытовых отходов проводить мероприятия по </w:t>
        </w:r>
        <w:r w:rsidRPr="001144EF">
          <w:rPr>
            <w:sz w:val="28"/>
            <w:szCs w:val="28"/>
          </w:rPr>
          <w:lastRenderedPageBreak/>
          <w:t>регулярному увлажнению твердых бытовых отходов.</w:t>
        </w:r>
      </w:ins>
    </w:p>
    <w:p w:rsidR="00303495" w:rsidRPr="001144EF" w:rsidRDefault="00303495" w:rsidP="00303495">
      <w:pPr>
        <w:pStyle w:val="ConsPlusNormal"/>
        <w:spacing w:before="240"/>
        <w:ind w:firstLine="540"/>
        <w:jc w:val="both"/>
        <w:rPr>
          <w:ins w:id="2522" w:author="Антон Хабиров" w:date="2021-01-20T01:41:00Z"/>
          <w:sz w:val="28"/>
          <w:szCs w:val="28"/>
        </w:rPr>
      </w:pPr>
      <w:ins w:id="2523" w:author="Антон Хабиров" w:date="2021-01-20T01:41:00Z">
        <w:r w:rsidRPr="001144EF">
          <w:rPr>
            <w:sz w:val="28"/>
            <w:szCs w:val="28"/>
          </w:rPr>
          <w:t>Заполнение полигонов (площадок) размещения, хранения и обеззараживания твердых бытовых отходов осуществлять послойным чередованием твердых бытовых отходов и инертных негорючих материалов.</w:t>
        </w:r>
      </w:ins>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XV. Строительно-монтажные и реставрационные работы</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del w:id="2524" w:author="Антон Хабиров" w:date="2021-01-20T01:41:00Z">
        <w:r w:rsidRPr="001144EF">
          <w:rPr>
            <w:sz w:val="28"/>
            <w:szCs w:val="28"/>
          </w:rPr>
          <w:delText>363</w:delText>
        </w:r>
      </w:del>
      <w:ins w:id="2525" w:author="Антон Хабиров" w:date="2021-01-20T01:41:00Z">
        <w:r w:rsidRPr="001144EF">
          <w:rPr>
            <w:sz w:val="28"/>
            <w:szCs w:val="28"/>
          </w:rPr>
          <w:t>308</w:t>
        </w:r>
      </w:ins>
      <w:r w:rsidRPr="001144EF">
        <w:rPr>
          <w:sz w:val="28"/>
          <w:szCs w:val="28"/>
        </w:rPr>
        <w:t xml:space="preserve">. Расположение производственных, складских и вспомогательных зданий и сооружений на территории строительства должно соответствовать утвержденному в установленном порядке </w:t>
      </w:r>
      <w:ins w:id="2526" w:author="Антон Хабиров" w:date="2021-01-20T01:41:00Z">
        <w:r w:rsidRPr="001144EF">
          <w:rPr>
            <w:sz w:val="28"/>
            <w:szCs w:val="28"/>
          </w:rPr>
          <w:t xml:space="preserve">строительному </w:t>
        </w:r>
      </w:ins>
      <w:r w:rsidRPr="001144EF">
        <w:rPr>
          <w:sz w:val="28"/>
          <w:szCs w:val="28"/>
        </w:rPr>
        <w:t>генеральному плану, разработанному в составе проекта организации строительства</w:t>
      </w:r>
      <w:del w:id="2527" w:author="Антон Хабиров" w:date="2021-01-20T01:41:00Z">
        <w:r w:rsidRPr="001144EF">
          <w:rPr>
            <w:sz w:val="28"/>
            <w:szCs w:val="28"/>
          </w:rPr>
          <w:delText xml:space="preserve"> с учетом требований нормативных правовых актов и нормативных документов по пожарной безопасности</w:delText>
        </w:r>
      </w:del>
      <w:r w:rsidRPr="001144EF">
        <w:rPr>
          <w:sz w:val="28"/>
          <w:szCs w:val="28"/>
        </w:rPr>
        <w:t>.</w:t>
      </w:r>
    </w:p>
    <w:p w:rsidR="00303495" w:rsidRPr="001144EF" w:rsidRDefault="00303495" w:rsidP="00303495">
      <w:pPr>
        <w:pStyle w:val="ConsPlusNormal"/>
        <w:spacing w:before="240"/>
        <w:ind w:firstLine="540"/>
        <w:jc w:val="both"/>
        <w:rPr>
          <w:sz w:val="28"/>
          <w:szCs w:val="28"/>
        </w:rPr>
      </w:pPr>
      <w:del w:id="2528" w:author="Антон Хабиров" w:date="2021-01-20T01:41:00Z">
        <w:r w:rsidRPr="001144EF">
          <w:rPr>
            <w:sz w:val="28"/>
            <w:szCs w:val="28"/>
          </w:rPr>
          <w:delText>364</w:delText>
        </w:r>
      </w:del>
      <w:ins w:id="2529" w:author="Антон Хабиров" w:date="2021-01-20T01:41:00Z">
        <w:r w:rsidRPr="001144EF">
          <w:rPr>
            <w:sz w:val="28"/>
            <w:szCs w:val="28"/>
          </w:rPr>
          <w:t>309</w:t>
        </w:r>
      </w:ins>
      <w:r w:rsidRPr="001144EF">
        <w:rPr>
          <w:sz w:val="28"/>
          <w:szCs w:val="28"/>
        </w:rPr>
        <w:t>. На территории строительства площадью 5 гектаров и более устраиваются не менее 2 въездов с противоположных сторон строительной площадки. Дороги должны иметь покрытие, пригодное для проезда пожарных автомобилей в любое время года. Ворота для въезда на территорию строительства должны быть шириной не менее 4 метров.</w:t>
      </w:r>
    </w:p>
    <w:p w:rsidR="00303495" w:rsidRPr="001144EF" w:rsidRDefault="00303495" w:rsidP="00303495">
      <w:pPr>
        <w:pStyle w:val="ConsPlusNormal"/>
        <w:spacing w:before="240"/>
        <w:ind w:firstLine="540"/>
        <w:jc w:val="both"/>
        <w:rPr>
          <w:sz w:val="28"/>
          <w:szCs w:val="28"/>
        </w:rPr>
      </w:pPr>
      <w:r w:rsidRPr="001144EF">
        <w:rPr>
          <w:sz w:val="28"/>
          <w:szCs w:val="28"/>
        </w:rPr>
        <w:t xml:space="preserve">У въездов на строительную площадку устанавливаются (вывешиваются) планы с нанесенными строящимися основными и вспомогательными зданиями и сооружениями, въездами, подъездами, местонахождением </w:t>
      </w:r>
      <w:proofErr w:type="spellStart"/>
      <w:r w:rsidRPr="001144EF">
        <w:rPr>
          <w:sz w:val="28"/>
          <w:szCs w:val="28"/>
        </w:rPr>
        <w:t>водоисточников</w:t>
      </w:r>
      <w:proofErr w:type="spellEnd"/>
      <w:r w:rsidRPr="001144EF">
        <w:rPr>
          <w:sz w:val="28"/>
          <w:szCs w:val="28"/>
        </w:rPr>
        <w:t>, средств пожаротушения и связи.</w:t>
      </w:r>
    </w:p>
    <w:p w:rsidR="00303495" w:rsidRPr="001144EF" w:rsidRDefault="00303495" w:rsidP="00303495">
      <w:pPr>
        <w:pStyle w:val="ConsPlusNormal"/>
        <w:spacing w:before="240"/>
        <w:ind w:firstLine="540"/>
        <w:jc w:val="both"/>
        <w:rPr>
          <w:sz w:val="28"/>
          <w:szCs w:val="28"/>
        </w:rPr>
      </w:pPr>
      <w:r w:rsidRPr="001144EF">
        <w:rPr>
          <w:sz w:val="28"/>
          <w:szCs w:val="28"/>
        </w:rPr>
        <w:t>К началу основных работ по строительству должно быть предусмотрено противопожарное водоснабжение от пожарных гидрантов или из резервуаров (водоемов</w:t>
      </w:r>
      <w:del w:id="2530" w:author="Антон Хабиров" w:date="2021-01-20T01:41:00Z">
        <w:r w:rsidRPr="001144EF">
          <w:rPr>
            <w:sz w:val="28"/>
            <w:szCs w:val="28"/>
          </w:rPr>
          <w:delText>).</w:delText>
        </w:r>
      </w:del>
      <w:ins w:id="2531" w:author="Антон Хабиров" w:date="2021-01-20T01:41:00Z">
        <w:r w:rsidRPr="001144EF">
          <w:rPr>
            <w:sz w:val="28"/>
            <w:szCs w:val="28"/>
          </w:rPr>
          <w:t>), предусмотренных проектом организации строительства.</w:t>
        </w:r>
      </w:ins>
    </w:p>
    <w:p w:rsidR="00303495" w:rsidRPr="001144EF" w:rsidRDefault="00303495" w:rsidP="00303495">
      <w:pPr>
        <w:pStyle w:val="ConsPlusNormal"/>
        <w:jc w:val="both"/>
        <w:rPr>
          <w:del w:id="2532" w:author="Антон Хабиров" w:date="2021-01-20T01:41:00Z"/>
          <w:sz w:val="28"/>
          <w:szCs w:val="28"/>
        </w:rPr>
      </w:pPr>
      <w:del w:id="2533" w:author="Антон Хабиров" w:date="2021-01-20T01:41:00Z">
        <w:r w:rsidRPr="001144EF">
          <w:rPr>
            <w:sz w:val="28"/>
            <w:szCs w:val="28"/>
          </w:rPr>
          <w:delText>(абзац введен Постановлением Правительства РФ от 17.02.2014 № 113)</w:delText>
        </w:r>
      </w:del>
    </w:p>
    <w:p w:rsidR="00303495" w:rsidRPr="001144EF" w:rsidRDefault="00303495" w:rsidP="00303495">
      <w:pPr>
        <w:pStyle w:val="ConsPlusNormal"/>
        <w:spacing w:before="240"/>
        <w:ind w:firstLine="540"/>
        <w:jc w:val="both"/>
        <w:rPr>
          <w:sz w:val="28"/>
          <w:szCs w:val="28"/>
        </w:rPr>
      </w:pPr>
      <w:del w:id="2534" w:author="Антон Хабиров" w:date="2021-01-20T01:41:00Z">
        <w:r w:rsidRPr="001144EF">
          <w:rPr>
            <w:sz w:val="28"/>
            <w:szCs w:val="28"/>
          </w:rPr>
          <w:delText>365</w:delText>
        </w:r>
      </w:del>
      <w:ins w:id="2535" w:author="Антон Хабиров" w:date="2021-01-20T01:41:00Z">
        <w:r w:rsidRPr="001144EF">
          <w:rPr>
            <w:sz w:val="28"/>
            <w:szCs w:val="28"/>
          </w:rPr>
          <w:t>310</w:t>
        </w:r>
      </w:ins>
      <w:r w:rsidRPr="001144EF">
        <w:rPr>
          <w:sz w:val="28"/>
          <w:szCs w:val="28"/>
        </w:rPr>
        <w:t>. Ко всем строящимся и эксплуатируемым зданиям (в том числе временным), местам открытого хранения строительных материалов, конструкций и оборудования обеспечивается свободный подъезд. Устройство подъездов и дорог к строящимся зданиям необходимо завершить к началу основных строительных работ.</w:t>
      </w:r>
    </w:p>
    <w:p w:rsidR="00303495" w:rsidRPr="001144EF" w:rsidRDefault="00303495" w:rsidP="00303495">
      <w:pPr>
        <w:pStyle w:val="ConsPlusNormal"/>
        <w:spacing w:before="240"/>
        <w:ind w:firstLine="540"/>
        <w:jc w:val="both"/>
        <w:rPr>
          <w:sz w:val="28"/>
          <w:szCs w:val="28"/>
        </w:rPr>
      </w:pPr>
      <w:del w:id="2536" w:author="Антон Хабиров" w:date="2021-01-20T01:41:00Z">
        <w:r w:rsidRPr="001144EF">
          <w:rPr>
            <w:sz w:val="28"/>
            <w:szCs w:val="28"/>
          </w:rPr>
          <w:delText>366</w:delText>
        </w:r>
      </w:del>
      <w:ins w:id="2537" w:author="Антон Хабиров" w:date="2021-01-20T01:41:00Z">
        <w:r w:rsidRPr="001144EF">
          <w:rPr>
            <w:sz w:val="28"/>
            <w:szCs w:val="28"/>
          </w:rPr>
          <w:t>311</w:t>
        </w:r>
      </w:ins>
      <w:r w:rsidRPr="001144EF">
        <w:rPr>
          <w:sz w:val="28"/>
          <w:szCs w:val="28"/>
        </w:rPr>
        <w:t>. Хранение на открытых площадках горючих строительных материалов (</w:t>
      </w:r>
      <w:proofErr w:type="spellStart"/>
      <w:r w:rsidRPr="001144EF">
        <w:rPr>
          <w:sz w:val="28"/>
          <w:szCs w:val="28"/>
        </w:rPr>
        <w:t>лесопиломатериалы</w:t>
      </w:r>
      <w:proofErr w:type="spellEnd"/>
      <w:r w:rsidRPr="001144EF">
        <w:rPr>
          <w:sz w:val="28"/>
          <w:szCs w:val="28"/>
        </w:rPr>
        <w:t>, толь, рубероид и др.), изделий и конструкций из горючих материалов, а также оборудования и грузов в горючей упаковке осуществляется в штабелях или группами площадью не более 100 кв. метров.</w:t>
      </w:r>
    </w:p>
    <w:p w:rsidR="00303495" w:rsidRPr="001144EF" w:rsidRDefault="00303495" w:rsidP="00303495">
      <w:pPr>
        <w:pStyle w:val="ConsPlusNormal"/>
        <w:spacing w:before="240"/>
        <w:ind w:firstLine="540"/>
        <w:jc w:val="both"/>
        <w:rPr>
          <w:sz w:val="28"/>
          <w:szCs w:val="28"/>
        </w:rPr>
      </w:pPr>
      <w:r w:rsidRPr="001144EF">
        <w:rPr>
          <w:sz w:val="28"/>
          <w:szCs w:val="28"/>
        </w:rPr>
        <w:t>Расстояние между штабелями (группами) и от них до строящихся или существующих объектов защиты составляет не менее 24 метров.</w:t>
      </w:r>
    </w:p>
    <w:p w:rsidR="00303495" w:rsidRPr="001144EF" w:rsidRDefault="00303495" w:rsidP="00303495">
      <w:pPr>
        <w:pStyle w:val="ConsPlusNormal"/>
        <w:jc w:val="both"/>
        <w:rPr>
          <w:del w:id="2538" w:author="Антон Хабиров" w:date="2021-01-20T01:41:00Z"/>
          <w:sz w:val="28"/>
          <w:szCs w:val="28"/>
        </w:rPr>
      </w:pPr>
      <w:del w:id="2539"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540" w:author="Антон Хабиров" w:date="2021-01-20T01:41:00Z">
        <w:r w:rsidRPr="001144EF">
          <w:rPr>
            <w:sz w:val="28"/>
            <w:szCs w:val="28"/>
          </w:rPr>
          <w:delText>367</w:delText>
        </w:r>
      </w:del>
      <w:ins w:id="2541" w:author="Антон Хабиров" w:date="2021-01-20T01:41:00Z">
        <w:r w:rsidRPr="001144EF">
          <w:rPr>
            <w:sz w:val="28"/>
            <w:szCs w:val="28"/>
          </w:rPr>
          <w:t>312</w:t>
        </w:r>
      </w:ins>
      <w:r w:rsidRPr="001144EF">
        <w:rPr>
          <w:sz w:val="28"/>
          <w:szCs w:val="28"/>
        </w:rPr>
        <w:t xml:space="preserve">. В строящихся зданиях разрешается располагать временные мастерские и склады (за исключением складов горючих веществ и материалов, а также </w:t>
      </w:r>
      <w:r w:rsidRPr="001144EF">
        <w:rPr>
          <w:sz w:val="28"/>
          <w:szCs w:val="28"/>
        </w:rPr>
        <w:lastRenderedPageBreak/>
        <w:t>оборудования в горючей упаковке, производственных помещений или оборудования, связанных с обработкой горючих материалов). Размещение административно-бытовых помещений допускается в частях зданий, выделенных глухими противопожарными перегородками 1-го типа и перекрытиями 3-го типа. При этом не должны нарушаться условия безопасной эвакуации людей из частей зданий и сооружений</w:t>
      </w:r>
      <w:ins w:id="2542" w:author="Антон Хабиров" w:date="2021-01-20T01:41:00Z">
        <w:r w:rsidRPr="001144EF">
          <w:rPr>
            <w:sz w:val="28"/>
            <w:szCs w:val="28"/>
          </w:rPr>
          <w:t xml:space="preserve"> и установленный режим эксплуатации</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Запрещается размещение временных складов (кладовых), мастерских и административно-бытовых помещений в строящихся зданиях, имеющих не защищенные от огня несущие металлические конструкции и панели с горючими полимерными утеплителями.</w:t>
      </w:r>
    </w:p>
    <w:p w:rsidR="00303495" w:rsidRPr="001144EF" w:rsidRDefault="00303495" w:rsidP="00303495">
      <w:pPr>
        <w:pStyle w:val="ConsPlusNormal"/>
        <w:spacing w:before="240"/>
        <w:ind w:firstLine="540"/>
        <w:jc w:val="both"/>
        <w:rPr>
          <w:del w:id="2543" w:author="Антон Хабиров" w:date="2021-01-20T01:41:00Z"/>
          <w:sz w:val="28"/>
          <w:szCs w:val="28"/>
        </w:rPr>
      </w:pPr>
      <w:del w:id="2544" w:author="Антон Хабиров" w:date="2021-01-20T01:41:00Z">
        <w:r w:rsidRPr="001144EF">
          <w:rPr>
            <w:sz w:val="28"/>
            <w:szCs w:val="28"/>
          </w:rPr>
          <w:delText>Запрещается использование строящихся зданий для проживания людей.</w:delText>
        </w:r>
      </w:del>
    </w:p>
    <w:p w:rsidR="00303495" w:rsidRPr="001144EF" w:rsidRDefault="00303495" w:rsidP="00303495">
      <w:pPr>
        <w:pStyle w:val="ConsPlusNormal"/>
        <w:spacing w:before="240"/>
        <w:ind w:firstLine="540"/>
        <w:jc w:val="both"/>
        <w:rPr>
          <w:ins w:id="2545" w:author="Антон Хабиров" w:date="2021-01-20T01:41:00Z"/>
          <w:sz w:val="28"/>
          <w:szCs w:val="28"/>
        </w:rPr>
      </w:pPr>
      <w:del w:id="2546" w:author="Антон Хабиров" w:date="2021-01-20T01:41:00Z">
        <w:r w:rsidRPr="001144EF">
          <w:rPr>
            <w:sz w:val="28"/>
            <w:szCs w:val="28"/>
          </w:rPr>
          <w:delText>368</w:delText>
        </w:r>
      </w:del>
      <w:ins w:id="2547" w:author="Антон Хабиров" w:date="2021-01-20T01:41:00Z">
        <w:r w:rsidRPr="001144EF">
          <w:rPr>
            <w:sz w:val="28"/>
            <w:szCs w:val="28"/>
          </w:rPr>
          <w:t>Временные складские (кладовые), мастерские и административно-бытовые помещения в строящихся зданиях обеспечиваются огнетушителями по нормам в соответствии с пунктом 397 настоящих Правил и приложением № 1 к настоящим Правилам.</w:t>
        </w:r>
      </w:ins>
    </w:p>
    <w:p w:rsidR="00303495" w:rsidRPr="001144EF" w:rsidRDefault="00303495" w:rsidP="00303495">
      <w:pPr>
        <w:pStyle w:val="ConsPlusNormal"/>
        <w:spacing w:before="240"/>
        <w:ind w:firstLine="540"/>
        <w:jc w:val="both"/>
        <w:rPr>
          <w:sz w:val="28"/>
          <w:szCs w:val="28"/>
        </w:rPr>
      </w:pPr>
      <w:ins w:id="2548" w:author="Антон Хабиров" w:date="2021-01-20T01:41:00Z">
        <w:r w:rsidRPr="001144EF">
          <w:rPr>
            <w:sz w:val="28"/>
            <w:szCs w:val="28"/>
          </w:rPr>
          <w:t>313</w:t>
        </w:r>
      </w:ins>
      <w:r w:rsidRPr="001144EF">
        <w:rPr>
          <w:sz w:val="28"/>
          <w:szCs w:val="28"/>
        </w:rPr>
        <w:t>. Негашеную известь необходимо хранить в закрытых отдельно стоящих складских помещениях. Пол этих помещений должен быть приподнят над уровнем земли не менее чем на 0,2 метра. При хранении негашеной извести следует предусматривать мероприятия, предотвращающие попадание влаги и воды.</w:t>
      </w:r>
    </w:p>
    <w:p w:rsidR="00303495" w:rsidRPr="001144EF" w:rsidRDefault="00303495" w:rsidP="00303495">
      <w:pPr>
        <w:pStyle w:val="ConsPlusNormal"/>
        <w:spacing w:before="240"/>
        <w:ind w:firstLine="540"/>
        <w:jc w:val="both"/>
        <w:rPr>
          <w:sz w:val="28"/>
          <w:szCs w:val="28"/>
        </w:rPr>
      </w:pPr>
      <w:r w:rsidRPr="001144EF">
        <w:rPr>
          <w:sz w:val="28"/>
          <w:szCs w:val="28"/>
        </w:rPr>
        <w:t>Ямы для гашения извести разрешается располагать на расстоянии не менее 5 метров от склада ее хранения и не менее 15 метров от других объектов защиты.</w:t>
      </w:r>
    </w:p>
    <w:p w:rsidR="00303495" w:rsidRPr="001144EF" w:rsidRDefault="00303495" w:rsidP="00303495">
      <w:pPr>
        <w:pStyle w:val="ConsPlusNormal"/>
        <w:jc w:val="both"/>
        <w:rPr>
          <w:del w:id="2549" w:author="Антон Хабиров" w:date="2021-01-20T01:41:00Z"/>
          <w:sz w:val="28"/>
          <w:szCs w:val="28"/>
        </w:rPr>
      </w:pPr>
      <w:del w:id="2550"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551" w:author="Антон Хабиров" w:date="2021-01-20T01:41:00Z">
        <w:r w:rsidRPr="001144EF">
          <w:rPr>
            <w:sz w:val="28"/>
            <w:szCs w:val="28"/>
          </w:rPr>
          <w:delText>369</w:delText>
        </w:r>
      </w:del>
      <w:ins w:id="2552" w:author="Антон Хабиров" w:date="2021-01-20T01:41:00Z">
        <w:r w:rsidRPr="001144EF">
          <w:rPr>
            <w:sz w:val="28"/>
            <w:szCs w:val="28"/>
          </w:rPr>
          <w:t>314</w:t>
        </w:r>
      </w:ins>
      <w:r w:rsidRPr="001144EF">
        <w:rPr>
          <w:sz w:val="28"/>
          <w:szCs w:val="28"/>
        </w:rPr>
        <w:t>. Допускается на период строительства объекта защиты для защиты от повреждений покрывать негорючие ступени горючими материалами.</w:t>
      </w:r>
    </w:p>
    <w:p w:rsidR="00303495" w:rsidRPr="001144EF" w:rsidRDefault="00303495" w:rsidP="00303495">
      <w:pPr>
        <w:pStyle w:val="ConsPlusNormal"/>
        <w:jc w:val="both"/>
        <w:rPr>
          <w:del w:id="2553" w:author="Антон Хабиров" w:date="2021-01-20T01:41:00Z"/>
          <w:sz w:val="28"/>
          <w:szCs w:val="28"/>
        </w:rPr>
      </w:pPr>
      <w:del w:id="255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555" w:author="Антон Хабиров" w:date="2021-01-20T01:41:00Z">
        <w:r w:rsidRPr="001144EF">
          <w:rPr>
            <w:sz w:val="28"/>
            <w:szCs w:val="28"/>
          </w:rPr>
          <w:delText>370</w:delText>
        </w:r>
      </w:del>
      <w:ins w:id="2556" w:author="Антон Хабиров" w:date="2021-01-20T01:41:00Z">
        <w:r w:rsidRPr="001144EF">
          <w:rPr>
            <w:sz w:val="28"/>
            <w:szCs w:val="28"/>
          </w:rPr>
          <w:t>315</w:t>
        </w:r>
      </w:ins>
      <w:r w:rsidRPr="001144EF">
        <w:rPr>
          <w:sz w:val="28"/>
          <w:szCs w:val="28"/>
        </w:rPr>
        <w:t>. Предусмотренные проектом наружные пожарные лестницы и ограждения на крышах строящихся зданий устанавливаются сразу же после монтажа несущих конструкций.</w:t>
      </w:r>
    </w:p>
    <w:p w:rsidR="00303495" w:rsidRPr="001144EF" w:rsidRDefault="00303495" w:rsidP="00303495">
      <w:pPr>
        <w:pStyle w:val="ConsPlusNormal"/>
        <w:spacing w:before="240"/>
        <w:ind w:firstLine="540"/>
        <w:jc w:val="both"/>
        <w:rPr>
          <w:sz w:val="28"/>
          <w:szCs w:val="28"/>
        </w:rPr>
      </w:pPr>
      <w:del w:id="2557" w:author="Антон Хабиров" w:date="2021-01-20T01:41:00Z">
        <w:r w:rsidRPr="001144EF">
          <w:rPr>
            <w:sz w:val="28"/>
            <w:szCs w:val="28"/>
          </w:rPr>
          <w:delText>371</w:delText>
        </w:r>
      </w:del>
      <w:ins w:id="2558" w:author="Антон Хабиров" w:date="2021-01-20T01:41:00Z">
        <w:r w:rsidRPr="001144EF">
          <w:rPr>
            <w:sz w:val="28"/>
            <w:szCs w:val="28"/>
          </w:rPr>
          <w:t>316</w:t>
        </w:r>
      </w:ins>
      <w:r w:rsidRPr="001144EF">
        <w:rPr>
          <w:sz w:val="28"/>
          <w:szCs w:val="28"/>
        </w:rPr>
        <w:t>. Строительные леса и опалубка выполняются из материалов, не распространяющих и не поддерживающих горение.</w:t>
      </w:r>
    </w:p>
    <w:p w:rsidR="00303495" w:rsidRPr="001144EF" w:rsidRDefault="00303495" w:rsidP="00303495">
      <w:pPr>
        <w:pStyle w:val="ConsPlusNormal"/>
        <w:spacing w:before="240"/>
        <w:ind w:firstLine="540"/>
        <w:jc w:val="both"/>
        <w:rPr>
          <w:sz w:val="28"/>
          <w:szCs w:val="28"/>
        </w:rPr>
      </w:pPr>
      <w:r w:rsidRPr="001144EF">
        <w:rPr>
          <w:sz w:val="28"/>
          <w:szCs w:val="28"/>
        </w:rPr>
        <w:t>При строительстве объекта защиты в 3 этажа и более следует применять инвентарные металлические строительные леса.</w:t>
      </w:r>
    </w:p>
    <w:p w:rsidR="00303495" w:rsidRPr="001144EF" w:rsidRDefault="00303495" w:rsidP="00303495">
      <w:pPr>
        <w:pStyle w:val="ConsPlusNormal"/>
        <w:jc w:val="both"/>
        <w:rPr>
          <w:del w:id="2559" w:author="Антон Хабиров" w:date="2021-01-20T01:41:00Z"/>
          <w:sz w:val="28"/>
          <w:szCs w:val="28"/>
        </w:rPr>
      </w:pPr>
      <w:del w:id="2560"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Строительные леса на каждые 40 метров по периметру построек необходимо оборудовать одной лестницей или стремянкой, но не менее чем 2 лестницами (стремянками) на все здание. Настил и подмости лесов следует периодически и после окончания работ очищать от строительного мусора, снега, наледи, а при </w:t>
      </w:r>
      <w:r w:rsidRPr="001144EF">
        <w:rPr>
          <w:sz w:val="28"/>
          <w:szCs w:val="28"/>
        </w:rPr>
        <w:lastRenderedPageBreak/>
        <w:t>необходимости посыпать песком.</w:t>
      </w:r>
    </w:p>
    <w:p w:rsidR="00303495" w:rsidRPr="001144EF" w:rsidRDefault="00303495" w:rsidP="00303495">
      <w:pPr>
        <w:pStyle w:val="ConsPlusNormal"/>
        <w:spacing w:before="240"/>
        <w:ind w:firstLine="540"/>
        <w:jc w:val="both"/>
        <w:rPr>
          <w:sz w:val="28"/>
          <w:szCs w:val="28"/>
        </w:rPr>
      </w:pPr>
      <w:r w:rsidRPr="001144EF">
        <w:rPr>
          <w:sz w:val="28"/>
          <w:szCs w:val="28"/>
        </w:rPr>
        <w:t>Запрещается конструкции лесов закрывать (утеплять) горючими материалами (фанерой, пластиком, древесноволокнистыми плитами, брезентом и др.).</w:t>
      </w:r>
    </w:p>
    <w:p w:rsidR="00303495" w:rsidRPr="001144EF" w:rsidRDefault="00303495" w:rsidP="00303495">
      <w:pPr>
        <w:pStyle w:val="ConsPlusNormal"/>
        <w:spacing w:before="240"/>
        <w:ind w:firstLine="540"/>
        <w:jc w:val="both"/>
        <w:rPr>
          <w:del w:id="2561" w:author="Антон Хабиров" w:date="2021-01-20T01:41:00Z"/>
          <w:sz w:val="28"/>
          <w:szCs w:val="28"/>
        </w:rPr>
      </w:pPr>
      <w:bookmarkStart w:id="2562" w:name="Par1025"/>
      <w:bookmarkEnd w:id="2562"/>
      <w:del w:id="2563" w:author="Антон Хабиров" w:date="2021-01-20T01:41:00Z">
        <w:r w:rsidRPr="001144EF">
          <w:rPr>
            <w:sz w:val="28"/>
            <w:szCs w:val="28"/>
          </w:rPr>
          <w:delText>372. Утратил силу. - Постановление Правительства РФ от 20.09.2016 № 947.</w:delText>
        </w:r>
      </w:del>
    </w:p>
    <w:p w:rsidR="00303495" w:rsidRPr="001144EF" w:rsidRDefault="00303495" w:rsidP="00303495">
      <w:pPr>
        <w:pStyle w:val="ConsPlusNormal"/>
        <w:spacing w:before="240"/>
        <w:ind w:firstLine="540"/>
        <w:jc w:val="both"/>
        <w:rPr>
          <w:sz w:val="28"/>
          <w:szCs w:val="28"/>
        </w:rPr>
      </w:pPr>
      <w:del w:id="2564" w:author="Антон Хабиров" w:date="2021-01-20T01:41:00Z">
        <w:r w:rsidRPr="001144EF">
          <w:rPr>
            <w:sz w:val="28"/>
            <w:szCs w:val="28"/>
          </w:rPr>
          <w:delText>373</w:delText>
        </w:r>
      </w:del>
      <w:ins w:id="2565" w:author="Антон Хабиров" w:date="2021-01-20T01:41:00Z">
        <w:r w:rsidRPr="001144EF">
          <w:rPr>
            <w:sz w:val="28"/>
            <w:szCs w:val="28"/>
          </w:rPr>
          <w:t>317</w:t>
        </w:r>
      </w:ins>
      <w:r w:rsidRPr="001144EF">
        <w:rPr>
          <w:sz w:val="28"/>
          <w:szCs w:val="28"/>
        </w:rPr>
        <w:t>. Руководитель организации обеспечивает для эвакуации людей со строящихся высотных сооружений (башенных градирен, плотин, силосных помещений и др.) наличие не менее 2 лестниц соответствующей длины из негорючих материалов на весь период строительства.</w:t>
      </w:r>
    </w:p>
    <w:p w:rsidR="00303495" w:rsidRPr="001144EF" w:rsidRDefault="00303495" w:rsidP="00303495">
      <w:pPr>
        <w:pStyle w:val="ConsPlusNormal"/>
        <w:spacing w:before="240"/>
        <w:ind w:firstLine="540"/>
        <w:jc w:val="both"/>
        <w:rPr>
          <w:del w:id="2566" w:author="Антон Хабиров" w:date="2021-01-20T01:41:00Z"/>
          <w:sz w:val="28"/>
          <w:szCs w:val="28"/>
        </w:rPr>
      </w:pPr>
      <w:moveToRangeStart w:id="2567" w:author="Антон Хабиров" w:date="2021-01-20T01:41:00Z" w:name="move61999332"/>
      <w:moveTo w:id="2568" w:author="Антон Хабиров" w:date="2021-01-20T01:41:00Z">
        <w:r w:rsidRPr="001144EF">
          <w:rPr>
            <w:sz w:val="28"/>
            <w:szCs w:val="28"/>
          </w:rPr>
          <w:t xml:space="preserve">318. </w:t>
        </w:r>
      </w:moveTo>
      <w:moveToRangeEnd w:id="2567"/>
      <w:del w:id="2569" w:author="Антон Хабиров" w:date="2021-01-20T01:41:00Z">
        <w:r w:rsidRPr="001144EF">
          <w:rPr>
            <w:sz w:val="28"/>
            <w:szCs w:val="28"/>
          </w:rPr>
          <w:delText>374. Запрещается производство работ внутри объектов защиты с применением горючих веществ и материалов одновременно с другими строительно-монтажными работами, связанными с применением открытого огня.</w:delText>
        </w:r>
      </w:del>
    </w:p>
    <w:p w:rsidR="00303495" w:rsidRPr="001144EF" w:rsidRDefault="00303495" w:rsidP="00303495">
      <w:pPr>
        <w:pStyle w:val="ConsPlusNormal"/>
        <w:jc w:val="both"/>
        <w:rPr>
          <w:del w:id="2570" w:author="Антон Хабиров" w:date="2021-01-20T01:41:00Z"/>
          <w:sz w:val="28"/>
          <w:szCs w:val="28"/>
        </w:rPr>
      </w:pPr>
      <w:del w:id="2571" w:author="Антон Хабиров" w:date="2021-01-20T01:41:00Z">
        <w:r w:rsidRPr="001144EF">
          <w:rPr>
            <w:sz w:val="28"/>
            <w:szCs w:val="28"/>
          </w:rPr>
          <w:delText>(в ред. Постановлений Правительства РФ от 20.09.2016 № 947, от 23.04.2020 № 569)</w:delText>
        </w:r>
      </w:del>
    </w:p>
    <w:p w:rsidR="00303495" w:rsidRPr="001144EF" w:rsidRDefault="00303495" w:rsidP="00303495">
      <w:pPr>
        <w:pStyle w:val="ConsPlusNormal"/>
        <w:spacing w:before="240"/>
        <w:ind w:firstLine="540"/>
        <w:jc w:val="both"/>
        <w:rPr>
          <w:ins w:id="2572" w:author="Антон Хабиров" w:date="2021-01-20T01:41:00Z"/>
          <w:sz w:val="28"/>
          <w:szCs w:val="28"/>
        </w:rPr>
      </w:pPr>
      <w:del w:id="2573" w:author="Антон Хабиров" w:date="2021-01-20T01:41:00Z">
        <w:r w:rsidRPr="001144EF">
          <w:rPr>
            <w:sz w:val="28"/>
            <w:szCs w:val="28"/>
          </w:rPr>
          <w:delText>375</w:delText>
        </w:r>
      </w:del>
      <w:ins w:id="2574" w:author="Антон Хабиров" w:date="2021-01-20T01:41:00Z">
        <w:r w:rsidRPr="001144EF">
          <w:rPr>
            <w:sz w:val="28"/>
            <w:szCs w:val="28"/>
          </w:rPr>
          <w:t>При проведении огневых работ должно быть исключено воздействие открытого огня на горючие материалы, если это не предусмотрено технологией производства работ. После завершения работ должен быть обеспечен контроль места производства работ в течение не менее 4 часов, а рабочее место должно быть обеспечено огнетушителем.</w:t>
        </w:r>
      </w:ins>
    </w:p>
    <w:p w:rsidR="00303495" w:rsidRPr="001144EF" w:rsidRDefault="00303495" w:rsidP="00303495">
      <w:pPr>
        <w:pStyle w:val="ConsPlusNormal"/>
        <w:spacing w:before="240"/>
        <w:ind w:firstLine="540"/>
        <w:jc w:val="both"/>
        <w:rPr>
          <w:sz w:val="28"/>
          <w:szCs w:val="28"/>
        </w:rPr>
      </w:pPr>
      <w:ins w:id="2575" w:author="Антон Хабиров" w:date="2021-01-20T01:41:00Z">
        <w:r w:rsidRPr="001144EF">
          <w:rPr>
            <w:sz w:val="28"/>
            <w:szCs w:val="28"/>
          </w:rPr>
          <w:t>319</w:t>
        </w:r>
      </w:ins>
      <w:r w:rsidRPr="001144EF">
        <w:rPr>
          <w:sz w:val="28"/>
          <w:szCs w:val="28"/>
        </w:rPr>
        <w:t xml:space="preserve">. Работы по огнезащите металлоконструкций </w:t>
      </w:r>
      <w:del w:id="2576" w:author="Антон Хабиров" w:date="2021-01-20T01:41:00Z">
        <w:r w:rsidRPr="001144EF">
          <w:rPr>
            <w:sz w:val="28"/>
            <w:szCs w:val="28"/>
          </w:rPr>
          <w:delText>производятся</w:delText>
        </w:r>
      </w:del>
      <w:ins w:id="2577" w:author="Антон Хабиров" w:date="2021-01-20T01:41:00Z">
        <w:r w:rsidRPr="001144EF">
          <w:rPr>
            <w:sz w:val="28"/>
            <w:szCs w:val="28"/>
          </w:rPr>
          <w:t>проводятся</w:t>
        </w:r>
      </w:ins>
      <w:r w:rsidRPr="001144EF">
        <w:rPr>
          <w:sz w:val="28"/>
          <w:szCs w:val="28"/>
        </w:rPr>
        <w:t xml:space="preserve"> одновременно с возведением объекта защиты</w:t>
      </w:r>
      <w:ins w:id="2578" w:author="Антон Хабиров" w:date="2021-01-20T01:41:00Z">
        <w:r w:rsidRPr="001144EF">
          <w:rPr>
            <w:sz w:val="28"/>
            <w:szCs w:val="28"/>
          </w:rPr>
          <w:t>, если иное не предусмотрено проектной документацией</w:t>
        </w:r>
      </w:ins>
      <w:r w:rsidRPr="001144EF">
        <w:rPr>
          <w:sz w:val="28"/>
          <w:szCs w:val="28"/>
        </w:rPr>
        <w:t>.</w:t>
      </w:r>
    </w:p>
    <w:p w:rsidR="00303495" w:rsidRPr="001144EF" w:rsidRDefault="00303495" w:rsidP="00303495">
      <w:pPr>
        <w:pStyle w:val="ConsPlusNormal"/>
        <w:jc w:val="both"/>
        <w:rPr>
          <w:del w:id="2579" w:author="Антон Хабиров" w:date="2021-01-20T01:41:00Z"/>
          <w:sz w:val="28"/>
          <w:szCs w:val="28"/>
        </w:rPr>
      </w:pPr>
      <w:del w:id="2580"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581" w:author="Антон Хабиров" w:date="2021-01-20T01:41:00Z">
        <w:r w:rsidRPr="001144EF">
          <w:rPr>
            <w:sz w:val="28"/>
            <w:szCs w:val="28"/>
          </w:rPr>
          <w:delText>376</w:delText>
        </w:r>
      </w:del>
      <w:ins w:id="2582" w:author="Антон Хабиров" w:date="2021-01-20T01:41:00Z">
        <w:r w:rsidRPr="001144EF">
          <w:rPr>
            <w:sz w:val="28"/>
            <w:szCs w:val="28"/>
          </w:rPr>
          <w:t>320</w:t>
        </w:r>
      </w:ins>
      <w:r w:rsidRPr="001144EF">
        <w:rPr>
          <w:sz w:val="28"/>
          <w:szCs w:val="28"/>
        </w:rPr>
        <w:t>. При наличии горючих материалов на объектах защиты принимаются меры по предотвращению распространения пожара через проемы в стенах и перекрытиях (герметизация стыков внутренних и наружных стен и междуэтажных перекрытий, уплотнение в местах прохода инженерных коммуникаций с обеспечением требуемых пределов огнестойкости).</w:t>
      </w:r>
    </w:p>
    <w:p w:rsidR="00303495" w:rsidRPr="001144EF" w:rsidRDefault="00303495" w:rsidP="00303495">
      <w:pPr>
        <w:pStyle w:val="ConsPlusNormal"/>
        <w:jc w:val="both"/>
        <w:rPr>
          <w:del w:id="2583" w:author="Антон Хабиров" w:date="2021-01-20T01:41:00Z"/>
          <w:sz w:val="28"/>
          <w:szCs w:val="28"/>
        </w:rPr>
      </w:pPr>
      <w:del w:id="258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Проемы в зданиях и сооружениях при временном их утеплении заполняются негорючими или </w:t>
      </w:r>
      <w:del w:id="2585" w:author="Антон Хабиров" w:date="2021-01-20T01:41:00Z">
        <w:r w:rsidRPr="001144EF">
          <w:rPr>
            <w:sz w:val="28"/>
            <w:szCs w:val="28"/>
          </w:rPr>
          <w:delText>трудногорючими</w:delText>
        </w:r>
      </w:del>
      <w:proofErr w:type="spellStart"/>
      <w:ins w:id="2586" w:author="Антон Хабиров" w:date="2021-01-20T01:41:00Z">
        <w:r w:rsidRPr="001144EF">
          <w:rPr>
            <w:sz w:val="28"/>
            <w:szCs w:val="28"/>
          </w:rPr>
          <w:t>слабогорючими</w:t>
        </w:r>
      </w:ins>
      <w:proofErr w:type="spellEnd"/>
      <w:r w:rsidRPr="001144EF">
        <w:rPr>
          <w:sz w:val="28"/>
          <w:szCs w:val="28"/>
        </w:rPr>
        <w:t xml:space="preserve"> материалами.</w:t>
      </w:r>
    </w:p>
    <w:p w:rsidR="00303495" w:rsidRPr="001144EF" w:rsidRDefault="00303495" w:rsidP="00303495">
      <w:pPr>
        <w:pStyle w:val="ConsPlusNormal"/>
        <w:spacing w:before="240"/>
        <w:ind w:firstLine="540"/>
        <w:jc w:val="both"/>
        <w:rPr>
          <w:sz w:val="28"/>
          <w:szCs w:val="28"/>
        </w:rPr>
      </w:pPr>
      <w:del w:id="2587" w:author="Антон Хабиров" w:date="2021-01-20T01:41:00Z">
        <w:r w:rsidRPr="001144EF">
          <w:rPr>
            <w:sz w:val="28"/>
            <w:szCs w:val="28"/>
          </w:rPr>
          <w:delText>377</w:delText>
        </w:r>
      </w:del>
      <w:ins w:id="2588" w:author="Антон Хабиров" w:date="2021-01-20T01:41:00Z">
        <w:r w:rsidRPr="001144EF">
          <w:rPr>
            <w:sz w:val="28"/>
            <w:szCs w:val="28"/>
          </w:rPr>
          <w:t>321</w:t>
        </w:r>
      </w:ins>
      <w:r w:rsidRPr="001144EF">
        <w:rPr>
          <w:sz w:val="28"/>
          <w:szCs w:val="28"/>
        </w:rPr>
        <w:t xml:space="preserve">. Временные сооружения (тепляки) для устройства полов и производства других работ выполняются из негорючих или </w:t>
      </w:r>
      <w:del w:id="2589" w:author="Антон Хабиров" w:date="2021-01-20T01:41:00Z">
        <w:r w:rsidRPr="001144EF">
          <w:rPr>
            <w:sz w:val="28"/>
            <w:szCs w:val="28"/>
          </w:rPr>
          <w:delText>трудногорючих</w:delText>
        </w:r>
      </w:del>
      <w:proofErr w:type="spellStart"/>
      <w:ins w:id="2590" w:author="Антон Хабиров" w:date="2021-01-20T01:41:00Z">
        <w:r w:rsidRPr="001144EF">
          <w:rPr>
            <w:sz w:val="28"/>
            <w:szCs w:val="28"/>
          </w:rPr>
          <w:t>слабогорючих</w:t>
        </w:r>
      </w:ins>
      <w:proofErr w:type="spellEnd"/>
      <w:r w:rsidRPr="001144EF">
        <w:rPr>
          <w:sz w:val="28"/>
          <w:szCs w:val="28"/>
        </w:rPr>
        <w:t xml:space="preserve"> материалов.</w:t>
      </w:r>
    </w:p>
    <w:p w:rsidR="00303495" w:rsidRPr="001144EF" w:rsidRDefault="00303495" w:rsidP="00303495">
      <w:pPr>
        <w:pStyle w:val="ConsPlusNormal"/>
        <w:spacing w:before="240"/>
        <w:ind w:firstLine="540"/>
        <w:jc w:val="both"/>
        <w:rPr>
          <w:sz w:val="28"/>
          <w:szCs w:val="28"/>
        </w:rPr>
      </w:pPr>
      <w:del w:id="2591" w:author="Антон Хабиров" w:date="2021-01-20T01:41:00Z">
        <w:r w:rsidRPr="001144EF">
          <w:rPr>
            <w:sz w:val="28"/>
            <w:szCs w:val="28"/>
          </w:rPr>
          <w:delText>378</w:delText>
        </w:r>
      </w:del>
      <w:ins w:id="2592" w:author="Антон Хабиров" w:date="2021-01-20T01:41:00Z">
        <w:r w:rsidRPr="001144EF">
          <w:rPr>
            <w:sz w:val="28"/>
            <w:szCs w:val="28"/>
          </w:rPr>
          <w:t>322</w:t>
        </w:r>
      </w:ins>
      <w:r w:rsidRPr="001144EF">
        <w:rPr>
          <w:sz w:val="28"/>
          <w:szCs w:val="28"/>
        </w:rPr>
        <w:t xml:space="preserve">. Укладку </w:t>
      </w:r>
      <w:ins w:id="2593" w:author="Антон Хабиров" w:date="2021-01-20T01:41:00Z">
        <w:r w:rsidRPr="001144EF">
          <w:rPr>
            <w:sz w:val="28"/>
            <w:szCs w:val="28"/>
          </w:rPr>
          <w:t xml:space="preserve">утеплителя, выполненного из </w:t>
        </w:r>
      </w:ins>
      <w:r w:rsidRPr="001144EF">
        <w:rPr>
          <w:sz w:val="28"/>
          <w:szCs w:val="28"/>
        </w:rPr>
        <w:t xml:space="preserve">горючего и </w:t>
      </w:r>
      <w:del w:id="2594" w:author="Антон Хабиров" w:date="2021-01-20T01:41:00Z">
        <w:r w:rsidRPr="001144EF">
          <w:rPr>
            <w:sz w:val="28"/>
            <w:szCs w:val="28"/>
          </w:rPr>
          <w:delText>трудногорючего утеплителя</w:delText>
        </w:r>
      </w:del>
      <w:proofErr w:type="spellStart"/>
      <w:ins w:id="2595" w:author="Антон Хабиров" w:date="2021-01-20T01:41:00Z">
        <w:r w:rsidRPr="001144EF">
          <w:rPr>
            <w:sz w:val="28"/>
            <w:szCs w:val="28"/>
          </w:rPr>
          <w:t>слабогорючего</w:t>
        </w:r>
        <w:proofErr w:type="spellEnd"/>
        <w:r w:rsidRPr="001144EF">
          <w:rPr>
            <w:sz w:val="28"/>
            <w:szCs w:val="28"/>
          </w:rPr>
          <w:t xml:space="preserve"> материала,</w:t>
        </w:r>
      </w:ins>
      <w:r w:rsidRPr="001144EF">
        <w:rPr>
          <w:sz w:val="28"/>
          <w:szCs w:val="28"/>
        </w:rPr>
        <w:t xml:space="preserve"> и устройство гидроизоляционного ковра на покрытии, устройство защитного гравийного слоя, монтаж ограждающих конструкций с применением горючих утеплителей следует производить на участках площадью не более 500 кв. метров.</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На местах производства работ количество утеплителя и кровельных рулонных материалов не должно превышать сменную потребность.</w:t>
      </w:r>
    </w:p>
    <w:p w:rsidR="00303495" w:rsidRPr="001144EF" w:rsidRDefault="00303495" w:rsidP="00303495">
      <w:pPr>
        <w:pStyle w:val="ConsPlusNormal"/>
        <w:spacing w:before="240"/>
        <w:ind w:firstLine="540"/>
        <w:jc w:val="both"/>
        <w:rPr>
          <w:sz w:val="28"/>
          <w:szCs w:val="28"/>
        </w:rPr>
      </w:pPr>
      <w:r w:rsidRPr="001144EF">
        <w:rPr>
          <w:sz w:val="28"/>
          <w:szCs w:val="28"/>
        </w:rPr>
        <w:t xml:space="preserve">Горючий утеплитель необходимо хранить вне строящегося здания в отдельно стоящем сооружении или на </w:t>
      </w:r>
      <w:del w:id="2596" w:author="Антон Хабиров" w:date="2021-01-20T01:41:00Z">
        <w:r w:rsidRPr="001144EF">
          <w:rPr>
            <w:sz w:val="28"/>
            <w:szCs w:val="28"/>
          </w:rPr>
          <w:delText xml:space="preserve">специальной </w:delText>
        </w:r>
      </w:del>
      <w:r w:rsidRPr="001144EF">
        <w:rPr>
          <w:sz w:val="28"/>
          <w:szCs w:val="28"/>
        </w:rPr>
        <w:t>площадке на расстоянии не менее 18 метров от строящихся и временных зданий, сооружений и складов.</w:t>
      </w:r>
    </w:p>
    <w:p w:rsidR="00303495" w:rsidRPr="001144EF" w:rsidRDefault="00303495" w:rsidP="00303495">
      <w:pPr>
        <w:pStyle w:val="ConsPlusNormal"/>
        <w:spacing w:before="240"/>
        <w:ind w:firstLine="540"/>
        <w:jc w:val="both"/>
        <w:rPr>
          <w:sz w:val="28"/>
          <w:szCs w:val="28"/>
        </w:rPr>
      </w:pPr>
      <w:del w:id="2597" w:author="Антон Хабиров" w:date="2021-01-20T01:41:00Z">
        <w:r w:rsidRPr="001144EF">
          <w:rPr>
            <w:sz w:val="28"/>
            <w:szCs w:val="28"/>
          </w:rPr>
          <w:delText xml:space="preserve">379. </w:delText>
        </w:r>
      </w:del>
      <w:r w:rsidRPr="001144EF">
        <w:rPr>
          <w:sz w:val="28"/>
          <w:szCs w:val="28"/>
        </w:rPr>
        <w:t xml:space="preserve">Запрещается по окончании рабочей смены оставлять неиспользованный горючий утеплитель, </w:t>
      </w:r>
      <w:proofErr w:type="spellStart"/>
      <w:r w:rsidRPr="001144EF">
        <w:rPr>
          <w:sz w:val="28"/>
          <w:szCs w:val="28"/>
        </w:rPr>
        <w:t>несмонтированные</w:t>
      </w:r>
      <w:proofErr w:type="spellEnd"/>
      <w:r w:rsidRPr="001144EF">
        <w:rPr>
          <w:sz w:val="28"/>
          <w:szCs w:val="28"/>
        </w:rPr>
        <w:t xml:space="preserve"> панели с горючим утеплителем и кровельные рулонные материалы внутри зданий или на их покрытиях, а также в зоне противопожарных расстояний.</w:t>
      </w:r>
    </w:p>
    <w:p w:rsidR="00303495" w:rsidRPr="001144EF" w:rsidRDefault="00303495" w:rsidP="00303495">
      <w:pPr>
        <w:pStyle w:val="ConsPlusNormal"/>
        <w:spacing w:before="240"/>
        <w:ind w:firstLine="540"/>
        <w:jc w:val="both"/>
        <w:rPr>
          <w:sz w:val="28"/>
          <w:szCs w:val="28"/>
        </w:rPr>
      </w:pPr>
      <w:del w:id="2598" w:author="Антон Хабиров" w:date="2021-01-20T01:41:00Z">
        <w:r w:rsidRPr="001144EF">
          <w:rPr>
            <w:sz w:val="28"/>
            <w:szCs w:val="28"/>
          </w:rPr>
          <w:delText>380</w:delText>
        </w:r>
      </w:del>
      <w:ins w:id="2599" w:author="Антон Хабиров" w:date="2021-01-20T01:41:00Z">
        <w:r w:rsidRPr="001144EF">
          <w:rPr>
            <w:sz w:val="28"/>
            <w:szCs w:val="28"/>
          </w:rPr>
          <w:t>323</w:t>
        </w:r>
      </w:ins>
      <w:r w:rsidRPr="001144EF">
        <w:rPr>
          <w:sz w:val="28"/>
          <w:szCs w:val="28"/>
        </w:rPr>
        <w:t xml:space="preserve">. После устройства теплоизоляции </w:t>
      </w:r>
      <w:del w:id="2600" w:author="Антон Хабиров" w:date="2021-01-20T01:41:00Z">
        <w:r w:rsidRPr="001144EF">
          <w:rPr>
            <w:sz w:val="28"/>
            <w:szCs w:val="28"/>
          </w:rPr>
          <w:delText>в отсеке</w:delText>
        </w:r>
      </w:del>
      <w:ins w:id="2601" w:author="Антон Хабиров" w:date="2021-01-20T01:41:00Z">
        <w:r w:rsidRPr="001144EF">
          <w:rPr>
            <w:sz w:val="28"/>
            <w:szCs w:val="28"/>
          </w:rPr>
          <w:t>на участке кровли</w:t>
        </w:r>
      </w:ins>
      <w:r w:rsidRPr="001144EF">
        <w:rPr>
          <w:sz w:val="28"/>
          <w:szCs w:val="28"/>
        </w:rPr>
        <w:t xml:space="preserve"> необходимо убрать ее остатки и немедленно нанести предусмотренные проектом </w:t>
      </w:r>
      <w:del w:id="2602" w:author="Антон Хабиров" w:date="2021-01-20T01:41:00Z">
        <w:r w:rsidRPr="001144EF">
          <w:rPr>
            <w:sz w:val="28"/>
            <w:szCs w:val="28"/>
          </w:rPr>
          <w:delText xml:space="preserve">покровные </w:delText>
        </w:r>
      </w:del>
      <w:r w:rsidRPr="001144EF">
        <w:rPr>
          <w:sz w:val="28"/>
          <w:szCs w:val="28"/>
        </w:rPr>
        <w:t>слои огнезащиты.</w:t>
      </w:r>
    </w:p>
    <w:p w:rsidR="00303495" w:rsidRPr="001144EF" w:rsidRDefault="00303495" w:rsidP="00303495">
      <w:pPr>
        <w:pStyle w:val="ConsPlusNormal"/>
        <w:spacing w:before="240"/>
        <w:ind w:firstLine="540"/>
        <w:jc w:val="both"/>
        <w:rPr>
          <w:sz w:val="28"/>
          <w:szCs w:val="28"/>
        </w:rPr>
      </w:pPr>
      <w:del w:id="2603" w:author="Антон Хабиров" w:date="2021-01-20T01:41:00Z">
        <w:r w:rsidRPr="001144EF">
          <w:rPr>
            <w:sz w:val="28"/>
            <w:szCs w:val="28"/>
          </w:rPr>
          <w:delText>381</w:delText>
        </w:r>
      </w:del>
      <w:ins w:id="2604" w:author="Антон Хабиров" w:date="2021-01-20T01:41:00Z">
        <w:r w:rsidRPr="001144EF">
          <w:rPr>
            <w:sz w:val="28"/>
            <w:szCs w:val="28"/>
          </w:rPr>
          <w:t>324</w:t>
        </w:r>
      </w:ins>
      <w:r w:rsidRPr="001144EF">
        <w:rPr>
          <w:sz w:val="28"/>
          <w:szCs w:val="28"/>
        </w:rPr>
        <w:t>. При повреждении металлических обшивок панелей с горючим утеплителем принимаются незамедлительные меры по их ремонту и восстановлению с помощью механических соединений.</w:t>
      </w:r>
    </w:p>
    <w:p w:rsidR="00303495" w:rsidRPr="001144EF" w:rsidRDefault="00303495" w:rsidP="00303495">
      <w:pPr>
        <w:pStyle w:val="ConsPlusNormal"/>
        <w:spacing w:before="240"/>
        <w:ind w:firstLine="540"/>
        <w:jc w:val="both"/>
        <w:rPr>
          <w:sz w:val="28"/>
          <w:szCs w:val="28"/>
        </w:rPr>
      </w:pPr>
      <w:del w:id="2605" w:author="Антон Хабиров" w:date="2021-01-20T01:41:00Z">
        <w:r w:rsidRPr="001144EF">
          <w:rPr>
            <w:sz w:val="28"/>
            <w:szCs w:val="28"/>
          </w:rPr>
          <w:delText xml:space="preserve">382. Запрещается </w:delText>
        </w:r>
      </w:del>
      <w:ins w:id="2606" w:author="Антон Хабиров" w:date="2021-01-20T01:41:00Z">
        <w:r w:rsidRPr="001144EF">
          <w:rPr>
            <w:sz w:val="28"/>
            <w:szCs w:val="28"/>
          </w:rPr>
          <w:t xml:space="preserve">325. </w:t>
        </w:r>
      </w:ins>
      <w:r w:rsidRPr="001144EF">
        <w:rPr>
          <w:sz w:val="28"/>
          <w:szCs w:val="28"/>
        </w:rPr>
        <w:t xml:space="preserve">При производстве </w:t>
      </w:r>
      <w:ins w:id="2607" w:author="Антон Хабиров" w:date="2021-01-20T01:41:00Z">
        <w:r w:rsidRPr="001144EF">
          <w:rPr>
            <w:sz w:val="28"/>
            <w:szCs w:val="28"/>
          </w:rPr>
          <w:t xml:space="preserve">огневых и сварочных </w:t>
        </w:r>
      </w:ins>
      <w:r w:rsidRPr="001144EF">
        <w:rPr>
          <w:sz w:val="28"/>
          <w:szCs w:val="28"/>
        </w:rPr>
        <w:t xml:space="preserve">работ, связанных с устройством </w:t>
      </w:r>
      <w:proofErr w:type="spellStart"/>
      <w:r w:rsidRPr="001144EF">
        <w:rPr>
          <w:sz w:val="28"/>
          <w:szCs w:val="28"/>
        </w:rPr>
        <w:t>гидр</w:t>
      </w:r>
      <w:proofErr w:type="gramStart"/>
      <w:r w:rsidRPr="001144EF">
        <w:rPr>
          <w:sz w:val="28"/>
          <w:szCs w:val="28"/>
        </w:rPr>
        <w:t>о</w:t>
      </w:r>
      <w:proofErr w:type="spellEnd"/>
      <w:r w:rsidRPr="001144EF">
        <w:rPr>
          <w:sz w:val="28"/>
          <w:szCs w:val="28"/>
        </w:rPr>
        <w:t>-</w:t>
      </w:r>
      <w:proofErr w:type="gramEnd"/>
      <w:r w:rsidRPr="001144EF">
        <w:rPr>
          <w:sz w:val="28"/>
          <w:szCs w:val="28"/>
        </w:rPr>
        <w:t xml:space="preserve"> и </w:t>
      </w:r>
      <w:proofErr w:type="spellStart"/>
      <w:r w:rsidRPr="001144EF">
        <w:rPr>
          <w:sz w:val="28"/>
          <w:szCs w:val="28"/>
        </w:rPr>
        <w:t>пароизоляции</w:t>
      </w:r>
      <w:proofErr w:type="spellEnd"/>
      <w:r w:rsidRPr="001144EF">
        <w:rPr>
          <w:sz w:val="28"/>
          <w:szCs w:val="28"/>
        </w:rPr>
        <w:t xml:space="preserve"> на кровле, монтажом панелей с горючими и </w:t>
      </w:r>
      <w:del w:id="2608" w:author="Антон Хабиров" w:date="2021-01-20T01:41:00Z">
        <w:r w:rsidRPr="001144EF">
          <w:rPr>
            <w:sz w:val="28"/>
            <w:szCs w:val="28"/>
          </w:rPr>
          <w:delText>трудногорючими</w:delText>
        </w:r>
      </w:del>
      <w:proofErr w:type="spellStart"/>
      <w:ins w:id="2609" w:author="Антон Хабиров" w:date="2021-01-20T01:41:00Z">
        <w:r w:rsidRPr="001144EF">
          <w:rPr>
            <w:sz w:val="28"/>
            <w:szCs w:val="28"/>
          </w:rPr>
          <w:t>слабогорючими</w:t>
        </w:r>
      </w:ins>
      <w:proofErr w:type="spellEnd"/>
      <w:r w:rsidRPr="001144EF">
        <w:rPr>
          <w:sz w:val="28"/>
          <w:szCs w:val="28"/>
        </w:rPr>
        <w:t xml:space="preserve"> утеплителями, </w:t>
      </w:r>
      <w:del w:id="2610" w:author="Антон Хабиров" w:date="2021-01-20T01:41:00Z">
        <w:r w:rsidRPr="001144EF">
          <w:rPr>
            <w:sz w:val="28"/>
            <w:szCs w:val="28"/>
          </w:rPr>
          <w:delText xml:space="preserve">производить электросварочные и другие огневые </w:delText>
        </w:r>
      </w:del>
      <w:r w:rsidRPr="001144EF">
        <w:rPr>
          <w:sz w:val="28"/>
          <w:szCs w:val="28"/>
        </w:rPr>
        <w:t>работы</w:t>
      </w:r>
      <w:ins w:id="2611" w:author="Антон Хабиров" w:date="2021-01-20T01:41:00Z">
        <w:r w:rsidRPr="001144EF">
          <w:rPr>
            <w:sz w:val="28"/>
            <w:szCs w:val="28"/>
          </w:rPr>
          <w:t xml:space="preserve"> следует проводить на участках площадью не более 500 кв. метров</w:t>
        </w:r>
      </w:ins>
      <w:r w:rsidRPr="001144EF">
        <w:rPr>
          <w:sz w:val="28"/>
          <w:szCs w:val="28"/>
        </w:rPr>
        <w:t>.</w:t>
      </w:r>
    </w:p>
    <w:p w:rsidR="00303495" w:rsidRPr="001144EF" w:rsidRDefault="00303495" w:rsidP="00303495">
      <w:pPr>
        <w:pStyle w:val="ConsPlusNormal"/>
        <w:spacing w:before="240"/>
        <w:ind w:firstLine="540"/>
        <w:jc w:val="both"/>
        <w:rPr>
          <w:del w:id="2612" w:author="Антон Хабиров" w:date="2021-01-20T01:41:00Z"/>
          <w:sz w:val="28"/>
          <w:szCs w:val="28"/>
        </w:rPr>
      </w:pPr>
      <w:del w:id="2613" w:author="Антон Хабиров" w:date="2021-01-20T01:41:00Z">
        <w:r w:rsidRPr="001144EF">
          <w:rPr>
            <w:sz w:val="28"/>
            <w:szCs w:val="28"/>
          </w:rPr>
          <w:delText>383. Все работы, связанные с применением открытого огня, должны проводиться до начала использования горючих материалов.</w:delText>
        </w:r>
      </w:del>
    </w:p>
    <w:p w:rsidR="00303495" w:rsidRPr="001144EF" w:rsidRDefault="00303495" w:rsidP="00303495">
      <w:pPr>
        <w:pStyle w:val="ConsPlusNormal"/>
        <w:spacing w:before="240"/>
        <w:ind w:firstLine="540"/>
        <w:jc w:val="both"/>
        <w:rPr>
          <w:sz w:val="28"/>
          <w:szCs w:val="28"/>
        </w:rPr>
      </w:pPr>
      <w:del w:id="2614" w:author="Антон Хабиров" w:date="2021-01-20T01:41:00Z">
        <w:r w:rsidRPr="001144EF">
          <w:rPr>
            <w:sz w:val="28"/>
            <w:szCs w:val="28"/>
          </w:rPr>
          <w:delText>384</w:delText>
        </w:r>
      </w:del>
      <w:ins w:id="2615" w:author="Антон Хабиров" w:date="2021-01-20T01:41:00Z">
        <w:r w:rsidRPr="001144EF">
          <w:rPr>
            <w:sz w:val="28"/>
            <w:szCs w:val="28"/>
          </w:rPr>
          <w:t>326</w:t>
        </w:r>
      </w:ins>
      <w:r w:rsidRPr="001144EF">
        <w:rPr>
          <w:sz w:val="28"/>
          <w:szCs w:val="28"/>
        </w:rPr>
        <w:t xml:space="preserve">. Использование </w:t>
      </w:r>
      <w:del w:id="2616" w:author="Антон Хабиров" w:date="2021-01-20T01:41:00Z">
        <w:r w:rsidRPr="001144EF">
          <w:rPr>
            <w:sz w:val="28"/>
            <w:szCs w:val="28"/>
          </w:rPr>
          <w:delText>агрегатов</w:delText>
        </w:r>
      </w:del>
      <w:ins w:id="2617" w:author="Антон Хабиров" w:date="2021-01-20T01:41:00Z">
        <w:r w:rsidRPr="001144EF">
          <w:rPr>
            <w:sz w:val="28"/>
            <w:szCs w:val="28"/>
          </w:rPr>
          <w:t>открытого огня</w:t>
        </w:r>
      </w:ins>
      <w:r w:rsidRPr="001144EF">
        <w:rPr>
          <w:sz w:val="28"/>
          <w:szCs w:val="28"/>
        </w:rPr>
        <w:t xml:space="preserve"> для наплавления рулонных </w:t>
      </w:r>
      <w:proofErr w:type="spellStart"/>
      <w:ins w:id="2618" w:author="Антон Хабиров" w:date="2021-01-20T01:41:00Z">
        <w:r w:rsidRPr="001144EF">
          <w:rPr>
            <w:sz w:val="28"/>
            <w:szCs w:val="28"/>
          </w:rPr>
          <w:t>битумсодержащих</w:t>
        </w:r>
        <w:proofErr w:type="spellEnd"/>
        <w:r w:rsidRPr="001144EF">
          <w:rPr>
            <w:sz w:val="28"/>
            <w:szCs w:val="28"/>
          </w:rPr>
          <w:t xml:space="preserve"> </w:t>
        </w:r>
      </w:ins>
      <w:r w:rsidRPr="001144EF">
        <w:rPr>
          <w:sz w:val="28"/>
          <w:szCs w:val="28"/>
        </w:rPr>
        <w:t>материалов</w:t>
      </w:r>
      <w:del w:id="2619" w:author="Антон Хабиров" w:date="2021-01-20T01:41:00Z">
        <w:r w:rsidRPr="001144EF">
          <w:rPr>
            <w:sz w:val="28"/>
            <w:szCs w:val="28"/>
          </w:rPr>
          <w:delText xml:space="preserve"> с утолщенным слоем</w:delText>
        </w:r>
      </w:del>
      <w:r w:rsidRPr="001144EF">
        <w:rPr>
          <w:sz w:val="28"/>
          <w:szCs w:val="28"/>
        </w:rPr>
        <w:t xml:space="preserve"> допускается при устройстве кровель </w:t>
      </w:r>
      <w:ins w:id="2620" w:author="Антон Хабиров" w:date="2021-01-20T01:41:00Z">
        <w:r w:rsidRPr="001144EF">
          <w:rPr>
            <w:sz w:val="28"/>
            <w:szCs w:val="28"/>
          </w:rPr>
          <w:t xml:space="preserve">и гидроизоляции </w:t>
        </w:r>
      </w:ins>
      <w:r w:rsidRPr="001144EF">
        <w:rPr>
          <w:sz w:val="28"/>
          <w:szCs w:val="28"/>
        </w:rPr>
        <w:t xml:space="preserve">только по </w:t>
      </w:r>
      <w:del w:id="2621" w:author="Антон Хабиров" w:date="2021-01-20T01:41:00Z">
        <w:r w:rsidRPr="001144EF">
          <w:rPr>
            <w:sz w:val="28"/>
            <w:szCs w:val="28"/>
          </w:rPr>
          <w:delText>железобетонным плитам и покрытиям с применением негорючего утеплителя</w:delText>
        </w:r>
      </w:del>
      <w:ins w:id="2622" w:author="Антон Хабиров" w:date="2021-01-20T01:41:00Z">
        <w:r w:rsidRPr="001144EF">
          <w:rPr>
            <w:sz w:val="28"/>
            <w:szCs w:val="28"/>
          </w:rPr>
          <w:t>негорючему основанию под кровлю и гидроизоляцию</w:t>
        </w:r>
      </w:ins>
      <w:r w:rsidRPr="001144EF">
        <w:rPr>
          <w:sz w:val="28"/>
          <w:szCs w:val="28"/>
        </w:rPr>
        <w:t>.</w:t>
      </w:r>
    </w:p>
    <w:p w:rsidR="00303495" w:rsidRPr="001144EF" w:rsidRDefault="00303495" w:rsidP="00303495">
      <w:pPr>
        <w:pStyle w:val="ConsPlusNormal"/>
        <w:spacing w:before="240"/>
        <w:ind w:firstLine="540"/>
        <w:jc w:val="both"/>
        <w:rPr>
          <w:del w:id="2623" w:author="Антон Хабиров" w:date="2021-01-20T01:41:00Z"/>
          <w:sz w:val="28"/>
          <w:szCs w:val="28"/>
        </w:rPr>
      </w:pPr>
      <w:r w:rsidRPr="001144EF">
        <w:rPr>
          <w:sz w:val="28"/>
          <w:szCs w:val="28"/>
        </w:rPr>
        <w:t xml:space="preserve">Заправка топливом агрегатов на кровле должна проводиться в </w:t>
      </w:r>
      <w:del w:id="2624" w:author="Антон Хабиров" w:date="2021-01-20T01:41:00Z">
        <w:r w:rsidRPr="001144EF">
          <w:rPr>
            <w:sz w:val="28"/>
            <w:szCs w:val="28"/>
          </w:rPr>
          <w:delText>специальном месте, обеспеченном</w:delText>
        </w:r>
      </w:del>
      <w:ins w:id="2625" w:author="Антон Хабиров" w:date="2021-01-20T01:41:00Z">
        <w:r w:rsidRPr="001144EF">
          <w:rPr>
            <w:sz w:val="28"/>
            <w:szCs w:val="28"/>
          </w:rPr>
          <w:t>местах, обеспеченных</w:t>
        </w:r>
      </w:ins>
      <w:r w:rsidRPr="001144EF">
        <w:rPr>
          <w:sz w:val="28"/>
          <w:szCs w:val="28"/>
        </w:rPr>
        <w:t xml:space="preserve"> 2 огнетушителями </w:t>
      </w:r>
      <w:del w:id="2626" w:author="Антон Хабиров" w:date="2021-01-20T01:41:00Z">
        <w:r w:rsidRPr="001144EF">
          <w:rPr>
            <w:sz w:val="28"/>
            <w:szCs w:val="28"/>
          </w:rPr>
          <w:delText xml:space="preserve">и ящиком </w:delText>
        </w:r>
      </w:del>
      <w:r w:rsidRPr="001144EF">
        <w:rPr>
          <w:sz w:val="28"/>
          <w:szCs w:val="28"/>
        </w:rPr>
        <w:t xml:space="preserve">с </w:t>
      </w:r>
      <w:del w:id="2627" w:author="Антон Хабиров" w:date="2021-01-20T01:41:00Z">
        <w:r w:rsidRPr="001144EF">
          <w:rPr>
            <w:sz w:val="28"/>
            <w:szCs w:val="28"/>
          </w:rPr>
          <w:delText>песком.</w:delText>
        </w:r>
      </w:del>
    </w:p>
    <w:p w:rsidR="00303495" w:rsidRPr="001144EF" w:rsidRDefault="00303495" w:rsidP="00303495">
      <w:pPr>
        <w:pStyle w:val="ConsPlusNormal"/>
        <w:spacing w:before="240"/>
        <w:ind w:firstLine="540"/>
        <w:jc w:val="both"/>
        <w:rPr>
          <w:sz w:val="28"/>
          <w:szCs w:val="28"/>
        </w:rPr>
      </w:pPr>
      <w:ins w:id="2628" w:author="Антон Хабиров" w:date="2021-01-20T01:41:00Z">
        <w:r w:rsidRPr="001144EF">
          <w:rPr>
            <w:sz w:val="28"/>
            <w:szCs w:val="28"/>
          </w:rPr>
          <w:t xml:space="preserve">минимальным рангом модельного очага пожара 2A, 55B. </w:t>
        </w:r>
      </w:ins>
      <w:r w:rsidRPr="001144EF">
        <w:rPr>
          <w:sz w:val="28"/>
          <w:szCs w:val="28"/>
        </w:rPr>
        <w:t>Запрещается хранение на кровле топлива для заправки агрегатов и пустой тары из-под топлива.</w:t>
      </w:r>
    </w:p>
    <w:p w:rsidR="00303495" w:rsidRPr="001144EF" w:rsidRDefault="00303495" w:rsidP="00303495">
      <w:pPr>
        <w:pStyle w:val="ConsPlusNormal"/>
        <w:spacing w:before="240"/>
        <w:ind w:firstLine="540"/>
        <w:jc w:val="both"/>
        <w:rPr>
          <w:sz w:val="28"/>
          <w:szCs w:val="28"/>
        </w:rPr>
      </w:pPr>
      <w:del w:id="2629" w:author="Антон Хабиров" w:date="2021-01-20T01:41:00Z">
        <w:r w:rsidRPr="001144EF">
          <w:rPr>
            <w:sz w:val="28"/>
            <w:szCs w:val="28"/>
          </w:rPr>
          <w:delText>385</w:delText>
        </w:r>
      </w:del>
      <w:ins w:id="2630" w:author="Антон Хабиров" w:date="2021-01-20T01:41:00Z">
        <w:r w:rsidRPr="001144EF">
          <w:rPr>
            <w:sz w:val="28"/>
            <w:szCs w:val="28"/>
          </w:rPr>
          <w:t>327</w:t>
        </w:r>
      </w:ins>
      <w:r w:rsidRPr="001144EF">
        <w:rPr>
          <w:sz w:val="28"/>
          <w:szCs w:val="28"/>
        </w:rPr>
        <w:t xml:space="preserve">. Сушка одежды и обуви производится в </w:t>
      </w:r>
      <w:del w:id="2631" w:author="Антон Хабиров" w:date="2021-01-20T01:41:00Z">
        <w:r w:rsidRPr="001144EF">
          <w:rPr>
            <w:sz w:val="28"/>
            <w:szCs w:val="28"/>
          </w:rPr>
          <w:delText>специально</w:delText>
        </w:r>
      </w:del>
      <w:ins w:id="2632" w:author="Антон Хабиров" w:date="2021-01-20T01:41:00Z">
        <w:r w:rsidRPr="001144EF">
          <w:rPr>
            <w:sz w:val="28"/>
            <w:szCs w:val="28"/>
          </w:rPr>
          <w:t>специальных шкафах заводского исполнения или</w:t>
        </w:r>
      </w:ins>
      <w:r w:rsidRPr="001144EF">
        <w:rPr>
          <w:sz w:val="28"/>
          <w:szCs w:val="28"/>
        </w:rPr>
        <w:t xml:space="preserve"> приспособленных для этих целей помещениях объекта защиты с центральным водяным отоплением либо с применением водяных калориферов.</w:t>
      </w:r>
    </w:p>
    <w:p w:rsidR="00303495" w:rsidRPr="001144EF" w:rsidRDefault="00303495" w:rsidP="00303495">
      <w:pPr>
        <w:pStyle w:val="ConsPlusNormal"/>
        <w:jc w:val="both"/>
        <w:rPr>
          <w:del w:id="2633" w:author="Антон Хабиров" w:date="2021-01-20T01:41:00Z"/>
          <w:sz w:val="28"/>
          <w:szCs w:val="28"/>
        </w:rPr>
      </w:pPr>
      <w:del w:id="263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lastRenderedPageBreak/>
        <w:t>Запрещается устройство сушилок в тамбурах и других помещениях, располагающихся у выходов из зданий.</w:t>
      </w:r>
    </w:p>
    <w:p w:rsidR="00303495" w:rsidRPr="001144EF" w:rsidRDefault="00303495" w:rsidP="00303495">
      <w:pPr>
        <w:pStyle w:val="ConsPlusNormal"/>
        <w:spacing w:before="240"/>
        <w:ind w:firstLine="540"/>
        <w:jc w:val="both"/>
        <w:rPr>
          <w:sz w:val="28"/>
          <w:szCs w:val="28"/>
        </w:rPr>
      </w:pPr>
      <w:r w:rsidRPr="001144EF">
        <w:rPr>
          <w:sz w:val="28"/>
          <w:szCs w:val="28"/>
        </w:rPr>
        <w:t>В зданиях из металлических конструкций с полимерными утеплителями на период производства строительных работ допускается применять только системы воздушного или водяного отопления с размещением топочных устройств за пределами зданий на расстоянии не менее 18 метров или за противопожарной стеной.</w:t>
      </w:r>
    </w:p>
    <w:p w:rsidR="00303495" w:rsidRPr="001144EF" w:rsidRDefault="00303495" w:rsidP="00303495">
      <w:pPr>
        <w:pStyle w:val="ConsPlusNormal"/>
        <w:spacing w:before="240"/>
        <w:ind w:firstLine="540"/>
        <w:jc w:val="both"/>
        <w:rPr>
          <w:sz w:val="28"/>
          <w:szCs w:val="28"/>
        </w:rPr>
      </w:pPr>
      <w:del w:id="2635" w:author="Антон Хабиров" w:date="2021-01-20T01:41:00Z">
        <w:r w:rsidRPr="001144EF">
          <w:rPr>
            <w:sz w:val="28"/>
            <w:szCs w:val="28"/>
          </w:rPr>
          <w:delText>386</w:delText>
        </w:r>
      </w:del>
      <w:ins w:id="2636" w:author="Антон Хабиров" w:date="2021-01-20T01:41:00Z">
        <w:r w:rsidRPr="001144EF">
          <w:rPr>
            <w:sz w:val="28"/>
            <w:szCs w:val="28"/>
          </w:rPr>
          <w:t>328</w:t>
        </w:r>
      </w:ins>
      <w:r w:rsidRPr="001144EF">
        <w:rPr>
          <w:sz w:val="28"/>
          <w:szCs w:val="28"/>
        </w:rPr>
        <w:t>. Запрещается применение открытого огня, а также использование электрических калориферов и газовых горелок инфракрасного излучения в помещениях для обогрева рабочих.</w:t>
      </w:r>
    </w:p>
    <w:p w:rsidR="00303495" w:rsidRPr="001144EF" w:rsidRDefault="00303495" w:rsidP="00303495">
      <w:pPr>
        <w:pStyle w:val="ConsPlusNormal"/>
        <w:spacing w:before="240"/>
        <w:ind w:firstLine="540"/>
        <w:jc w:val="both"/>
        <w:rPr>
          <w:sz w:val="28"/>
          <w:szCs w:val="28"/>
        </w:rPr>
      </w:pPr>
      <w:del w:id="2637" w:author="Антон Хабиров" w:date="2021-01-20T01:41:00Z">
        <w:r w:rsidRPr="001144EF">
          <w:rPr>
            <w:sz w:val="28"/>
            <w:szCs w:val="28"/>
          </w:rPr>
          <w:delText>387</w:delText>
        </w:r>
      </w:del>
      <w:ins w:id="2638" w:author="Антон Хабиров" w:date="2021-01-20T01:41:00Z">
        <w:r w:rsidRPr="001144EF">
          <w:rPr>
            <w:sz w:val="28"/>
            <w:szCs w:val="28"/>
          </w:rPr>
          <w:t>329</w:t>
        </w:r>
      </w:ins>
      <w:r w:rsidRPr="001144EF">
        <w:rPr>
          <w:sz w:val="28"/>
          <w:szCs w:val="28"/>
        </w:rPr>
        <w:t xml:space="preserve">. Передвижные установки с газовыми горелками инфракрасного излучения, размещаемые на полу, должны иметь специальную устойчивую подставку. Баллон с газом должен находиться на расстоянии не менее 1,5 метра от установки и других отопительных приборов, а от электросчетчика, </w:t>
      </w:r>
      <w:ins w:id="2639" w:author="Антон Хабиров" w:date="2021-01-20T01:41:00Z">
        <w:r w:rsidRPr="001144EF">
          <w:rPr>
            <w:sz w:val="28"/>
            <w:szCs w:val="28"/>
          </w:rPr>
          <w:t xml:space="preserve">рубильника, </w:t>
        </w:r>
      </w:ins>
      <w:r w:rsidRPr="001144EF">
        <w:rPr>
          <w:sz w:val="28"/>
          <w:szCs w:val="28"/>
        </w:rPr>
        <w:t>выключателей и других электроприборов - не менее 1 метра.</w:t>
      </w:r>
    </w:p>
    <w:p w:rsidR="00303495" w:rsidRPr="001144EF" w:rsidRDefault="00303495" w:rsidP="00303495">
      <w:pPr>
        <w:pStyle w:val="ConsPlusNormal"/>
        <w:spacing w:before="240"/>
        <w:ind w:firstLine="540"/>
        <w:jc w:val="both"/>
        <w:rPr>
          <w:sz w:val="28"/>
          <w:szCs w:val="28"/>
        </w:rPr>
      </w:pPr>
      <w:r w:rsidRPr="001144EF">
        <w:rPr>
          <w:sz w:val="28"/>
          <w:szCs w:val="28"/>
        </w:rPr>
        <w:t>Расстояние от горелок до конструкции из горючих материалов должно быть не менее 1 метра, материалов, не распространяющих пламя, - не менее 0,7 метра, негорючих материалов - не менее 0,4 метра.</w:t>
      </w:r>
    </w:p>
    <w:p w:rsidR="00303495" w:rsidRPr="001144EF" w:rsidRDefault="00303495" w:rsidP="00303495">
      <w:pPr>
        <w:pStyle w:val="ConsPlusNormal"/>
        <w:spacing w:before="240"/>
        <w:ind w:firstLine="540"/>
        <w:jc w:val="both"/>
        <w:rPr>
          <w:sz w:val="28"/>
          <w:szCs w:val="28"/>
        </w:rPr>
      </w:pPr>
      <w:del w:id="2640" w:author="Антон Хабиров" w:date="2021-01-20T01:41:00Z">
        <w:r w:rsidRPr="001144EF">
          <w:rPr>
            <w:sz w:val="28"/>
            <w:szCs w:val="28"/>
          </w:rPr>
          <w:delText>388</w:delText>
        </w:r>
      </w:del>
      <w:ins w:id="2641" w:author="Антон Хабиров" w:date="2021-01-20T01:41:00Z">
        <w:r w:rsidRPr="001144EF">
          <w:rPr>
            <w:sz w:val="28"/>
            <w:szCs w:val="28"/>
          </w:rPr>
          <w:t>330</w:t>
        </w:r>
      </w:ins>
      <w:r w:rsidRPr="001144EF">
        <w:rPr>
          <w:sz w:val="28"/>
          <w:szCs w:val="28"/>
        </w:rPr>
        <w:t>. При эксплуатации горелок инфракрасного излучения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пользоваться установкой в помещениях без естественного проветривания или искусственной вентиляции с соответствующей кратностью воздухообмена, а также в подвальных или цокольных этажах;</w:t>
      </w:r>
    </w:p>
    <w:p w:rsidR="00303495" w:rsidRPr="001144EF" w:rsidRDefault="00303495" w:rsidP="00303495">
      <w:pPr>
        <w:pStyle w:val="ConsPlusNormal"/>
        <w:spacing w:before="240"/>
        <w:ind w:firstLine="540"/>
        <w:jc w:val="both"/>
        <w:rPr>
          <w:sz w:val="28"/>
          <w:szCs w:val="28"/>
        </w:rPr>
      </w:pPr>
      <w:r w:rsidRPr="001144EF">
        <w:rPr>
          <w:sz w:val="28"/>
          <w:szCs w:val="28"/>
        </w:rPr>
        <w:t>б) использовать горелку с поврежденной керамикой, а также с видимыми языками пламени;</w:t>
      </w:r>
    </w:p>
    <w:p w:rsidR="00303495" w:rsidRPr="001144EF" w:rsidRDefault="00303495" w:rsidP="00303495">
      <w:pPr>
        <w:pStyle w:val="ConsPlusNormal"/>
        <w:spacing w:before="240"/>
        <w:ind w:firstLine="540"/>
        <w:jc w:val="both"/>
        <w:rPr>
          <w:sz w:val="28"/>
          <w:szCs w:val="28"/>
        </w:rPr>
      </w:pPr>
      <w:r w:rsidRPr="001144EF">
        <w:rPr>
          <w:sz w:val="28"/>
          <w:szCs w:val="28"/>
        </w:rPr>
        <w:t>в) пользоваться установкой, если в помещении появился запах газа;</w:t>
      </w:r>
    </w:p>
    <w:p w:rsidR="00303495" w:rsidRPr="001144EF" w:rsidRDefault="00303495" w:rsidP="00303495">
      <w:pPr>
        <w:pStyle w:val="ConsPlusNormal"/>
        <w:spacing w:before="240"/>
        <w:ind w:firstLine="540"/>
        <w:jc w:val="both"/>
        <w:rPr>
          <w:sz w:val="28"/>
          <w:szCs w:val="28"/>
        </w:rPr>
      </w:pPr>
      <w:r w:rsidRPr="001144EF">
        <w:rPr>
          <w:sz w:val="28"/>
          <w:szCs w:val="28"/>
        </w:rPr>
        <w:t>г) направлять тепловые лучи горелок непосредственно в сторону горючих материалов, баллонов с газом, газопроводов, электропроводок и др.;</w:t>
      </w:r>
    </w:p>
    <w:p w:rsidR="00303495" w:rsidRPr="001144EF" w:rsidRDefault="00303495" w:rsidP="00303495">
      <w:pPr>
        <w:pStyle w:val="ConsPlusNormal"/>
        <w:spacing w:before="240"/>
        <w:ind w:firstLine="540"/>
        <w:jc w:val="both"/>
        <w:rPr>
          <w:sz w:val="28"/>
          <w:szCs w:val="28"/>
        </w:rPr>
      </w:pPr>
      <w:r w:rsidRPr="001144EF">
        <w:rPr>
          <w:sz w:val="28"/>
          <w:szCs w:val="28"/>
        </w:rPr>
        <w:t>д) при работе на открытых площадках (для обогрева рабочих мест и для сушки увлажненных участков) следует применять только ветроустойчивые горелки.</w:t>
      </w:r>
    </w:p>
    <w:p w:rsidR="00303495" w:rsidRPr="001144EF" w:rsidRDefault="00303495" w:rsidP="00303495">
      <w:pPr>
        <w:pStyle w:val="ConsPlusNormal"/>
        <w:spacing w:before="240"/>
        <w:ind w:firstLine="540"/>
        <w:jc w:val="both"/>
        <w:rPr>
          <w:sz w:val="28"/>
          <w:szCs w:val="28"/>
        </w:rPr>
      </w:pPr>
      <w:del w:id="2642" w:author="Антон Хабиров" w:date="2021-01-20T01:41:00Z">
        <w:r w:rsidRPr="001144EF">
          <w:rPr>
            <w:sz w:val="28"/>
            <w:szCs w:val="28"/>
          </w:rPr>
          <w:delText>389</w:delText>
        </w:r>
      </w:del>
      <w:ins w:id="2643" w:author="Антон Хабиров" w:date="2021-01-20T01:41:00Z">
        <w:r w:rsidRPr="001144EF">
          <w:rPr>
            <w:sz w:val="28"/>
            <w:szCs w:val="28"/>
          </w:rPr>
          <w:t>331</w:t>
        </w:r>
      </w:ins>
      <w:r w:rsidRPr="001144EF">
        <w:rPr>
          <w:sz w:val="28"/>
          <w:szCs w:val="28"/>
        </w:rPr>
        <w:t>. Воздухонагревательные установки размещаются на расстоянии не менее 5 метров от строящегося здания</w:t>
      </w:r>
      <w:ins w:id="2644" w:author="Антон Хабиров" w:date="2021-01-20T01:41:00Z">
        <w:r w:rsidRPr="001144EF">
          <w:rPr>
            <w:sz w:val="28"/>
            <w:szCs w:val="28"/>
          </w:rPr>
          <w:t>, сооружения</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Емкость для топлива должна быть объемом не более 200 литров и находиться на расстоянии не менее 10 метров от воздухонагревателя и не менее 15 метров от строящегося здания</w:t>
      </w:r>
      <w:ins w:id="2645" w:author="Антон Хабиров" w:date="2021-01-20T01:41:00Z">
        <w:r w:rsidRPr="001144EF">
          <w:rPr>
            <w:sz w:val="28"/>
            <w:szCs w:val="28"/>
          </w:rPr>
          <w:t>, сооружения</w:t>
        </w:r>
      </w:ins>
      <w:r w:rsidRPr="001144EF">
        <w:rPr>
          <w:sz w:val="28"/>
          <w:szCs w:val="28"/>
        </w:rPr>
        <w:t>. Топливо к воздухонагревателю следует подавать по металлическому трубопроводу.</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 xml:space="preserve">Соединения и арматура на </w:t>
      </w:r>
      <w:proofErr w:type="spellStart"/>
      <w:r w:rsidRPr="001144EF">
        <w:rPr>
          <w:sz w:val="28"/>
          <w:szCs w:val="28"/>
        </w:rPr>
        <w:t>топливопроводах</w:t>
      </w:r>
      <w:proofErr w:type="spellEnd"/>
      <w:r w:rsidRPr="001144EF">
        <w:rPr>
          <w:sz w:val="28"/>
          <w:szCs w:val="28"/>
        </w:rPr>
        <w:t xml:space="preserve"> изготавливаются в заводских условиях и монтируются так, чтобы исключалось </w:t>
      </w:r>
      <w:proofErr w:type="spellStart"/>
      <w:r w:rsidRPr="001144EF">
        <w:rPr>
          <w:sz w:val="28"/>
          <w:szCs w:val="28"/>
        </w:rPr>
        <w:t>подтекание</w:t>
      </w:r>
      <w:proofErr w:type="spellEnd"/>
      <w:r w:rsidRPr="001144EF">
        <w:rPr>
          <w:sz w:val="28"/>
          <w:szCs w:val="28"/>
        </w:rPr>
        <w:t xml:space="preserve"> топлива. На </w:t>
      </w:r>
      <w:proofErr w:type="spellStart"/>
      <w:r w:rsidRPr="001144EF">
        <w:rPr>
          <w:sz w:val="28"/>
          <w:szCs w:val="28"/>
        </w:rPr>
        <w:t>топливопроводе</w:t>
      </w:r>
      <w:proofErr w:type="spellEnd"/>
      <w:r w:rsidRPr="001144EF">
        <w:rPr>
          <w:sz w:val="28"/>
          <w:szCs w:val="28"/>
        </w:rPr>
        <w:t xml:space="preserve"> у расходного бака устанавливается запорный клапан для прекращения подачи топлива к установке в случае пожара или аварии.</w:t>
      </w:r>
    </w:p>
    <w:p w:rsidR="00303495" w:rsidRPr="001144EF" w:rsidRDefault="00303495" w:rsidP="00303495">
      <w:pPr>
        <w:pStyle w:val="ConsPlusNormal"/>
        <w:spacing w:before="240"/>
        <w:ind w:firstLine="540"/>
        <w:jc w:val="both"/>
        <w:rPr>
          <w:sz w:val="28"/>
          <w:szCs w:val="28"/>
        </w:rPr>
      </w:pPr>
      <w:del w:id="2646" w:author="Антон Хабиров" w:date="2021-01-20T01:41:00Z">
        <w:r w:rsidRPr="001144EF">
          <w:rPr>
            <w:sz w:val="28"/>
            <w:szCs w:val="28"/>
          </w:rPr>
          <w:delText>390</w:delText>
        </w:r>
      </w:del>
      <w:ins w:id="2647" w:author="Антон Хабиров" w:date="2021-01-20T01:41:00Z">
        <w:r w:rsidRPr="001144EF">
          <w:rPr>
            <w:sz w:val="28"/>
            <w:szCs w:val="28"/>
          </w:rPr>
          <w:t>332</w:t>
        </w:r>
      </w:ins>
      <w:r w:rsidRPr="001144EF">
        <w:rPr>
          <w:sz w:val="28"/>
          <w:szCs w:val="28"/>
        </w:rPr>
        <w:t>. При монтаже и эксплуатации установок, работающих на газовом топливе, соблюдаются следующие требования: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оборудование </w:t>
      </w:r>
      <w:proofErr w:type="spellStart"/>
      <w:r w:rsidRPr="001144EF">
        <w:rPr>
          <w:sz w:val="28"/>
          <w:szCs w:val="28"/>
        </w:rPr>
        <w:t>теплопроизводящих</w:t>
      </w:r>
      <w:proofErr w:type="spellEnd"/>
      <w:r w:rsidRPr="001144EF">
        <w:rPr>
          <w:sz w:val="28"/>
          <w:szCs w:val="28"/>
        </w:rPr>
        <w:t xml:space="preserve"> установок стандартными горелками, имеющими заводской паспорт;</w:t>
      </w:r>
    </w:p>
    <w:p w:rsidR="00303495" w:rsidRPr="001144EF" w:rsidRDefault="00303495" w:rsidP="00303495">
      <w:pPr>
        <w:pStyle w:val="ConsPlusNormal"/>
        <w:spacing w:before="240"/>
        <w:ind w:firstLine="540"/>
        <w:jc w:val="both"/>
        <w:rPr>
          <w:sz w:val="28"/>
          <w:szCs w:val="28"/>
        </w:rPr>
      </w:pPr>
      <w:r w:rsidRPr="001144EF">
        <w:rPr>
          <w:sz w:val="28"/>
          <w:szCs w:val="28"/>
        </w:rPr>
        <w:t>б) устойчивая работа горелок без отрыва пламени и проскока его внутрь горелки в пределах необходимого регулирования тепловой нагрузки агрегата;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обеспечение вентиляцией помещения с </w:t>
      </w:r>
      <w:proofErr w:type="spellStart"/>
      <w:r w:rsidRPr="001144EF">
        <w:rPr>
          <w:sz w:val="28"/>
          <w:szCs w:val="28"/>
        </w:rPr>
        <w:t>теплопроизводящими</w:t>
      </w:r>
      <w:proofErr w:type="spellEnd"/>
      <w:r w:rsidRPr="001144EF">
        <w:rPr>
          <w:sz w:val="28"/>
          <w:szCs w:val="28"/>
        </w:rPr>
        <w:t xml:space="preserve"> установками трехкратного воздухообмена</w:t>
      </w:r>
      <w:del w:id="2648" w:author="Антон Хабиров" w:date="2021-01-20T01:41:00Z">
        <w:r w:rsidRPr="001144EF">
          <w:rPr>
            <w:sz w:val="28"/>
            <w:szCs w:val="28"/>
          </w:rPr>
          <w:delText>.</w:delText>
        </w:r>
      </w:del>
      <w:ins w:id="2649" w:author="Антон Хабиров" w:date="2021-01-20T01:41:00Z">
        <w:r w:rsidRPr="001144EF">
          <w:rPr>
            <w:sz w:val="28"/>
            <w:szCs w:val="28"/>
          </w:rPr>
          <w:t>;</w:t>
        </w:r>
      </w:ins>
    </w:p>
    <w:p w:rsidR="00303495" w:rsidRPr="001144EF" w:rsidRDefault="00303495" w:rsidP="00303495">
      <w:pPr>
        <w:pStyle w:val="ConsPlusNormal"/>
        <w:spacing w:before="240"/>
        <w:ind w:firstLine="540"/>
        <w:jc w:val="both"/>
        <w:rPr>
          <w:ins w:id="2650" w:author="Антон Хабиров" w:date="2021-01-20T01:41:00Z"/>
          <w:sz w:val="28"/>
          <w:szCs w:val="28"/>
        </w:rPr>
      </w:pPr>
      <w:del w:id="2651" w:author="Антон Хабиров" w:date="2021-01-20T01:41:00Z">
        <w:r w:rsidRPr="001144EF">
          <w:rPr>
            <w:sz w:val="28"/>
            <w:szCs w:val="28"/>
          </w:rPr>
          <w:delText>391</w:delText>
        </w:r>
      </w:del>
      <w:ins w:id="2652" w:author="Антон Хабиров" w:date="2021-01-20T01:41:00Z">
        <w:r w:rsidRPr="001144EF">
          <w:rPr>
            <w:sz w:val="28"/>
            <w:szCs w:val="28"/>
          </w:rPr>
          <w:t>г) обеспечена работа блокировки отсечной аппаратуры на питающем газопроводе при обрыве пламени на установке.</w:t>
        </w:r>
      </w:ins>
    </w:p>
    <w:p w:rsidR="00303495" w:rsidRPr="001144EF" w:rsidRDefault="00303495" w:rsidP="00303495">
      <w:pPr>
        <w:pStyle w:val="ConsPlusNormal"/>
        <w:spacing w:before="240"/>
        <w:ind w:firstLine="540"/>
        <w:jc w:val="both"/>
        <w:rPr>
          <w:sz w:val="28"/>
          <w:szCs w:val="28"/>
        </w:rPr>
      </w:pPr>
      <w:ins w:id="2653" w:author="Антон Хабиров" w:date="2021-01-20T01:41:00Z">
        <w:r w:rsidRPr="001144EF">
          <w:rPr>
            <w:sz w:val="28"/>
            <w:szCs w:val="28"/>
          </w:rPr>
          <w:t>333</w:t>
        </w:r>
      </w:ins>
      <w:r w:rsidRPr="001144EF">
        <w:rPr>
          <w:sz w:val="28"/>
          <w:szCs w:val="28"/>
        </w:rPr>
        <w:t xml:space="preserve">. При эксплуатации </w:t>
      </w:r>
      <w:proofErr w:type="spellStart"/>
      <w:r w:rsidRPr="001144EF">
        <w:rPr>
          <w:sz w:val="28"/>
          <w:szCs w:val="28"/>
        </w:rPr>
        <w:t>теплопроизводящих</w:t>
      </w:r>
      <w:proofErr w:type="spellEnd"/>
      <w:r w:rsidRPr="001144EF">
        <w:rPr>
          <w:sz w:val="28"/>
          <w:szCs w:val="28"/>
        </w:rPr>
        <w:t xml:space="preserve"> установок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работать с нарушенной герметичностью </w:t>
      </w:r>
      <w:proofErr w:type="spellStart"/>
      <w:r w:rsidRPr="001144EF">
        <w:rPr>
          <w:sz w:val="28"/>
          <w:szCs w:val="28"/>
        </w:rPr>
        <w:t>топливопроводов</w:t>
      </w:r>
      <w:proofErr w:type="spellEnd"/>
      <w:r w:rsidRPr="001144EF">
        <w:rPr>
          <w:sz w:val="28"/>
          <w:szCs w:val="28"/>
        </w:rPr>
        <w:t xml:space="preserve">, неплотными соединениями корпуса форсунки с </w:t>
      </w:r>
      <w:proofErr w:type="spellStart"/>
      <w:r w:rsidRPr="001144EF">
        <w:rPr>
          <w:sz w:val="28"/>
          <w:szCs w:val="28"/>
        </w:rPr>
        <w:t>теплопроизводящей</w:t>
      </w:r>
      <w:proofErr w:type="spellEnd"/>
      <w:r w:rsidRPr="001144EF">
        <w:rPr>
          <w:sz w:val="28"/>
          <w:szCs w:val="28"/>
        </w:rPr>
        <w:t xml:space="preserve"> установкой, неисправными дымоходами, вызывающими проникновение продуктов горения в помещение, неисправными электродвигателями и пусковой аппаратурой, а также при отсутствии тепловой защиты электродвигателя и других неисправностях;</w:t>
      </w:r>
    </w:p>
    <w:p w:rsidR="00303495" w:rsidRPr="001144EF" w:rsidRDefault="00303495" w:rsidP="00303495">
      <w:pPr>
        <w:pStyle w:val="ConsPlusNormal"/>
        <w:spacing w:before="240"/>
        <w:ind w:firstLine="540"/>
        <w:jc w:val="both"/>
        <w:rPr>
          <w:sz w:val="28"/>
          <w:szCs w:val="28"/>
        </w:rPr>
      </w:pPr>
      <w:r w:rsidRPr="001144EF">
        <w:rPr>
          <w:sz w:val="28"/>
          <w:szCs w:val="28"/>
        </w:rPr>
        <w:t>б) работать при неотрегулированной форсунке</w:t>
      </w:r>
      <w:del w:id="2654" w:author="Антон Хабиров" w:date="2021-01-20T01:41:00Z">
        <w:r w:rsidRPr="001144EF">
          <w:rPr>
            <w:sz w:val="28"/>
            <w:szCs w:val="28"/>
          </w:rPr>
          <w:delText xml:space="preserve"> (с ненормальным горением топлива);</w:delText>
        </w:r>
      </w:del>
      <w:ins w:id="2655" w:author="Антон Хабиров" w:date="2021-01-20T01:41:00Z">
        <w:r w:rsidRPr="001144EF">
          <w:rPr>
            <w:sz w:val="28"/>
            <w:szCs w:val="28"/>
          </w:rPr>
          <w:t>;</w:t>
        </w:r>
      </w:ins>
    </w:p>
    <w:p w:rsidR="00303495" w:rsidRPr="001144EF" w:rsidRDefault="00303495" w:rsidP="00303495">
      <w:pPr>
        <w:pStyle w:val="ConsPlusNormal"/>
        <w:spacing w:before="240"/>
        <w:ind w:firstLine="540"/>
        <w:jc w:val="both"/>
        <w:rPr>
          <w:sz w:val="28"/>
          <w:szCs w:val="28"/>
        </w:rPr>
      </w:pPr>
      <w:r w:rsidRPr="001144EF">
        <w:rPr>
          <w:sz w:val="28"/>
          <w:szCs w:val="28"/>
        </w:rPr>
        <w:t>в) применять резиновые</w:t>
      </w:r>
      <w:del w:id="2656" w:author="Антон Хабиров" w:date="2021-01-20T01:41:00Z">
        <w:r w:rsidRPr="001144EF">
          <w:rPr>
            <w:sz w:val="28"/>
            <w:szCs w:val="28"/>
          </w:rPr>
          <w:delText xml:space="preserve"> или полихлорвиниловые</w:delText>
        </w:r>
      </w:del>
      <w:ins w:id="2657" w:author="Антон Хабиров" w:date="2021-01-20T01:41:00Z">
        <w:r w:rsidRPr="001144EF">
          <w:rPr>
            <w:sz w:val="28"/>
            <w:szCs w:val="28"/>
          </w:rPr>
          <w:t>, полимерные</w:t>
        </w:r>
      </w:ins>
      <w:r w:rsidRPr="001144EF">
        <w:rPr>
          <w:sz w:val="28"/>
          <w:szCs w:val="28"/>
        </w:rPr>
        <w:t xml:space="preserve"> шланги и муфты для соединения </w:t>
      </w:r>
      <w:proofErr w:type="spellStart"/>
      <w:r w:rsidRPr="001144EF">
        <w:rPr>
          <w:sz w:val="28"/>
          <w:szCs w:val="28"/>
        </w:rPr>
        <w:t>топливопроводов</w:t>
      </w:r>
      <w:proofErr w:type="spellEnd"/>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устраивать </w:t>
      </w:r>
      <w:del w:id="2658" w:author="Антон Хабиров" w:date="2021-01-20T01:41:00Z">
        <w:r w:rsidRPr="001144EF">
          <w:rPr>
            <w:sz w:val="28"/>
            <w:szCs w:val="28"/>
          </w:rPr>
          <w:delText xml:space="preserve">горючие </w:delText>
        </w:r>
      </w:del>
      <w:r w:rsidRPr="001144EF">
        <w:rPr>
          <w:sz w:val="28"/>
          <w:szCs w:val="28"/>
        </w:rPr>
        <w:t>ограждения</w:t>
      </w:r>
      <w:ins w:id="2659" w:author="Антон Хабиров" w:date="2021-01-20T01:41:00Z">
        <w:r w:rsidRPr="001144EF">
          <w:rPr>
            <w:sz w:val="28"/>
            <w:szCs w:val="28"/>
          </w:rPr>
          <w:t xml:space="preserve"> из горючих материалов</w:t>
        </w:r>
      </w:ins>
      <w:r w:rsidRPr="001144EF">
        <w:rPr>
          <w:sz w:val="28"/>
          <w:szCs w:val="28"/>
        </w:rPr>
        <w:t xml:space="preserve"> около </w:t>
      </w:r>
      <w:proofErr w:type="spellStart"/>
      <w:r w:rsidRPr="001144EF">
        <w:rPr>
          <w:sz w:val="28"/>
          <w:szCs w:val="28"/>
        </w:rPr>
        <w:t>теплопроизводящей</w:t>
      </w:r>
      <w:proofErr w:type="spellEnd"/>
      <w:r w:rsidRPr="001144EF">
        <w:rPr>
          <w:sz w:val="28"/>
          <w:szCs w:val="28"/>
        </w:rPr>
        <w:t xml:space="preserve"> установки и расходных баков;</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отогревать </w:t>
      </w:r>
      <w:proofErr w:type="spellStart"/>
      <w:r w:rsidRPr="001144EF">
        <w:rPr>
          <w:sz w:val="28"/>
          <w:szCs w:val="28"/>
        </w:rPr>
        <w:t>топливопроводы</w:t>
      </w:r>
      <w:proofErr w:type="spellEnd"/>
      <w:r w:rsidRPr="001144EF">
        <w:rPr>
          <w:sz w:val="28"/>
          <w:szCs w:val="28"/>
        </w:rPr>
        <w:t xml:space="preserve"> открытым пламенем;</w:t>
      </w:r>
    </w:p>
    <w:p w:rsidR="00303495" w:rsidRPr="001144EF" w:rsidRDefault="00303495" w:rsidP="00303495">
      <w:pPr>
        <w:pStyle w:val="ConsPlusNormal"/>
        <w:spacing w:before="240"/>
        <w:ind w:firstLine="540"/>
        <w:jc w:val="both"/>
        <w:rPr>
          <w:sz w:val="28"/>
          <w:szCs w:val="28"/>
        </w:rPr>
      </w:pPr>
      <w:r w:rsidRPr="001144EF">
        <w:rPr>
          <w:sz w:val="28"/>
          <w:szCs w:val="28"/>
        </w:rPr>
        <w:t>е) зажигать рабочую смесь через смотровой глазок;</w:t>
      </w:r>
    </w:p>
    <w:p w:rsidR="00303495" w:rsidRPr="001144EF" w:rsidRDefault="00303495" w:rsidP="00303495">
      <w:pPr>
        <w:pStyle w:val="ConsPlusNormal"/>
        <w:spacing w:before="240"/>
        <w:ind w:firstLine="540"/>
        <w:jc w:val="both"/>
        <w:rPr>
          <w:sz w:val="28"/>
          <w:szCs w:val="28"/>
        </w:rPr>
      </w:pPr>
      <w:r w:rsidRPr="001144EF">
        <w:rPr>
          <w:sz w:val="28"/>
          <w:szCs w:val="28"/>
        </w:rPr>
        <w:t xml:space="preserve">ж) регулировать зазор между электродами свечей при работающей </w:t>
      </w:r>
      <w:proofErr w:type="spellStart"/>
      <w:r w:rsidRPr="001144EF">
        <w:rPr>
          <w:sz w:val="28"/>
          <w:szCs w:val="28"/>
        </w:rPr>
        <w:t>теплопроизводящей</w:t>
      </w:r>
      <w:proofErr w:type="spellEnd"/>
      <w:r w:rsidRPr="001144EF">
        <w:rPr>
          <w:sz w:val="28"/>
          <w:szCs w:val="28"/>
        </w:rPr>
        <w:t xml:space="preserve"> установке;</w:t>
      </w:r>
    </w:p>
    <w:p w:rsidR="00303495" w:rsidRPr="001144EF" w:rsidRDefault="00303495" w:rsidP="00303495">
      <w:pPr>
        <w:pStyle w:val="ConsPlusNormal"/>
        <w:spacing w:before="240"/>
        <w:ind w:firstLine="540"/>
        <w:jc w:val="both"/>
        <w:rPr>
          <w:sz w:val="28"/>
          <w:szCs w:val="28"/>
        </w:rPr>
      </w:pPr>
      <w:r w:rsidRPr="001144EF">
        <w:rPr>
          <w:sz w:val="28"/>
          <w:szCs w:val="28"/>
        </w:rPr>
        <w:t xml:space="preserve">з) допускать работу </w:t>
      </w:r>
      <w:proofErr w:type="spellStart"/>
      <w:r w:rsidRPr="001144EF">
        <w:rPr>
          <w:sz w:val="28"/>
          <w:szCs w:val="28"/>
        </w:rPr>
        <w:t>теплопроизводящей</w:t>
      </w:r>
      <w:proofErr w:type="spellEnd"/>
      <w:r w:rsidRPr="001144EF">
        <w:rPr>
          <w:sz w:val="28"/>
          <w:szCs w:val="28"/>
        </w:rPr>
        <w:t xml:space="preserve"> установки при отсутствии защитной решетки на воздухозаборных коллекторах.</w:t>
      </w:r>
    </w:p>
    <w:p w:rsidR="00303495" w:rsidRPr="001144EF" w:rsidRDefault="00303495" w:rsidP="00303495">
      <w:pPr>
        <w:pStyle w:val="ConsPlusNormal"/>
        <w:spacing w:before="240"/>
        <w:ind w:firstLine="540"/>
        <w:jc w:val="both"/>
        <w:rPr>
          <w:sz w:val="28"/>
          <w:szCs w:val="28"/>
        </w:rPr>
      </w:pPr>
      <w:del w:id="2660" w:author="Антон Хабиров" w:date="2021-01-20T01:41:00Z">
        <w:r w:rsidRPr="001144EF">
          <w:rPr>
            <w:sz w:val="28"/>
            <w:szCs w:val="28"/>
          </w:rPr>
          <w:delText>392</w:delText>
        </w:r>
      </w:del>
      <w:ins w:id="2661" w:author="Антон Хабиров" w:date="2021-01-20T01:41:00Z">
        <w:r w:rsidRPr="001144EF">
          <w:rPr>
            <w:sz w:val="28"/>
            <w:szCs w:val="28"/>
          </w:rPr>
          <w:t>334</w:t>
        </w:r>
      </w:ins>
      <w:r w:rsidRPr="001144EF">
        <w:rPr>
          <w:sz w:val="28"/>
          <w:szCs w:val="28"/>
        </w:rPr>
        <w:t xml:space="preserve">. Внутренний противопожарный водопровод и автоматические системы </w:t>
      </w:r>
      <w:r w:rsidRPr="001144EF">
        <w:rPr>
          <w:sz w:val="28"/>
          <w:szCs w:val="28"/>
        </w:rPr>
        <w:lastRenderedPageBreak/>
        <w:t xml:space="preserve">пожаротушения, предусмотренные </w:t>
      </w:r>
      <w:del w:id="2662" w:author="Антон Хабиров" w:date="2021-01-20T01:41:00Z">
        <w:r w:rsidRPr="001144EF">
          <w:rPr>
            <w:sz w:val="28"/>
            <w:szCs w:val="28"/>
          </w:rPr>
          <w:delText>проектом</w:delText>
        </w:r>
      </w:del>
      <w:ins w:id="2663" w:author="Антон Хабиров" w:date="2021-01-20T01:41:00Z">
        <w:r w:rsidRPr="001144EF">
          <w:rPr>
            <w:sz w:val="28"/>
            <w:szCs w:val="28"/>
          </w:rPr>
          <w:t>проектной документацией</w:t>
        </w:r>
      </w:ins>
      <w:r w:rsidRPr="001144EF">
        <w:rPr>
          <w:sz w:val="28"/>
          <w:szCs w:val="28"/>
        </w:rPr>
        <w:t xml:space="preserve">, необходимо монтировать одновременно с возведением объекта защиты. Противопожарный водопровод вводится в действие до начала отделочных работ, а автоматические системы пожаротушения и сигнализации - к моменту </w:t>
      </w:r>
      <w:ins w:id="2664" w:author="Антон Хабиров" w:date="2021-01-20T01:41:00Z">
        <w:r w:rsidRPr="001144EF">
          <w:rPr>
            <w:sz w:val="28"/>
            <w:szCs w:val="28"/>
          </w:rPr>
          <w:t xml:space="preserve">завершения </w:t>
        </w:r>
      </w:ins>
      <w:r w:rsidRPr="001144EF">
        <w:rPr>
          <w:sz w:val="28"/>
          <w:szCs w:val="28"/>
        </w:rPr>
        <w:t>пусконаладочных работ</w:t>
      </w:r>
      <w:ins w:id="2665" w:author="Антон Хабиров" w:date="2021-01-20T01:41:00Z">
        <w:r w:rsidRPr="001144EF">
          <w:rPr>
            <w:sz w:val="28"/>
            <w:szCs w:val="28"/>
          </w:rPr>
          <w:t xml:space="preserve"> инженерных систем</w:t>
        </w:r>
      </w:ins>
      <w:r w:rsidRPr="001144EF">
        <w:rPr>
          <w:sz w:val="28"/>
          <w:szCs w:val="28"/>
        </w:rPr>
        <w:t xml:space="preserve"> (в кабельных сооружениях - до укладки кабелей).</w:t>
      </w:r>
    </w:p>
    <w:p w:rsidR="00303495" w:rsidRPr="001144EF" w:rsidRDefault="00303495" w:rsidP="00303495">
      <w:pPr>
        <w:pStyle w:val="ConsPlusNormal"/>
        <w:jc w:val="both"/>
        <w:rPr>
          <w:del w:id="2666" w:author="Антон Хабиров" w:date="2021-01-20T01:41:00Z"/>
          <w:sz w:val="28"/>
          <w:szCs w:val="28"/>
        </w:rPr>
      </w:pPr>
      <w:del w:id="2667"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668" w:author="Антон Хабиров" w:date="2021-01-20T01:41:00Z">
        <w:r w:rsidRPr="001144EF">
          <w:rPr>
            <w:sz w:val="28"/>
            <w:szCs w:val="28"/>
          </w:rPr>
          <w:delText>393</w:delText>
        </w:r>
      </w:del>
      <w:ins w:id="2669" w:author="Антон Хабиров" w:date="2021-01-20T01:41:00Z">
        <w:r w:rsidRPr="001144EF">
          <w:rPr>
            <w:sz w:val="28"/>
            <w:szCs w:val="28"/>
          </w:rPr>
          <w:t>335</w:t>
        </w:r>
      </w:ins>
      <w:r w:rsidRPr="001144EF">
        <w:rPr>
          <w:sz w:val="28"/>
          <w:szCs w:val="28"/>
        </w:rPr>
        <w:t>. Пожарные депо, предусмотренные проектом строительства объекта защиты, возводятся в 1-ю очередь строительства.</w:t>
      </w:r>
    </w:p>
    <w:p w:rsidR="00303495" w:rsidRPr="001144EF" w:rsidRDefault="00303495" w:rsidP="00303495">
      <w:pPr>
        <w:pStyle w:val="ConsPlusNormal"/>
        <w:jc w:val="both"/>
        <w:rPr>
          <w:del w:id="2670" w:author="Антон Хабиров" w:date="2021-01-20T01:41:00Z"/>
          <w:sz w:val="28"/>
          <w:szCs w:val="28"/>
        </w:rPr>
      </w:pPr>
      <w:del w:id="2671"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Запрещается использование здания </w:t>
      </w:r>
      <w:ins w:id="2672" w:author="Антон Хабиров" w:date="2021-01-20T01:41:00Z">
        <w:r w:rsidRPr="001144EF">
          <w:rPr>
            <w:sz w:val="28"/>
            <w:szCs w:val="28"/>
          </w:rPr>
          <w:t xml:space="preserve">пожарного </w:t>
        </w:r>
      </w:ins>
      <w:r w:rsidRPr="001144EF">
        <w:rPr>
          <w:sz w:val="28"/>
          <w:szCs w:val="28"/>
        </w:rPr>
        <w:t>депо не по назначению.</w:t>
      </w:r>
    </w:p>
    <w:p w:rsidR="00303495" w:rsidRPr="001144EF" w:rsidRDefault="00303495" w:rsidP="00303495">
      <w:pPr>
        <w:pStyle w:val="ConsPlusNormal"/>
        <w:spacing w:before="240"/>
        <w:ind w:firstLine="540"/>
        <w:jc w:val="both"/>
        <w:rPr>
          <w:sz w:val="28"/>
          <w:szCs w:val="28"/>
        </w:rPr>
      </w:pPr>
      <w:del w:id="2673" w:author="Антон Хабиров" w:date="2021-01-20T01:41:00Z">
        <w:r w:rsidRPr="001144EF">
          <w:rPr>
            <w:sz w:val="28"/>
            <w:szCs w:val="28"/>
          </w:rPr>
          <w:delText>394</w:delText>
        </w:r>
      </w:del>
      <w:ins w:id="2674" w:author="Антон Хабиров" w:date="2021-01-20T01:41:00Z">
        <w:r w:rsidRPr="001144EF">
          <w:rPr>
            <w:sz w:val="28"/>
            <w:szCs w:val="28"/>
          </w:rPr>
          <w:t>336</w:t>
        </w:r>
      </w:ins>
      <w:r w:rsidRPr="001144EF">
        <w:rPr>
          <w:sz w:val="28"/>
          <w:szCs w:val="28"/>
        </w:rPr>
        <w:t xml:space="preserve">. </w:t>
      </w:r>
      <w:proofErr w:type="gramStart"/>
      <w:r w:rsidRPr="001144EF">
        <w:rPr>
          <w:sz w:val="28"/>
          <w:szCs w:val="28"/>
        </w:rPr>
        <w:t>Отдельные блок-контейнеры, используемые в качестве административно-бытовых помещений, допускается располагать одноэтажными или двухэтажными группами не более 10 штук в группе и на площади не более 800 кв. метров.</w:t>
      </w:r>
      <w:del w:id="2675" w:author="Антон Хабиров" w:date="2021-01-20T01:41:00Z">
        <w:r w:rsidRPr="001144EF">
          <w:rPr>
            <w:sz w:val="28"/>
            <w:szCs w:val="28"/>
          </w:rPr>
          <w:delText xml:space="preserve"> Проживание людей в указанных помещениях на территории строительства не допускается.</w:delText>
        </w:r>
      </w:del>
      <w:proofErr w:type="gramEnd"/>
    </w:p>
    <w:p w:rsidR="00303495" w:rsidRPr="001144EF" w:rsidRDefault="00303495" w:rsidP="00303495">
      <w:pPr>
        <w:pStyle w:val="ConsPlusNormal"/>
        <w:jc w:val="both"/>
        <w:rPr>
          <w:del w:id="2676" w:author="Антон Хабиров" w:date="2021-01-20T01:41:00Z"/>
          <w:sz w:val="28"/>
          <w:szCs w:val="28"/>
        </w:rPr>
      </w:pPr>
      <w:del w:id="2677" w:author="Антон Хабиров" w:date="2021-01-20T01:41:00Z">
        <w:r w:rsidRPr="001144EF">
          <w:rPr>
            <w:sz w:val="28"/>
            <w:szCs w:val="28"/>
          </w:rPr>
          <w:delText>(п. 394 в ред. Постановления Правительства РФ от 20.09.2016 № 947)</w:delText>
        </w:r>
      </w:del>
    </w:p>
    <w:p w:rsidR="00303495" w:rsidRPr="001144EF" w:rsidRDefault="00303495" w:rsidP="00303495">
      <w:pPr>
        <w:pStyle w:val="ConsPlusNormal"/>
        <w:spacing w:before="240"/>
        <w:ind w:firstLine="540"/>
        <w:jc w:val="both"/>
        <w:rPr>
          <w:ins w:id="2678" w:author="Антон Хабиров" w:date="2021-01-20T01:41:00Z"/>
          <w:sz w:val="28"/>
          <w:szCs w:val="28"/>
        </w:rPr>
      </w:pPr>
      <w:ins w:id="2679" w:author="Антон Хабиров" w:date="2021-01-20T01:41:00Z">
        <w:r w:rsidRPr="001144EF">
          <w:rPr>
            <w:sz w:val="28"/>
            <w:szCs w:val="28"/>
          </w:rPr>
          <w:t>Проживание людей на территории строительства, в строящихся зданиях, а также в указанных помещениях не допускается.</w:t>
        </w:r>
      </w:ins>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XVI. Пожароопасные работы</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del w:id="2680" w:author="Антон Хабиров" w:date="2021-01-20T01:41:00Z">
        <w:r w:rsidRPr="001144EF">
          <w:rPr>
            <w:sz w:val="28"/>
            <w:szCs w:val="28"/>
          </w:rPr>
          <w:delText>395</w:delText>
        </w:r>
      </w:del>
      <w:ins w:id="2681" w:author="Антон Хабиров" w:date="2021-01-20T01:41:00Z">
        <w:r w:rsidRPr="001144EF">
          <w:rPr>
            <w:sz w:val="28"/>
            <w:szCs w:val="28"/>
          </w:rPr>
          <w:t>337</w:t>
        </w:r>
      </w:ins>
      <w:r w:rsidRPr="001144EF">
        <w:rPr>
          <w:sz w:val="28"/>
          <w:szCs w:val="28"/>
        </w:rPr>
        <w:t>. При проведении окрасочных работ необходимо:</w:t>
      </w:r>
    </w:p>
    <w:p w:rsidR="00303495" w:rsidRPr="001144EF" w:rsidRDefault="00303495" w:rsidP="00303495">
      <w:pPr>
        <w:pStyle w:val="ConsPlusNormal"/>
        <w:spacing w:before="240"/>
        <w:ind w:firstLine="540"/>
        <w:jc w:val="both"/>
        <w:rPr>
          <w:sz w:val="28"/>
          <w:szCs w:val="28"/>
        </w:rPr>
      </w:pPr>
      <w:proofErr w:type="gramStart"/>
      <w:r w:rsidRPr="001144EF">
        <w:rPr>
          <w:sz w:val="28"/>
          <w:szCs w:val="28"/>
        </w:rPr>
        <w:t xml:space="preserve">а) производить составление и разбавление всех видов лаков и красок в изолированных помещениях у наружной стены с оконными проемами или на открытых площадках, осуществлять подачу окрасочных материалов в готовом виде централизованно, размещать лакокрасочные материалы на рабочем месте в количестве, не превышающем сменной потребности, плотно закрывать и хранить тару из-под лакокрасочных материалов на </w:t>
      </w:r>
      <w:del w:id="2682" w:author="Антон Хабиров" w:date="2021-01-20T01:41:00Z">
        <w:r w:rsidRPr="001144EF">
          <w:rPr>
            <w:sz w:val="28"/>
            <w:szCs w:val="28"/>
          </w:rPr>
          <w:delText>специально отведенных</w:delText>
        </w:r>
      </w:del>
      <w:ins w:id="2683" w:author="Антон Хабиров" w:date="2021-01-20T01:41:00Z">
        <w:r w:rsidRPr="001144EF">
          <w:rPr>
            <w:sz w:val="28"/>
            <w:szCs w:val="28"/>
          </w:rPr>
          <w:t>приспособленных</w:t>
        </w:r>
      </w:ins>
      <w:r w:rsidRPr="001144EF">
        <w:rPr>
          <w:sz w:val="28"/>
          <w:szCs w:val="28"/>
        </w:rPr>
        <w:t xml:space="preserve"> площадках;</w:t>
      </w:r>
      <w:proofErr w:type="gramEnd"/>
    </w:p>
    <w:p w:rsidR="00303495" w:rsidRPr="001144EF" w:rsidRDefault="00303495" w:rsidP="00303495">
      <w:pPr>
        <w:pStyle w:val="ConsPlusNormal"/>
        <w:jc w:val="both"/>
        <w:rPr>
          <w:del w:id="2684" w:author="Антон Хабиров" w:date="2021-01-20T01:41:00Z"/>
          <w:sz w:val="28"/>
          <w:szCs w:val="28"/>
        </w:rPr>
      </w:pPr>
      <w:del w:id="2685"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б) оснащать </w:t>
      </w:r>
      <w:proofErr w:type="spellStart"/>
      <w:r w:rsidRPr="001144EF">
        <w:rPr>
          <w:sz w:val="28"/>
          <w:szCs w:val="28"/>
        </w:rPr>
        <w:t>электрокрасящие</w:t>
      </w:r>
      <w:proofErr w:type="spellEnd"/>
      <w:r w:rsidRPr="001144EF">
        <w:rPr>
          <w:sz w:val="28"/>
          <w:szCs w:val="28"/>
        </w:rPr>
        <w:t xml:space="preserve"> устройства при окрашивании в электростатическом поле защитной блокировкой, исключающей возможность включения распылительных устрой</w:t>
      </w:r>
      <w:proofErr w:type="gramStart"/>
      <w:r w:rsidRPr="001144EF">
        <w:rPr>
          <w:sz w:val="28"/>
          <w:szCs w:val="28"/>
        </w:rPr>
        <w:t>ств пр</w:t>
      </w:r>
      <w:proofErr w:type="gramEnd"/>
      <w:r w:rsidRPr="001144EF">
        <w:rPr>
          <w:sz w:val="28"/>
          <w:szCs w:val="28"/>
        </w:rPr>
        <w:t>и неработающих системах местной вытяжной вентиляции или неподвижном конвейере;</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не превышать сменную потребность горючих веществ на рабочем месте, открывать емкости с горючими веществами только перед использованием, а по окончании работы закрывать их и сдавать на склад, хранить тару из-под горючих веществ </w:t>
      </w:r>
      <w:ins w:id="2686" w:author="Антон Хабиров" w:date="2021-01-20T01:41:00Z">
        <w:r w:rsidRPr="001144EF">
          <w:rPr>
            <w:sz w:val="28"/>
            <w:szCs w:val="28"/>
          </w:rPr>
          <w:t xml:space="preserve">вне помещений </w:t>
        </w:r>
      </w:ins>
      <w:r w:rsidRPr="001144EF">
        <w:rPr>
          <w:sz w:val="28"/>
          <w:szCs w:val="28"/>
        </w:rPr>
        <w:t xml:space="preserve">в специально </w:t>
      </w:r>
      <w:del w:id="2687" w:author="Антон Хабиров" w:date="2021-01-20T01:41:00Z">
        <w:r w:rsidRPr="001144EF">
          <w:rPr>
            <w:sz w:val="28"/>
            <w:szCs w:val="28"/>
          </w:rPr>
          <w:delText>отведенном месте вне помещений</w:delText>
        </w:r>
      </w:del>
      <w:ins w:id="2688" w:author="Антон Хабиров" w:date="2021-01-20T01:41:00Z">
        <w:r w:rsidRPr="001144EF">
          <w:rPr>
            <w:sz w:val="28"/>
            <w:szCs w:val="28"/>
          </w:rPr>
          <w:t>отведенных местах</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689" w:author="Антон Хабиров" w:date="2021-01-20T01:41:00Z">
        <w:r w:rsidRPr="001144EF">
          <w:rPr>
            <w:sz w:val="28"/>
            <w:szCs w:val="28"/>
          </w:rPr>
          <w:lastRenderedPageBreak/>
          <w:delText>396</w:delText>
        </w:r>
      </w:del>
      <w:ins w:id="2690" w:author="Антон Хабиров" w:date="2021-01-20T01:41:00Z">
        <w:r w:rsidRPr="001144EF">
          <w:rPr>
            <w:sz w:val="28"/>
            <w:szCs w:val="28"/>
          </w:rPr>
          <w:t>338</w:t>
        </w:r>
      </w:ins>
      <w:r w:rsidRPr="001144EF">
        <w:rPr>
          <w:sz w:val="28"/>
          <w:szCs w:val="28"/>
        </w:rPr>
        <w:t xml:space="preserve">. Помещения и рабочие зоны, в которых применяются горючие вещества (приготовление состава и нанесение его на изделия), выделяющие </w:t>
      </w:r>
      <w:proofErr w:type="spellStart"/>
      <w:r w:rsidRPr="001144EF">
        <w:rPr>
          <w:sz w:val="28"/>
          <w:szCs w:val="28"/>
        </w:rPr>
        <w:t>пожаровзрывоопасные</w:t>
      </w:r>
      <w:proofErr w:type="spellEnd"/>
      <w:r w:rsidRPr="001144EF">
        <w:rPr>
          <w:sz w:val="28"/>
          <w:szCs w:val="28"/>
        </w:rPr>
        <w:t xml:space="preserve"> пары, обеспечиваются естественной или принудительной приточно-вытяжной вентиляцией.</w:t>
      </w:r>
    </w:p>
    <w:p w:rsidR="00303495" w:rsidRPr="001144EF" w:rsidRDefault="00303495" w:rsidP="00303495">
      <w:pPr>
        <w:pStyle w:val="ConsPlusNormal"/>
        <w:spacing w:before="240"/>
        <w:ind w:firstLine="540"/>
        <w:jc w:val="both"/>
        <w:rPr>
          <w:sz w:val="28"/>
          <w:szCs w:val="28"/>
        </w:rPr>
      </w:pPr>
      <w:r w:rsidRPr="001144EF">
        <w:rPr>
          <w:sz w:val="28"/>
          <w:szCs w:val="28"/>
        </w:rPr>
        <w:t>Кратность воздухообмена для безопасного ведения работ в указанных помещениях определяется проектом производства работ.</w:t>
      </w:r>
    </w:p>
    <w:p w:rsidR="00303495" w:rsidRPr="001144EF" w:rsidRDefault="00303495" w:rsidP="00303495">
      <w:pPr>
        <w:pStyle w:val="ConsPlusNormal"/>
        <w:spacing w:before="240"/>
        <w:ind w:firstLine="540"/>
        <w:jc w:val="both"/>
        <w:rPr>
          <w:sz w:val="28"/>
          <w:szCs w:val="28"/>
        </w:rPr>
      </w:pPr>
      <w:r w:rsidRPr="001144EF">
        <w:rPr>
          <w:sz w:val="28"/>
          <w:szCs w:val="28"/>
        </w:rPr>
        <w:t xml:space="preserve">Запрещается допускать в помещения, в которых применяются горючие вещества, лиц, не участвующих в непосредственном выполнении работ, а также </w:t>
      </w:r>
      <w:del w:id="2691" w:author="Антон Хабиров" w:date="2021-01-20T01:41:00Z">
        <w:r w:rsidRPr="001144EF">
          <w:rPr>
            <w:sz w:val="28"/>
            <w:szCs w:val="28"/>
          </w:rPr>
          <w:delText>производить</w:delText>
        </w:r>
      </w:del>
      <w:ins w:id="2692" w:author="Антон Хабиров" w:date="2021-01-20T01:41:00Z">
        <w:r w:rsidRPr="001144EF">
          <w:rPr>
            <w:sz w:val="28"/>
            <w:szCs w:val="28"/>
          </w:rPr>
          <w:t>проводить</w:t>
        </w:r>
      </w:ins>
      <w:r w:rsidRPr="001144EF">
        <w:rPr>
          <w:sz w:val="28"/>
          <w:szCs w:val="28"/>
        </w:rPr>
        <w:t xml:space="preserve"> работы и находиться людям в смежных помещениях.</w:t>
      </w:r>
    </w:p>
    <w:p w:rsidR="00303495" w:rsidRPr="001144EF" w:rsidRDefault="00303495" w:rsidP="00303495">
      <w:pPr>
        <w:pStyle w:val="ConsPlusNormal"/>
        <w:spacing w:before="240"/>
        <w:ind w:firstLine="540"/>
        <w:jc w:val="both"/>
        <w:rPr>
          <w:sz w:val="28"/>
          <w:szCs w:val="28"/>
        </w:rPr>
      </w:pPr>
      <w:del w:id="2693" w:author="Антон Хабиров" w:date="2021-01-20T01:41:00Z">
        <w:r w:rsidRPr="001144EF">
          <w:rPr>
            <w:sz w:val="28"/>
            <w:szCs w:val="28"/>
          </w:rPr>
          <w:delText>397</w:delText>
        </w:r>
      </w:del>
      <w:ins w:id="2694" w:author="Антон Хабиров" w:date="2021-01-20T01:41:00Z">
        <w:r w:rsidRPr="001144EF">
          <w:rPr>
            <w:sz w:val="28"/>
            <w:szCs w:val="28"/>
          </w:rPr>
          <w:t>339</w:t>
        </w:r>
      </w:ins>
      <w:r w:rsidRPr="001144EF">
        <w:rPr>
          <w:sz w:val="28"/>
          <w:szCs w:val="28"/>
        </w:rPr>
        <w:t xml:space="preserve">.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w:t>
      </w:r>
      <w:del w:id="2695" w:author="Антон Хабиров" w:date="2021-01-20T01:41:00Z">
        <w:r w:rsidRPr="001144EF">
          <w:rPr>
            <w:sz w:val="28"/>
            <w:szCs w:val="28"/>
          </w:rPr>
          <w:delText>не способных</w:delText>
        </w:r>
      </w:del>
      <w:ins w:id="2696" w:author="Антон Хабиров" w:date="2021-01-20T01:41:00Z">
        <w:r w:rsidRPr="001144EF">
          <w:rPr>
            <w:sz w:val="28"/>
            <w:szCs w:val="28"/>
          </w:rPr>
          <w:t>неспособных</w:t>
        </w:r>
      </w:ins>
      <w:r w:rsidRPr="001144EF">
        <w:rPr>
          <w:sz w:val="28"/>
          <w:szCs w:val="28"/>
        </w:rPr>
        <w:t xml:space="preserve"> вызвать искру.</w:t>
      </w:r>
    </w:p>
    <w:p w:rsidR="00303495" w:rsidRPr="001144EF" w:rsidRDefault="00303495" w:rsidP="00303495">
      <w:pPr>
        <w:pStyle w:val="ConsPlusNormal"/>
        <w:spacing w:before="240"/>
        <w:ind w:firstLine="540"/>
        <w:jc w:val="both"/>
        <w:rPr>
          <w:sz w:val="28"/>
          <w:szCs w:val="28"/>
        </w:rPr>
      </w:pPr>
      <w:del w:id="2697" w:author="Антон Хабиров" w:date="2021-01-20T01:41:00Z">
        <w:r w:rsidRPr="001144EF">
          <w:rPr>
            <w:sz w:val="28"/>
            <w:szCs w:val="28"/>
          </w:rPr>
          <w:delText>398</w:delText>
        </w:r>
      </w:del>
      <w:ins w:id="2698" w:author="Антон Хабиров" w:date="2021-01-20T01:41:00Z">
        <w:r w:rsidRPr="001144EF">
          <w:rPr>
            <w:sz w:val="28"/>
            <w:szCs w:val="28"/>
          </w:rPr>
          <w:t>340</w:t>
        </w:r>
      </w:ins>
      <w:r w:rsidRPr="001144EF">
        <w:rPr>
          <w:sz w:val="28"/>
          <w:szCs w:val="28"/>
        </w:rPr>
        <w:t xml:space="preserve">. Наносить горючие покрытия на пол следует при естественном освещении. Работы необходимо начинать с мест, наиболее удаленных от выходов из помещений, а в коридорах </w:t>
      </w:r>
      <w:ins w:id="2699" w:author="Антон Хабиров" w:date="2021-01-20T01:41:00Z">
        <w:r w:rsidRPr="001144EF">
          <w:rPr>
            <w:sz w:val="28"/>
            <w:szCs w:val="28"/>
          </w:rPr>
          <w:t xml:space="preserve">и других участках путей эвакуации </w:t>
        </w:r>
      </w:ins>
      <w:r w:rsidRPr="001144EF">
        <w:rPr>
          <w:sz w:val="28"/>
          <w:szCs w:val="28"/>
        </w:rPr>
        <w:t>- после завершения работ в помещениях.</w:t>
      </w:r>
    </w:p>
    <w:p w:rsidR="00303495" w:rsidRPr="001144EF" w:rsidRDefault="00303495" w:rsidP="00303495">
      <w:pPr>
        <w:pStyle w:val="ConsPlusNormal"/>
        <w:spacing w:before="240"/>
        <w:ind w:firstLine="540"/>
        <w:jc w:val="both"/>
        <w:rPr>
          <w:sz w:val="28"/>
          <w:szCs w:val="28"/>
        </w:rPr>
      </w:pPr>
      <w:del w:id="2700" w:author="Антон Хабиров" w:date="2021-01-20T01:41:00Z">
        <w:r w:rsidRPr="001144EF">
          <w:rPr>
            <w:sz w:val="28"/>
            <w:szCs w:val="28"/>
          </w:rPr>
          <w:delText>399</w:delText>
        </w:r>
      </w:del>
      <w:ins w:id="2701" w:author="Антон Хабиров" w:date="2021-01-20T01:41:00Z">
        <w:r w:rsidRPr="001144EF">
          <w:rPr>
            <w:sz w:val="28"/>
            <w:szCs w:val="28"/>
          </w:rPr>
          <w:t>341</w:t>
        </w:r>
      </w:ins>
      <w:r w:rsidRPr="001144EF">
        <w:rPr>
          <w:sz w:val="28"/>
          <w:szCs w:val="28"/>
        </w:rPr>
        <w:t>.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rsidR="00303495" w:rsidRPr="001144EF" w:rsidRDefault="00303495" w:rsidP="00303495">
      <w:pPr>
        <w:pStyle w:val="ConsPlusNormal"/>
        <w:spacing w:before="240"/>
        <w:ind w:firstLine="540"/>
        <w:jc w:val="both"/>
        <w:rPr>
          <w:sz w:val="28"/>
          <w:szCs w:val="28"/>
        </w:rPr>
      </w:pPr>
      <w:del w:id="2702" w:author="Антон Хабиров" w:date="2021-01-20T01:41:00Z">
        <w:r w:rsidRPr="001144EF">
          <w:rPr>
            <w:sz w:val="28"/>
            <w:szCs w:val="28"/>
          </w:rPr>
          <w:delText>400</w:delText>
        </w:r>
      </w:del>
      <w:ins w:id="2703" w:author="Антон Хабиров" w:date="2021-01-20T01:41:00Z">
        <w:r w:rsidRPr="001144EF">
          <w:rPr>
            <w:sz w:val="28"/>
            <w:szCs w:val="28"/>
          </w:rPr>
          <w:t>342</w:t>
        </w:r>
      </w:ins>
      <w:r w:rsidRPr="001144EF">
        <w:rPr>
          <w:sz w:val="28"/>
          <w:szCs w:val="28"/>
        </w:rPr>
        <w:t>.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rsidR="00303495" w:rsidRPr="001144EF" w:rsidRDefault="00303495" w:rsidP="00303495">
      <w:pPr>
        <w:pStyle w:val="ConsPlusNormal"/>
        <w:spacing w:before="240"/>
        <w:ind w:firstLine="540"/>
        <w:jc w:val="both"/>
        <w:rPr>
          <w:sz w:val="28"/>
          <w:szCs w:val="28"/>
        </w:rPr>
      </w:pPr>
      <w:del w:id="2704" w:author="Антон Хабиров" w:date="2021-01-20T01:41:00Z">
        <w:r w:rsidRPr="001144EF">
          <w:rPr>
            <w:sz w:val="28"/>
            <w:szCs w:val="28"/>
          </w:rPr>
          <w:delText>401</w:delText>
        </w:r>
      </w:del>
      <w:ins w:id="2705" w:author="Антон Хабиров" w:date="2021-01-20T01:41:00Z">
        <w:r w:rsidRPr="001144EF">
          <w:rPr>
            <w:sz w:val="28"/>
            <w:szCs w:val="28"/>
          </w:rPr>
          <w:t>343</w:t>
        </w:r>
      </w:ins>
      <w:r w:rsidRPr="001144EF">
        <w:rPr>
          <w:sz w:val="28"/>
          <w:szCs w:val="28"/>
        </w:rPr>
        <w:t xml:space="preserve">. Котел для приготовления мастик, битума или иных пожароопасных смесей снабжается плотно закрывающейся крышкой из негорючих материалов. Заполнение котлов допускается не более чем на три </w:t>
      </w:r>
      <w:del w:id="2706" w:author="Антон Хабиров" w:date="2021-01-20T01:41:00Z">
        <w:r w:rsidRPr="001144EF">
          <w:rPr>
            <w:sz w:val="28"/>
            <w:szCs w:val="28"/>
          </w:rPr>
          <w:delText>четвертых</w:delText>
        </w:r>
      </w:del>
      <w:ins w:id="2707" w:author="Антон Хабиров" w:date="2021-01-20T01:41:00Z">
        <w:r w:rsidRPr="001144EF">
          <w:rPr>
            <w:sz w:val="28"/>
            <w:szCs w:val="28"/>
          </w:rPr>
          <w:t>четверти</w:t>
        </w:r>
      </w:ins>
      <w:r w:rsidRPr="001144EF">
        <w:rPr>
          <w:sz w:val="28"/>
          <w:szCs w:val="28"/>
        </w:rPr>
        <w:t xml:space="preserve"> их вместимости. Загружаемый в котел наполнитель должен быть сухим.</w:t>
      </w:r>
    </w:p>
    <w:p w:rsidR="00303495" w:rsidRPr="001144EF" w:rsidRDefault="00303495" w:rsidP="00303495">
      <w:pPr>
        <w:pStyle w:val="ConsPlusNormal"/>
        <w:spacing w:before="240"/>
        <w:ind w:firstLine="540"/>
        <w:jc w:val="both"/>
        <w:rPr>
          <w:sz w:val="28"/>
          <w:szCs w:val="28"/>
        </w:rPr>
      </w:pPr>
      <w:r w:rsidRPr="001144EF">
        <w:rPr>
          <w:sz w:val="28"/>
          <w:szCs w:val="28"/>
        </w:rPr>
        <w:t>Запрещается устанавливать котлы для приготовления мастик, битума или иных пожароопасных смесей в чердачных помещениях и на покрытиях</w:t>
      </w:r>
      <w:ins w:id="2708" w:author="Антон Хабиров" w:date="2021-01-20T01:41:00Z">
        <w:r w:rsidRPr="001144EF">
          <w:rPr>
            <w:sz w:val="28"/>
            <w:szCs w:val="28"/>
          </w:rPr>
          <w:t xml:space="preserve"> зданий, сооружений</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709" w:author="Антон Хабиров" w:date="2021-01-20T01:41:00Z">
        <w:r w:rsidRPr="001144EF">
          <w:rPr>
            <w:sz w:val="28"/>
            <w:szCs w:val="28"/>
          </w:rPr>
          <w:delText>402</w:delText>
        </w:r>
      </w:del>
      <w:ins w:id="2710" w:author="Антон Хабиров" w:date="2021-01-20T01:41:00Z">
        <w:r w:rsidRPr="001144EF">
          <w:rPr>
            <w:sz w:val="28"/>
            <w:szCs w:val="28"/>
          </w:rPr>
          <w:t>344</w:t>
        </w:r>
      </w:ins>
      <w:r w:rsidRPr="001144EF">
        <w:rPr>
          <w:sz w:val="28"/>
          <w:szCs w:val="28"/>
        </w:rPr>
        <w:t>. Во избежание выливания мастики в топку и ее загорания котел необходимо устанавливать наклонно, чтобы его край, расположенный над топкой, был на 5 - 6 сантиметров выше противоположного. Топочное отверстие котла оборудуется откидным козырьком из негорючего материала.</w:t>
      </w:r>
    </w:p>
    <w:p w:rsidR="00303495" w:rsidRPr="001144EF" w:rsidRDefault="00303495" w:rsidP="00303495">
      <w:pPr>
        <w:pStyle w:val="ConsPlusNormal"/>
        <w:spacing w:before="240"/>
        <w:ind w:firstLine="540"/>
        <w:jc w:val="both"/>
        <w:rPr>
          <w:sz w:val="28"/>
          <w:szCs w:val="28"/>
        </w:rPr>
      </w:pPr>
      <w:moveFromRangeStart w:id="2711" w:author="Антон Хабиров" w:date="2021-01-20T01:41:00Z" w:name="move61999333"/>
      <w:moveFrom w:id="2712" w:author="Антон Хабиров" w:date="2021-01-20T01:41:00Z">
        <w:r w:rsidRPr="001144EF">
          <w:rPr>
            <w:sz w:val="28"/>
            <w:szCs w:val="28"/>
          </w:rPr>
          <w:t xml:space="preserve">403. </w:t>
        </w:r>
      </w:moveFrom>
      <w:moveFromRangeEnd w:id="2711"/>
      <w:r w:rsidRPr="001144EF">
        <w:rPr>
          <w:sz w:val="28"/>
          <w:szCs w:val="28"/>
        </w:rPr>
        <w:t>После окончания работ следует погасить топки котлов и залить их водой.</w:t>
      </w:r>
    </w:p>
    <w:p w:rsidR="00303495" w:rsidRPr="001144EF" w:rsidRDefault="00303495" w:rsidP="00303495">
      <w:pPr>
        <w:pStyle w:val="ConsPlusNormal"/>
        <w:spacing w:before="240"/>
        <w:ind w:firstLine="540"/>
        <w:jc w:val="both"/>
        <w:rPr>
          <w:sz w:val="28"/>
          <w:szCs w:val="28"/>
        </w:rPr>
      </w:pPr>
      <w:del w:id="2713" w:author="Антон Хабиров" w:date="2021-01-20T01:41:00Z">
        <w:r w:rsidRPr="001144EF">
          <w:rPr>
            <w:sz w:val="28"/>
            <w:szCs w:val="28"/>
          </w:rPr>
          <w:lastRenderedPageBreak/>
          <w:delText>404</w:delText>
        </w:r>
      </w:del>
      <w:ins w:id="2714" w:author="Антон Хабиров" w:date="2021-01-20T01:41:00Z">
        <w:r w:rsidRPr="001144EF">
          <w:rPr>
            <w:sz w:val="28"/>
            <w:szCs w:val="28"/>
          </w:rPr>
          <w:t>345</w:t>
        </w:r>
      </w:ins>
      <w:r w:rsidRPr="001144EF">
        <w:rPr>
          <w:sz w:val="28"/>
          <w:szCs w:val="28"/>
        </w:rPr>
        <w:t>. Руководитель организации (производитель работ) обеспечивает место варки битума ящиком с сухим песком емкостью 0,5 куб. метра, 2 лопатами и огнетушителем (порошковым или пенным</w:t>
      </w:r>
      <w:del w:id="2715" w:author="Антон Хабиров" w:date="2021-01-20T01:41:00Z">
        <w:r w:rsidRPr="001144EF">
          <w:rPr>
            <w:sz w:val="28"/>
            <w:szCs w:val="28"/>
          </w:rPr>
          <w:delText>).</w:delText>
        </w:r>
      </w:del>
      <w:ins w:id="2716" w:author="Антон Хабиров" w:date="2021-01-20T01:41:00Z">
        <w:r w:rsidRPr="001144EF">
          <w:rPr>
            <w:sz w:val="28"/>
            <w:szCs w:val="28"/>
          </w:rPr>
          <w:t>) не ниже ранга 2A.</w:t>
        </w:r>
      </w:ins>
    </w:p>
    <w:p w:rsidR="00303495" w:rsidRPr="001144EF" w:rsidRDefault="00303495" w:rsidP="00303495">
      <w:pPr>
        <w:pStyle w:val="ConsPlusNormal"/>
        <w:spacing w:before="240"/>
        <w:ind w:firstLine="540"/>
        <w:jc w:val="both"/>
        <w:rPr>
          <w:sz w:val="28"/>
          <w:szCs w:val="28"/>
        </w:rPr>
      </w:pPr>
      <w:del w:id="2717" w:author="Антон Хабиров" w:date="2021-01-20T01:41:00Z">
        <w:r w:rsidRPr="001144EF">
          <w:rPr>
            <w:sz w:val="28"/>
            <w:szCs w:val="28"/>
          </w:rPr>
          <w:delText>405</w:delText>
        </w:r>
      </w:del>
      <w:ins w:id="2718" w:author="Антон Хабиров" w:date="2021-01-20T01:41:00Z">
        <w:r w:rsidRPr="001144EF">
          <w:rPr>
            <w:sz w:val="28"/>
            <w:szCs w:val="28"/>
          </w:rPr>
          <w:t>346</w:t>
        </w:r>
      </w:ins>
      <w:r w:rsidRPr="001144EF">
        <w:rPr>
          <w:sz w:val="28"/>
          <w:szCs w:val="28"/>
        </w:rPr>
        <w:t xml:space="preserve">. При работе передвижных котлов на сжиженном газе газовые баллоны в количестве не более 2 </w:t>
      </w:r>
      <w:del w:id="2719" w:author="Антон Хабиров" w:date="2021-01-20T01:41:00Z">
        <w:r w:rsidRPr="001144EF">
          <w:rPr>
            <w:sz w:val="28"/>
            <w:szCs w:val="28"/>
          </w:rPr>
          <w:delText>находятся</w:delText>
        </w:r>
      </w:del>
      <w:ins w:id="2720" w:author="Антон Хабиров" w:date="2021-01-20T01:41:00Z">
        <w:r w:rsidRPr="001144EF">
          <w:rPr>
            <w:sz w:val="28"/>
            <w:szCs w:val="28"/>
          </w:rPr>
          <w:t>размещаются</w:t>
        </w:r>
      </w:ins>
      <w:r w:rsidRPr="001144EF">
        <w:rPr>
          <w:sz w:val="28"/>
          <w:szCs w:val="28"/>
        </w:rPr>
        <w:t xml:space="preserve"> в вентилируемых шкафах из негорючих материалов, устанавливаемых на расстоянии не менее 20 метров от работающих котлов.</w:t>
      </w:r>
    </w:p>
    <w:p w:rsidR="00303495" w:rsidRPr="001144EF" w:rsidRDefault="00303495" w:rsidP="00303495">
      <w:pPr>
        <w:pStyle w:val="ConsPlusNormal"/>
        <w:spacing w:before="240"/>
        <w:ind w:firstLine="540"/>
        <w:jc w:val="both"/>
        <w:rPr>
          <w:sz w:val="28"/>
          <w:szCs w:val="28"/>
        </w:rPr>
      </w:pPr>
      <w:r w:rsidRPr="001144EF">
        <w:rPr>
          <w:sz w:val="28"/>
          <w:szCs w:val="28"/>
        </w:rPr>
        <w:t>Указанные шкафы следует постоянно держать закрытыми на замки.</w:t>
      </w:r>
    </w:p>
    <w:p w:rsidR="00303495" w:rsidRPr="001144EF" w:rsidRDefault="00303495" w:rsidP="00303495">
      <w:pPr>
        <w:pStyle w:val="ConsPlusNormal"/>
        <w:spacing w:before="240"/>
        <w:ind w:firstLine="540"/>
        <w:jc w:val="both"/>
        <w:rPr>
          <w:sz w:val="28"/>
          <w:szCs w:val="28"/>
        </w:rPr>
      </w:pPr>
      <w:del w:id="2721" w:author="Антон Хабиров" w:date="2021-01-20T01:41:00Z">
        <w:r w:rsidRPr="001144EF">
          <w:rPr>
            <w:sz w:val="28"/>
            <w:szCs w:val="28"/>
          </w:rPr>
          <w:delText>406</w:delText>
        </w:r>
      </w:del>
      <w:ins w:id="2722" w:author="Антон Хабиров" w:date="2021-01-20T01:41:00Z">
        <w:r w:rsidRPr="001144EF">
          <w:rPr>
            <w:sz w:val="28"/>
            <w:szCs w:val="28"/>
          </w:rPr>
          <w:t>347</w:t>
        </w:r>
      </w:ins>
      <w:r w:rsidRPr="001144EF">
        <w:rPr>
          <w:sz w:val="28"/>
          <w:szCs w:val="28"/>
        </w:rPr>
        <w:t xml:space="preserve">. Место варки и разогрева мастик обваловывается на высоту не менее 0,3 метра </w:t>
      </w:r>
      <w:del w:id="2723" w:author="Антон Хабиров" w:date="2021-01-20T01:41:00Z">
        <w:r w:rsidRPr="001144EF">
          <w:rPr>
            <w:sz w:val="28"/>
            <w:szCs w:val="28"/>
          </w:rPr>
          <w:delText>(</w:delText>
        </w:r>
      </w:del>
      <w:r w:rsidRPr="001144EF">
        <w:rPr>
          <w:sz w:val="28"/>
          <w:szCs w:val="28"/>
        </w:rPr>
        <w:t>или устраиваются бортики из негорючих материалов</w:t>
      </w:r>
      <w:del w:id="2724" w:author="Антон Хабиров" w:date="2021-01-20T01:41:00Z">
        <w:r w:rsidRPr="001144EF">
          <w:rPr>
            <w:sz w:val="28"/>
            <w:szCs w:val="28"/>
          </w:rPr>
          <w:delText>).</w:delText>
        </w:r>
      </w:del>
      <w:ins w:id="2725" w:author="Антон Хабиров" w:date="2021-01-20T01:41:00Z">
        <w:r w:rsidRPr="001144EF">
          <w:rPr>
            <w:sz w:val="28"/>
            <w:szCs w:val="28"/>
          </w:rPr>
          <w:t>.</w:t>
        </w:r>
      </w:ins>
    </w:p>
    <w:p w:rsidR="00303495" w:rsidRPr="001144EF" w:rsidRDefault="00303495" w:rsidP="00303495">
      <w:pPr>
        <w:pStyle w:val="ConsPlusNormal"/>
        <w:spacing w:before="240"/>
        <w:ind w:firstLine="540"/>
        <w:jc w:val="both"/>
        <w:rPr>
          <w:sz w:val="28"/>
          <w:szCs w:val="28"/>
        </w:rPr>
      </w:pPr>
      <w:del w:id="2726" w:author="Антон Хабиров" w:date="2021-01-20T01:41:00Z">
        <w:r w:rsidRPr="001144EF">
          <w:rPr>
            <w:sz w:val="28"/>
            <w:szCs w:val="28"/>
          </w:rPr>
          <w:delText>407</w:delText>
        </w:r>
      </w:del>
      <w:ins w:id="2727" w:author="Антон Хабиров" w:date="2021-01-20T01:41:00Z">
        <w:r w:rsidRPr="001144EF">
          <w:rPr>
            <w:sz w:val="28"/>
            <w:szCs w:val="28"/>
          </w:rPr>
          <w:t>348</w:t>
        </w:r>
      </w:ins>
      <w:r w:rsidRPr="001144EF">
        <w:rPr>
          <w:sz w:val="28"/>
          <w:szCs w:val="28"/>
        </w:rPr>
        <w:t>. Запрещается внутри помещений применять открытый огонь для подогрева битумных составов.</w:t>
      </w:r>
    </w:p>
    <w:p w:rsidR="00303495" w:rsidRPr="001144EF" w:rsidRDefault="00303495" w:rsidP="00303495">
      <w:pPr>
        <w:pStyle w:val="ConsPlusNormal"/>
        <w:spacing w:before="240"/>
        <w:ind w:firstLine="540"/>
        <w:jc w:val="both"/>
        <w:rPr>
          <w:sz w:val="28"/>
          <w:szCs w:val="28"/>
        </w:rPr>
      </w:pPr>
      <w:del w:id="2728" w:author="Антон Хабиров" w:date="2021-01-20T01:41:00Z">
        <w:r w:rsidRPr="001144EF">
          <w:rPr>
            <w:sz w:val="28"/>
            <w:szCs w:val="28"/>
          </w:rPr>
          <w:delText>408</w:delText>
        </w:r>
      </w:del>
      <w:ins w:id="2729" w:author="Антон Хабиров" w:date="2021-01-20T01:41:00Z">
        <w:r w:rsidRPr="001144EF">
          <w:rPr>
            <w:sz w:val="28"/>
            <w:szCs w:val="28"/>
          </w:rPr>
          <w:t>349</w:t>
        </w:r>
      </w:ins>
      <w:r w:rsidRPr="001144EF">
        <w:rPr>
          <w:sz w:val="28"/>
          <w:szCs w:val="28"/>
        </w:rPr>
        <w:t>. Доставку горячей битумной мастики на рабочие места разрешается осуществлять:</w:t>
      </w:r>
    </w:p>
    <w:p w:rsidR="00303495" w:rsidRPr="001144EF" w:rsidRDefault="00303495" w:rsidP="00303495">
      <w:pPr>
        <w:pStyle w:val="ConsPlusNormal"/>
        <w:spacing w:before="240"/>
        <w:ind w:firstLine="540"/>
        <w:jc w:val="both"/>
        <w:rPr>
          <w:sz w:val="28"/>
          <w:szCs w:val="28"/>
        </w:rPr>
      </w:pPr>
      <w:r w:rsidRPr="001144EF">
        <w:rPr>
          <w:sz w:val="28"/>
          <w:szCs w:val="28"/>
        </w:rPr>
        <w:t>а) в</w:t>
      </w:r>
      <w:del w:id="2730" w:author="Антон Хабиров" w:date="2021-01-20T01:41:00Z">
        <w:r w:rsidRPr="001144EF">
          <w:rPr>
            <w:sz w:val="28"/>
            <w:szCs w:val="28"/>
          </w:rPr>
          <w:delText xml:space="preserve"> специальных</w:delText>
        </w:r>
      </w:del>
      <w:r w:rsidRPr="001144EF">
        <w:rPr>
          <w:sz w:val="28"/>
          <w:szCs w:val="28"/>
        </w:rPr>
        <w:t xml:space="preserve"> металлических бачках, имеющих форму усеченного конуса, обращенного широкой стороной вниз, с плотно закрывающимися крышками. Крышки должны иметь запорные устройства, исключающие открывание при падении бачка;</w:t>
      </w:r>
    </w:p>
    <w:p w:rsidR="00303495" w:rsidRPr="001144EF" w:rsidRDefault="00303495" w:rsidP="00303495">
      <w:pPr>
        <w:pStyle w:val="ConsPlusNormal"/>
        <w:spacing w:before="240"/>
        <w:ind w:firstLine="540"/>
        <w:jc w:val="both"/>
        <w:rPr>
          <w:sz w:val="28"/>
          <w:szCs w:val="28"/>
        </w:rPr>
      </w:pPr>
      <w:r w:rsidRPr="001144EF">
        <w:rPr>
          <w:sz w:val="28"/>
          <w:szCs w:val="28"/>
        </w:rPr>
        <w:t>б) при помощи насоса по стальному трубопроводу, прикрепленному на вертикальных участках к строительной конструкции, не допуская протечек. На горизонтальных участках допускается подача мастики по термостойкому шлангу. В месте соединения шланга со стальной трубой надевается предохранительный футляр длиной 40 - 50 сантиметров (из брезента или других негорючих материалов). После наполнения емкости установки для нанесения мастики следует откачать мастику из трубопровода.</w:t>
      </w:r>
    </w:p>
    <w:p w:rsidR="00303495" w:rsidRPr="001144EF" w:rsidRDefault="00303495" w:rsidP="00303495">
      <w:pPr>
        <w:pStyle w:val="ConsPlusNormal"/>
        <w:spacing w:before="240"/>
        <w:ind w:firstLine="540"/>
        <w:jc w:val="both"/>
        <w:rPr>
          <w:sz w:val="28"/>
          <w:szCs w:val="28"/>
        </w:rPr>
      </w:pPr>
      <w:del w:id="2731" w:author="Антон Хабиров" w:date="2021-01-20T01:41:00Z">
        <w:r w:rsidRPr="001144EF">
          <w:rPr>
            <w:sz w:val="28"/>
            <w:szCs w:val="28"/>
          </w:rPr>
          <w:delText>409</w:delText>
        </w:r>
      </w:del>
      <w:ins w:id="2732" w:author="Антон Хабиров" w:date="2021-01-20T01:41:00Z">
        <w:r w:rsidRPr="001144EF">
          <w:rPr>
            <w:sz w:val="28"/>
            <w:szCs w:val="28"/>
          </w:rPr>
          <w:t>350</w:t>
        </w:r>
      </w:ins>
      <w:r w:rsidRPr="001144EF">
        <w:rPr>
          <w:sz w:val="28"/>
          <w:szCs w:val="28"/>
        </w:rPr>
        <w:t>. Запрещается переносить мастику в открытой таре.</w:t>
      </w:r>
    </w:p>
    <w:p w:rsidR="00303495" w:rsidRPr="001144EF" w:rsidRDefault="00303495" w:rsidP="00303495">
      <w:pPr>
        <w:pStyle w:val="ConsPlusNormal"/>
        <w:spacing w:before="240"/>
        <w:ind w:firstLine="540"/>
        <w:jc w:val="both"/>
        <w:rPr>
          <w:sz w:val="28"/>
          <w:szCs w:val="28"/>
        </w:rPr>
      </w:pPr>
      <w:del w:id="2733" w:author="Антон Хабиров" w:date="2021-01-20T01:41:00Z">
        <w:r w:rsidRPr="001144EF">
          <w:rPr>
            <w:sz w:val="28"/>
            <w:szCs w:val="28"/>
          </w:rPr>
          <w:delText>410</w:delText>
        </w:r>
      </w:del>
      <w:ins w:id="2734" w:author="Антон Хабиров" w:date="2021-01-20T01:41:00Z">
        <w:r w:rsidRPr="001144EF">
          <w:rPr>
            <w:sz w:val="28"/>
            <w:szCs w:val="28"/>
          </w:rPr>
          <w:t>351</w:t>
        </w:r>
      </w:ins>
      <w:r w:rsidRPr="001144EF">
        <w:rPr>
          <w:sz w:val="28"/>
          <w:szCs w:val="28"/>
        </w:rPr>
        <w:t>. Запрещается в процессе варки и разогрева битумных составов оставлять котлы без присмотра.</w:t>
      </w:r>
    </w:p>
    <w:p w:rsidR="00303495" w:rsidRPr="001144EF" w:rsidRDefault="00303495" w:rsidP="00303495">
      <w:pPr>
        <w:pStyle w:val="ConsPlusNormal"/>
        <w:spacing w:before="240"/>
        <w:ind w:firstLine="540"/>
        <w:jc w:val="both"/>
        <w:rPr>
          <w:sz w:val="28"/>
          <w:szCs w:val="28"/>
        </w:rPr>
      </w:pPr>
      <w:del w:id="2735" w:author="Антон Хабиров" w:date="2021-01-20T01:41:00Z">
        <w:r w:rsidRPr="001144EF">
          <w:rPr>
            <w:sz w:val="28"/>
            <w:szCs w:val="28"/>
          </w:rPr>
          <w:delText>411</w:delText>
        </w:r>
      </w:del>
      <w:ins w:id="2736" w:author="Антон Хабиров" w:date="2021-01-20T01:41:00Z">
        <w:r w:rsidRPr="001144EF">
          <w:rPr>
            <w:sz w:val="28"/>
            <w:szCs w:val="28"/>
          </w:rPr>
          <w:t>352</w:t>
        </w:r>
      </w:ins>
      <w:r w:rsidRPr="001144EF">
        <w:rPr>
          <w:sz w:val="28"/>
          <w:szCs w:val="28"/>
        </w:rPr>
        <w:t>. Запрещается разогрев битумной мастики вместе с растворителями.</w:t>
      </w:r>
    </w:p>
    <w:p w:rsidR="00303495" w:rsidRPr="001144EF" w:rsidRDefault="00303495" w:rsidP="00303495">
      <w:pPr>
        <w:pStyle w:val="ConsPlusNormal"/>
        <w:spacing w:before="240"/>
        <w:ind w:firstLine="540"/>
        <w:jc w:val="both"/>
        <w:rPr>
          <w:sz w:val="28"/>
          <w:szCs w:val="28"/>
        </w:rPr>
      </w:pPr>
      <w:del w:id="2737" w:author="Антон Хабиров" w:date="2021-01-20T01:41:00Z">
        <w:r w:rsidRPr="001144EF">
          <w:rPr>
            <w:sz w:val="28"/>
            <w:szCs w:val="28"/>
          </w:rPr>
          <w:delText>412</w:delText>
        </w:r>
      </w:del>
      <w:ins w:id="2738" w:author="Антон Хабиров" w:date="2021-01-20T01:41:00Z">
        <w:r w:rsidRPr="001144EF">
          <w:rPr>
            <w:sz w:val="28"/>
            <w:szCs w:val="28"/>
          </w:rPr>
          <w:t>353</w:t>
        </w:r>
      </w:ins>
      <w:r w:rsidRPr="001144EF">
        <w:rPr>
          <w:sz w:val="28"/>
          <w:szCs w:val="28"/>
        </w:rPr>
        <w:t>. При смешивании разогретый битум следует вливать в растворитель. Перемешивание разрешается только деревянной мешалкой.</w:t>
      </w:r>
    </w:p>
    <w:p w:rsidR="00303495" w:rsidRPr="001144EF" w:rsidRDefault="00303495" w:rsidP="00303495">
      <w:pPr>
        <w:pStyle w:val="ConsPlusNormal"/>
        <w:spacing w:before="240"/>
        <w:ind w:firstLine="540"/>
        <w:jc w:val="both"/>
        <w:rPr>
          <w:sz w:val="28"/>
          <w:szCs w:val="28"/>
        </w:rPr>
      </w:pPr>
      <w:del w:id="2739" w:author="Антон Хабиров" w:date="2021-01-20T01:41:00Z">
        <w:r w:rsidRPr="001144EF">
          <w:rPr>
            <w:sz w:val="28"/>
            <w:szCs w:val="28"/>
          </w:rPr>
          <w:delText xml:space="preserve">413. </w:delText>
        </w:r>
      </w:del>
      <w:r w:rsidRPr="001144EF">
        <w:rPr>
          <w:sz w:val="28"/>
          <w:szCs w:val="28"/>
        </w:rPr>
        <w:t>Запрещается пользоваться открытым огнем в радиусе 50 метров от места смешивания битума с растворителями.</w:t>
      </w:r>
    </w:p>
    <w:p w:rsidR="00303495" w:rsidRPr="001144EF" w:rsidRDefault="00303495" w:rsidP="00303495">
      <w:pPr>
        <w:pStyle w:val="ConsPlusNormal"/>
        <w:spacing w:before="240"/>
        <w:ind w:firstLine="540"/>
        <w:jc w:val="both"/>
        <w:rPr>
          <w:sz w:val="28"/>
          <w:szCs w:val="28"/>
        </w:rPr>
      </w:pPr>
      <w:del w:id="2740" w:author="Антон Хабиров" w:date="2021-01-20T01:41:00Z">
        <w:r w:rsidRPr="001144EF">
          <w:rPr>
            <w:sz w:val="28"/>
            <w:szCs w:val="28"/>
          </w:rPr>
          <w:delText>414</w:delText>
        </w:r>
      </w:del>
      <w:ins w:id="2741" w:author="Антон Хабиров" w:date="2021-01-20T01:41:00Z">
        <w:r w:rsidRPr="001144EF">
          <w:rPr>
            <w:sz w:val="28"/>
            <w:szCs w:val="28"/>
          </w:rPr>
          <w:t>354</w:t>
        </w:r>
      </w:ins>
      <w:r w:rsidRPr="001144EF">
        <w:rPr>
          <w:sz w:val="28"/>
          <w:szCs w:val="28"/>
        </w:rPr>
        <w:t>. При проведении огневых работ необходимо:</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обеспечить место </w:t>
      </w:r>
      <w:del w:id="2742" w:author="Антон Хабиров" w:date="2021-01-20T01:41:00Z">
        <w:r w:rsidRPr="001144EF">
          <w:rPr>
            <w:sz w:val="28"/>
            <w:szCs w:val="28"/>
          </w:rPr>
          <w:delText>проведения огневых</w:delText>
        </w:r>
      </w:del>
      <w:ins w:id="2743" w:author="Антон Хабиров" w:date="2021-01-20T01:41:00Z">
        <w:r w:rsidRPr="001144EF">
          <w:rPr>
            <w:sz w:val="28"/>
            <w:szCs w:val="28"/>
          </w:rPr>
          <w:t>производства</w:t>
        </w:r>
      </w:ins>
      <w:r w:rsidRPr="001144EF">
        <w:rPr>
          <w:sz w:val="28"/>
          <w:szCs w:val="28"/>
        </w:rPr>
        <w:t xml:space="preserve"> работ </w:t>
      </w:r>
      <w:del w:id="2744" w:author="Антон Хабиров" w:date="2021-01-20T01:41:00Z">
        <w:r w:rsidRPr="001144EF">
          <w:rPr>
            <w:sz w:val="28"/>
            <w:szCs w:val="28"/>
          </w:rPr>
          <w:delText>огнетушителем в соответствии</w:delText>
        </w:r>
      </w:del>
      <w:ins w:id="2745" w:author="Антон Хабиров" w:date="2021-01-20T01:41:00Z">
        <w:r w:rsidRPr="001144EF">
          <w:rPr>
            <w:sz w:val="28"/>
            <w:szCs w:val="28"/>
          </w:rPr>
          <w:t>не менее чем 2 огнетушителями</w:t>
        </w:r>
      </w:ins>
      <w:r w:rsidRPr="001144EF">
        <w:rPr>
          <w:sz w:val="28"/>
          <w:szCs w:val="28"/>
        </w:rPr>
        <w:t xml:space="preserve"> с </w:t>
      </w:r>
      <w:del w:id="2746" w:author="Антон Хабиров" w:date="2021-01-20T01:41:00Z">
        <w:r w:rsidRPr="001144EF">
          <w:rPr>
            <w:sz w:val="28"/>
            <w:szCs w:val="28"/>
          </w:rPr>
          <w:delText>приложением № 1 к настоящим Правилам</w:delText>
        </w:r>
      </w:del>
      <w:ins w:id="2747" w:author="Антон Хабиров" w:date="2021-01-20T01:41:00Z">
        <w:r w:rsidRPr="001144EF">
          <w:rPr>
            <w:sz w:val="28"/>
            <w:szCs w:val="28"/>
          </w:rPr>
          <w:t>минимальным рангом модельного очага пожара 2A, 55B и покрывалом для изоляции очага возгорания</w:t>
        </w:r>
      </w:ins>
      <w:r w:rsidRPr="001144EF">
        <w:rPr>
          <w:sz w:val="28"/>
          <w:szCs w:val="28"/>
        </w:rPr>
        <w:t>;</w:t>
      </w:r>
    </w:p>
    <w:p w:rsidR="00303495" w:rsidRPr="001144EF" w:rsidRDefault="00303495" w:rsidP="00303495">
      <w:pPr>
        <w:pStyle w:val="ConsPlusNormal"/>
        <w:jc w:val="both"/>
        <w:rPr>
          <w:del w:id="2748" w:author="Антон Хабиров" w:date="2021-01-20T01:41:00Z"/>
          <w:sz w:val="28"/>
          <w:szCs w:val="28"/>
        </w:rPr>
      </w:pPr>
      <w:del w:id="2749" w:author="Антон Хабиров" w:date="2021-01-20T01:41:00Z">
        <w:r w:rsidRPr="001144EF">
          <w:rPr>
            <w:sz w:val="28"/>
            <w:szCs w:val="28"/>
          </w:rPr>
          <w:delText>(в ред. Постановлений Правительства РФ от 17.02.2014 № 113,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в) плотно закрыть все двери, соединяющие помещения, в которых проводятся огневые работы, с другими помещениями, в том числе двери </w:t>
      </w:r>
      <w:proofErr w:type="gramStart"/>
      <w:r w:rsidRPr="001144EF">
        <w:rPr>
          <w:sz w:val="28"/>
          <w:szCs w:val="28"/>
        </w:rPr>
        <w:t>тамбур-шлюзов</w:t>
      </w:r>
      <w:proofErr w:type="gramEnd"/>
      <w:r w:rsidRPr="001144EF">
        <w:rPr>
          <w:sz w:val="28"/>
          <w:szCs w:val="28"/>
        </w:rPr>
        <w:t>, открыть окна;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осуществлять контроль </w:t>
      </w:r>
      <w:del w:id="2750" w:author="Антон Хабиров" w:date="2021-01-20T01:41:00Z">
        <w:r w:rsidRPr="001144EF">
          <w:rPr>
            <w:sz w:val="28"/>
            <w:szCs w:val="28"/>
          </w:rPr>
          <w:delText>за состоянием</w:delText>
        </w:r>
      </w:del>
      <w:ins w:id="2751" w:author="Антон Хабиров" w:date="2021-01-20T01:41:00Z">
        <w:r w:rsidRPr="001144EF">
          <w:rPr>
            <w:sz w:val="28"/>
            <w:szCs w:val="28"/>
          </w:rPr>
          <w:t>состояния</w:t>
        </w:r>
      </w:ins>
      <w:r w:rsidRPr="001144EF">
        <w:rPr>
          <w:sz w:val="28"/>
          <w:szCs w:val="28"/>
        </w:rPr>
        <w:t xml:space="preserve"> </w:t>
      </w:r>
      <w:proofErr w:type="spellStart"/>
      <w:r w:rsidRPr="001144EF">
        <w:rPr>
          <w:sz w:val="28"/>
          <w:szCs w:val="28"/>
        </w:rPr>
        <w:t>парогазовоздушной</w:t>
      </w:r>
      <w:proofErr w:type="spellEnd"/>
      <w:r w:rsidRPr="001144EF">
        <w:rPr>
          <w:sz w:val="28"/>
          <w:szCs w:val="28"/>
        </w:rPr>
        <w:t xml:space="preserve"> среды в технологическом оборудовании, на котором проводятся огневые работы, и в опасной зоне;</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прекратить огневые работы в случае повышения содержания горючих веществ или снижения концентрации </w:t>
      </w:r>
      <w:proofErr w:type="spellStart"/>
      <w:r w:rsidRPr="001144EF">
        <w:rPr>
          <w:sz w:val="28"/>
          <w:szCs w:val="28"/>
        </w:rPr>
        <w:t>флегматизатора</w:t>
      </w:r>
      <w:proofErr w:type="spellEnd"/>
      <w:r w:rsidRPr="001144EF">
        <w:rPr>
          <w:sz w:val="28"/>
          <w:szCs w:val="28"/>
        </w:rPr>
        <w:t xml:space="preserve"> в опасной зоне или технологическом оборудовании до значений предельно допустимых взрывобезопасных концентраций паров (газов).</w:t>
      </w:r>
    </w:p>
    <w:p w:rsidR="00303495" w:rsidRPr="001144EF" w:rsidRDefault="00303495" w:rsidP="00303495">
      <w:pPr>
        <w:pStyle w:val="ConsPlusNormal"/>
        <w:spacing w:before="240"/>
        <w:ind w:firstLine="540"/>
        <w:jc w:val="both"/>
        <w:rPr>
          <w:sz w:val="28"/>
          <w:szCs w:val="28"/>
        </w:rPr>
      </w:pPr>
      <w:del w:id="2752" w:author="Антон Хабиров" w:date="2021-01-20T01:41:00Z">
        <w:r w:rsidRPr="001144EF">
          <w:rPr>
            <w:sz w:val="28"/>
            <w:szCs w:val="28"/>
          </w:rPr>
          <w:delText>415</w:delText>
        </w:r>
      </w:del>
      <w:ins w:id="2753" w:author="Антон Хабиров" w:date="2021-01-20T01:41:00Z">
        <w:r w:rsidRPr="001144EF">
          <w:rPr>
            <w:sz w:val="28"/>
            <w:szCs w:val="28"/>
          </w:rPr>
          <w:t>355</w:t>
        </w:r>
      </w:ins>
      <w:r w:rsidRPr="001144EF">
        <w:rPr>
          <w:sz w:val="28"/>
          <w:szCs w:val="28"/>
        </w:rPr>
        <w:t xml:space="preserve">. Технологическое оборудование, на котором будут проводиться огневые работы, необходимо пропарить, промыть, очистить, освободить от </w:t>
      </w:r>
      <w:proofErr w:type="spellStart"/>
      <w:r w:rsidRPr="001144EF">
        <w:rPr>
          <w:sz w:val="28"/>
          <w:szCs w:val="28"/>
        </w:rPr>
        <w:t>пожаровзрывоопасных</w:t>
      </w:r>
      <w:proofErr w:type="spellEnd"/>
      <w:r w:rsidRPr="001144EF">
        <w:rPr>
          <w:sz w:val="28"/>
          <w:szCs w:val="28"/>
        </w:rPr>
        <w:t xml:space="preserve"> веществ и отключить от действующих коммуникаций (за исключением коммуникаций, используемых для подготовки к проведению огневых работ).</w:t>
      </w:r>
    </w:p>
    <w:p w:rsidR="00303495" w:rsidRPr="001144EF" w:rsidRDefault="00303495" w:rsidP="00303495">
      <w:pPr>
        <w:pStyle w:val="ConsPlusNormal"/>
        <w:spacing w:before="240"/>
        <w:ind w:firstLine="540"/>
        <w:jc w:val="both"/>
        <w:rPr>
          <w:sz w:val="28"/>
          <w:szCs w:val="28"/>
        </w:rPr>
      </w:pPr>
      <w:del w:id="2754" w:author="Антон Хабиров" w:date="2021-01-20T01:41:00Z">
        <w:r w:rsidRPr="001144EF">
          <w:rPr>
            <w:sz w:val="28"/>
            <w:szCs w:val="28"/>
          </w:rPr>
          <w:delText xml:space="preserve">416. </w:delText>
        </w:r>
      </w:del>
      <w:r w:rsidRPr="001144EF">
        <w:rPr>
          <w:sz w:val="28"/>
          <w:szCs w:val="28"/>
        </w:rPr>
        <w:t>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rsidR="00303495" w:rsidRPr="001144EF" w:rsidRDefault="00303495" w:rsidP="00303495">
      <w:pPr>
        <w:pStyle w:val="ConsPlusNormal"/>
        <w:spacing w:before="240"/>
        <w:ind w:firstLine="540"/>
        <w:jc w:val="both"/>
        <w:rPr>
          <w:sz w:val="28"/>
          <w:szCs w:val="28"/>
        </w:rPr>
      </w:pPr>
      <w:del w:id="2755" w:author="Антон Хабиров" w:date="2021-01-20T01:41:00Z">
        <w:r w:rsidRPr="001144EF">
          <w:rPr>
            <w:sz w:val="28"/>
            <w:szCs w:val="28"/>
          </w:rPr>
          <w:delText xml:space="preserve">417. </w:delText>
        </w:r>
      </w:del>
      <w:r w:rsidRPr="001144EF">
        <w:rPr>
          <w:sz w:val="28"/>
          <w:szCs w:val="28"/>
        </w:rPr>
        <w:t xml:space="preserve">Промывать технологическое оборудование следует при концентрации в нем паров (газов), находящейся вне пределов их воспламенения, и в </w:t>
      </w:r>
      <w:proofErr w:type="spellStart"/>
      <w:r w:rsidRPr="001144EF">
        <w:rPr>
          <w:sz w:val="28"/>
          <w:szCs w:val="28"/>
        </w:rPr>
        <w:t>электростатически</w:t>
      </w:r>
      <w:proofErr w:type="spellEnd"/>
      <w:r w:rsidRPr="001144EF">
        <w:rPr>
          <w:sz w:val="28"/>
          <w:szCs w:val="28"/>
        </w:rPr>
        <w:t xml:space="preserve"> безопасном режиме.</w:t>
      </w:r>
    </w:p>
    <w:p w:rsidR="00303495" w:rsidRPr="001144EF" w:rsidRDefault="00303495" w:rsidP="00303495">
      <w:pPr>
        <w:pStyle w:val="ConsPlusNormal"/>
        <w:spacing w:before="240"/>
        <w:ind w:firstLine="540"/>
        <w:jc w:val="both"/>
        <w:rPr>
          <w:sz w:val="28"/>
          <w:szCs w:val="28"/>
        </w:rPr>
      </w:pPr>
      <w:del w:id="2756" w:author="Антон Хабиров" w:date="2021-01-20T01:41:00Z">
        <w:r w:rsidRPr="001144EF">
          <w:rPr>
            <w:sz w:val="28"/>
            <w:szCs w:val="28"/>
          </w:rPr>
          <w:delText xml:space="preserve">418. </w:delText>
        </w:r>
      </w:del>
      <w:r w:rsidRPr="001144EF">
        <w:rPr>
          <w:sz w:val="28"/>
          <w:szCs w:val="28"/>
        </w:rPr>
        <w:t xml:space="preserve">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w:t>
      </w:r>
      <w:del w:id="2757" w:author="Антон Хабиров" w:date="2021-01-20T01:41:00Z">
        <w:r w:rsidRPr="001144EF">
          <w:rPr>
            <w:sz w:val="28"/>
            <w:szCs w:val="28"/>
          </w:rPr>
          <w:delText xml:space="preserve">к </w:delText>
        </w:r>
      </w:del>
      <w:r w:rsidRPr="001144EF">
        <w:rPr>
          <w:sz w:val="28"/>
          <w:szCs w:val="28"/>
        </w:rPr>
        <w:t>появлению источников зажигания.</w:t>
      </w:r>
    </w:p>
    <w:p w:rsidR="00303495" w:rsidRPr="001144EF" w:rsidRDefault="00303495" w:rsidP="00303495">
      <w:pPr>
        <w:pStyle w:val="ConsPlusNormal"/>
        <w:spacing w:before="240"/>
        <w:ind w:firstLine="540"/>
        <w:jc w:val="both"/>
        <w:rPr>
          <w:sz w:val="28"/>
          <w:szCs w:val="28"/>
        </w:rPr>
      </w:pPr>
      <w:del w:id="2758" w:author="Антон Хабиров" w:date="2021-01-20T01:41:00Z">
        <w:r w:rsidRPr="001144EF">
          <w:rPr>
            <w:sz w:val="28"/>
            <w:szCs w:val="28"/>
          </w:rPr>
          <w:delText>419</w:delText>
        </w:r>
      </w:del>
      <w:ins w:id="2759" w:author="Антон Хабиров" w:date="2021-01-20T01:41:00Z">
        <w:r w:rsidRPr="001144EF">
          <w:rPr>
            <w:sz w:val="28"/>
            <w:szCs w:val="28"/>
          </w:rPr>
          <w:t>356</w:t>
        </w:r>
      </w:ins>
      <w:r w:rsidRPr="001144EF">
        <w:rPr>
          <w:sz w:val="28"/>
          <w:szCs w:val="28"/>
        </w:rPr>
        <w:t>.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Место проведения огневых работ очищается от горючих веществ и материалов в радиусе очистки территории от горючих материалов</w:t>
      </w:r>
      <w:ins w:id="2760" w:author="Антон Хабиров" w:date="2021-01-20T01:41:00Z">
        <w:r w:rsidRPr="001144EF">
          <w:rPr>
            <w:sz w:val="28"/>
            <w:szCs w:val="28"/>
          </w:rPr>
          <w:t>, использование которых не предусмотрено технологией производства работ,</w:t>
        </w:r>
      </w:ins>
      <w:r w:rsidRPr="001144EF">
        <w:rPr>
          <w:sz w:val="28"/>
          <w:szCs w:val="28"/>
        </w:rPr>
        <w:t xml:space="preserve"> согласно приложению № </w:t>
      </w:r>
      <w:del w:id="2761" w:author="Антон Хабиров" w:date="2021-01-20T01:41:00Z">
        <w:r w:rsidRPr="001144EF">
          <w:rPr>
            <w:sz w:val="28"/>
            <w:szCs w:val="28"/>
          </w:rPr>
          <w:delText>3</w:delText>
        </w:r>
      </w:del>
      <w:ins w:id="2762" w:author="Антон Хабиров" w:date="2021-01-20T01:41:00Z">
        <w:r w:rsidRPr="001144EF">
          <w:rPr>
            <w:sz w:val="28"/>
            <w:szCs w:val="28"/>
          </w:rPr>
          <w:t>5</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763" w:author="Антон Хабиров" w:date="2021-01-20T01:41:00Z">
        <w:r w:rsidRPr="001144EF">
          <w:rPr>
            <w:sz w:val="28"/>
            <w:szCs w:val="28"/>
          </w:rPr>
          <w:delText>420</w:delText>
        </w:r>
      </w:del>
      <w:ins w:id="2764" w:author="Антон Хабиров" w:date="2021-01-20T01:41:00Z">
        <w:r w:rsidRPr="001144EF">
          <w:rPr>
            <w:sz w:val="28"/>
            <w:szCs w:val="28"/>
          </w:rPr>
          <w:t>357</w:t>
        </w:r>
      </w:ins>
      <w:r w:rsidRPr="001144EF">
        <w:rPr>
          <w:sz w:val="28"/>
          <w:szCs w:val="28"/>
        </w:rPr>
        <w:t>. Находящиеся в радиусе</w:t>
      </w:r>
      <w:del w:id="2765" w:author="Антон Хабиров" w:date="2021-01-20T01:41:00Z">
        <w:r w:rsidRPr="001144EF">
          <w:rPr>
            <w:sz w:val="28"/>
            <w:szCs w:val="28"/>
          </w:rPr>
          <w:delText xml:space="preserve"> зоны</w:delText>
        </w:r>
      </w:del>
      <w:r w:rsidRPr="001144EF">
        <w:rPr>
          <w:sz w:val="28"/>
          <w:szCs w:val="28"/>
        </w:rPr>
        <w:t xml:space="preserve">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покрывалами для изоляции очага возгорания или другими негорючими материалами и при необходимости политы водой.</w:t>
      </w:r>
    </w:p>
    <w:p w:rsidR="00303495" w:rsidRPr="001144EF" w:rsidRDefault="00303495" w:rsidP="00303495">
      <w:pPr>
        <w:pStyle w:val="ConsPlusNormal"/>
        <w:jc w:val="both"/>
        <w:rPr>
          <w:del w:id="2766" w:author="Антон Хабиров" w:date="2021-01-20T01:41:00Z"/>
          <w:sz w:val="28"/>
          <w:szCs w:val="28"/>
        </w:rPr>
      </w:pPr>
      <w:del w:id="2767"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2768" w:author="Антон Хабиров" w:date="2021-01-20T01:41:00Z">
        <w:r w:rsidRPr="001144EF">
          <w:rPr>
            <w:sz w:val="28"/>
            <w:szCs w:val="28"/>
          </w:rPr>
          <w:delText>421</w:delText>
        </w:r>
      </w:del>
      <w:ins w:id="2769" w:author="Антон Хабиров" w:date="2021-01-20T01:41:00Z">
        <w:r w:rsidRPr="001144EF">
          <w:rPr>
            <w:sz w:val="28"/>
            <w:szCs w:val="28"/>
          </w:rPr>
          <w:t>358</w:t>
        </w:r>
      </w:ins>
      <w:r w:rsidRPr="001144EF">
        <w:rPr>
          <w:sz w:val="28"/>
          <w:szCs w:val="28"/>
        </w:rPr>
        <w:t>.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rsidR="00303495" w:rsidRPr="001144EF" w:rsidRDefault="00303495" w:rsidP="00303495">
      <w:pPr>
        <w:pStyle w:val="ConsPlusNormal"/>
        <w:jc w:val="both"/>
        <w:rPr>
          <w:del w:id="2770" w:author="Антон Хабиров" w:date="2021-01-20T01:41:00Z"/>
          <w:sz w:val="28"/>
          <w:szCs w:val="28"/>
        </w:rPr>
      </w:pPr>
      <w:del w:id="2771"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772" w:author="Антон Хабиров" w:date="2021-01-20T01:41:00Z">
        <w:r w:rsidRPr="001144EF">
          <w:rPr>
            <w:sz w:val="28"/>
            <w:szCs w:val="28"/>
          </w:rPr>
          <w:delText>422</w:delText>
        </w:r>
      </w:del>
      <w:ins w:id="2773" w:author="Антон Хабиров" w:date="2021-01-20T01:41:00Z">
        <w:r w:rsidRPr="001144EF">
          <w:rPr>
            <w:sz w:val="28"/>
            <w:szCs w:val="28"/>
          </w:rPr>
          <w:t>359</w:t>
        </w:r>
      </w:ins>
      <w:r w:rsidRPr="001144EF">
        <w:rPr>
          <w:sz w:val="28"/>
          <w:szCs w:val="28"/>
        </w:rPr>
        <w:t>.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rsidR="00303495" w:rsidRPr="001144EF" w:rsidRDefault="00303495" w:rsidP="00303495">
      <w:pPr>
        <w:pStyle w:val="ConsPlusNormal"/>
        <w:spacing w:before="240"/>
        <w:ind w:firstLine="540"/>
        <w:jc w:val="both"/>
        <w:rPr>
          <w:sz w:val="28"/>
          <w:szCs w:val="28"/>
        </w:rPr>
      </w:pPr>
      <w:del w:id="2774" w:author="Антон Хабиров" w:date="2021-01-20T01:41:00Z">
        <w:r w:rsidRPr="001144EF">
          <w:rPr>
            <w:sz w:val="28"/>
            <w:szCs w:val="28"/>
          </w:rPr>
          <w:delText>423</w:delText>
        </w:r>
      </w:del>
      <w:ins w:id="2775" w:author="Антон Хабиров" w:date="2021-01-20T01:41:00Z">
        <w:r w:rsidRPr="001144EF">
          <w:rPr>
            <w:sz w:val="28"/>
            <w:szCs w:val="28"/>
          </w:rPr>
          <w:t>360</w:t>
        </w:r>
      </w:ins>
      <w:r w:rsidRPr="001144EF">
        <w:rPr>
          <w:sz w:val="28"/>
          <w:szCs w:val="28"/>
        </w:rPr>
        <w:t>. 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rsidR="00303495" w:rsidRPr="001144EF" w:rsidRDefault="00303495" w:rsidP="00303495">
      <w:pPr>
        <w:pStyle w:val="ConsPlusNormal"/>
        <w:spacing w:before="240"/>
        <w:ind w:firstLine="540"/>
        <w:jc w:val="both"/>
        <w:rPr>
          <w:sz w:val="28"/>
          <w:szCs w:val="28"/>
        </w:rPr>
      </w:pPr>
      <w:r w:rsidRPr="001144EF">
        <w:rPr>
          <w:sz w:val="28"/>
          <w:szCs w:val="28"/>
        </w:rPr>
        <w:t>По окончании работ всю аппаратуру и оборудование необходимо убирать в специально отведенные помещения (места).</w:t>
      </w:r>
    </w:p>
    <w:p w:rsidR="00303495" w:rsidRPr="001144EF" w:rsidRDefault="00303495" w:rsidP="00303495">
      <w:pPr>
        <w:pStyle w:val="ConsPlusNormal"/>
        <w:spacing w:before="240"/>
        <w:ind w:firstLine="540"/>
        <w:jc w:val="both"/>
        <w:rPr>
          <w:sz w:val="28"/>
          <w:szCs w:val="28"/>
        </w:rPr>
      </w:pPr>
      <w:del w:id="2776" w:author="Антон Хабиров" w:date="2021-01-20T01:41:00Z">
        <w:r w:rsidRPr="001144EF">
          <w:rPr>
            <w:sz w:val="28"/>
            <w:szCs w:val="28"/>
          </w:rPr>
          <w:delText>424</w:delText>
        </w:r>
      </w:del>
      <w:ins w:id="2777" w:author="Антон Хабиров" w:date="2021-01-20T01:41:00Z">
        <w:r w:rsidRPr="001144EF">
          <w:rPr>
            <w:sz w:val="28"/>
            <w:szCs w:val="28"/>
          </w:rPr>
          <w:t>361</w:t>
        </w:r>
      </w:ins>
      <w:r w:rsidRPr="001144EF">
        <w:rPr>
          <w:sz w:val="28"/>
          <w:szCs w:val="28"/>
        </w:rPr>
        <w:t>. Запрещается организация постоянных мест проведения огневых работ более чем на 10 постах (сварочные, резательные мастерские), если не предусмотрено централизованное электро- и газоснабжение.</w:t>
      </w:r>
    </w:p>
    <w:p w:rsidR="00303495" w:rsidRPr="001144EF" w:rsidRDefault="00303495" w:rsidP="00303495">
      <w:pPr>
        <w:pStyle w:val="ConsPlusNormal"/>
        <w:spacing w:before="240"/>
        <w:ind w:firstLine="540"/>
        <w:jc w:val="both"/>
        <w:rPr>
          <w:sz w:val="28"/>
          <w:szCs w:val="28"/>
        </w:rPr>
      </w:pPr>
      <w:del w:id="2778" w:author="Антон Хабиров" w:date="2021-01-20T01:41:00Z">
        <w:r w:rsidRPr="001144EF">
          <w:rPr>
            <w:sz w:val="28"/>
            <w:szCs w:val="28"/>
          </w:rPr>
          <w:delText xml:space="preserve">425. </w:delText>
        </w:r>
      </w:del>
      <w:r w:rsidRPr="001144EF">
        <w:rPr>
          <w:sz w:val="28"/>
          <w:szCs w:val="28"/>
        </w:rPr>
        <w:t>В сварочной мастерской при наличии не более 10 сварочных постов допускается для каждого поста иметь по 1 запасному баллону с кислородом и горючим газом. Запасные баллоны ограждаются щитами из негорючих материалов или хранятся в специальных пристройках к мастерской.</w:t>
      </w:r>
    </w:p>
    <w:p w:rsidR="00303495" w:rsidRPr="001144EF" w:rsidRDefault="00303495" w:rsidP="00303495">
      <w:pPr>
        <w:pStyle w:val="ConsPlusNormal"/>
        <w:spacing w:before="240"/>
        <w:ind w:firstLine="540"/>
        <w:jc w:val="both"/>
        <w:rPr>
          <w:sz w:val="28"/>
          <w:szCs w:val="28"/>
        </w:rPr>
      </w:pPr>
      <w:del w:id="2779" w:author="Антон Хабиров" w:date="2021-01-20T01:41:00Z">
        <w:r w:rsidRPr="001144EF">
          <w:rPr>
            <w:sz w:val="28"/>
            <w:szCs w:val="28"/>
          </w:rPr>
          <w:delText>426</w:delText>
        </w:r>
      </w:del>
      <w:ins w:id="2780" w:author="Антон Хабиров" w:date="2021-01-20T01:41:00Z">
        <w:r w:rsidRPr="001144EF">
          <w:rPr>
            <w:sz w:val="28"/>
            <w:szCs w:val="28"/>
          </w:rPr>
          <w:t>362</w:t>
        </w:r>
      </w:ins>
      <w:r w:rsidRPr="001144EF">
        <w:rPr>
          <w:sz w:val="28"/>
          <w:szCs w:val="28"/>
        </w:rPr>
        <w:t>. При проведении огневых работ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приступать к работе при неисправной аппаратуре;</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 xml:space="preserve">б) </w:t>
      </w:r>
      <w:del w:id="2781" w:author="Антон Хабиров" w:date="2021-01-20T01:41:00Z">
        <w:r w:rsidRPr="001144EF">
          <w:rPr>
            <w:sz w:val="28"/>
            <w:szCs w:val="28"/>
          </w:rPr>
          <w:delText>производить</w:delText>
        </w:r>
      </w:del>
      <w:ins w:id="2782" w:author="Антон Хабиров" w:date="2021-01-20T01:41:00Z">
        <w:r w:rsidRPr="001144EF">
          <w:rPr>
            <w:sz w:val="28"/>
            <w:szCs w:val="28"/>
          </w:rPr>
          <w:t>проводить</w:t>
        </w:r>
      </w:ins>
      <w:r w:rsidRPr="001144EF">
        <w:rPr>
          <w:sz w:val="28"/>
          <w:szCs w:val="28"/>
        </w:rPr>
        <w:t xml:space="preserve"> огневые работы на свежеокрашенных горючими красками (лаками) конструкциях и изделиях;</w:t>
      </w:r>
    </w:p>
    <w:p w:rsidR="00303495" w:rsidRPr="001144EF" w:rsidRDefault="00303495" w:rsidP="00303495">
      <w:pPr>
        <w:pStyle w:val="ConsPlusNormal"/>
        <w:spacing w:before="240"/>
        <w:ind w:firstLine="540"/>
        <w:jc w:val="both"/>
        <w:rPr>
          <w:sz w:val="28"/>
          <w:szCs w:val="28"/>
        </w:rPr>
      </w:pPr>
      <w:r w:rsidRPr="001144EF">
        <w:rPr>
          <w:sz w:val="28"/>
          <w:szCs w:val="28"/>
        </w:rPr>
        <w:t>в) использовать одежду и рукавицы со следами масел, жиров, бензина, керосина и других горючих жидкостей;</w:t>
      </w:r>
    </w:p>
    <w:p w:rsidR="00303495" w:rsidRPr="001144EF" w:rsidRDefault="00303495" w:rsidP="00303495">
      <w:pPr>
        <w:pStyle w:val="ConsPlusNormal"/>
        <w:spacing w:before="240"/>
        <w:ind w:firstLine="540"/>
        <w:jc w:val="both"/>
        <w:rPr>
          <w:sz w:val="28"/>
          <w:szCs w:val="28"/>
        </w:rPr>
      </w:pPr>
      <w:r w:rsidRPr="001144EF">
        <w:rPr>
          <w:sz w:val="28"/>
          <w:szCs w:val="28"/>
        </w:rPr>
        <w:t>г) хранить в сварочных кабинах одежду, легковоспламеняющиеся и горючие жидкости, другие горючие материалы;</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допускать к самостоятельной работе </w:t>
      </w:r>
      <w:del w:id="2783" w:author="Антон Хабиров" w:date="2021-01-20T01:41:00Z">
        <w:r w:rsidRPr="001144EF">
          <w:rPr>
            <w:sz w:val="28"/>
            <w:szCs w:val="28"/>
          </w:rPr>
          <w:delText>учеников, а также работников</w:delText>
        </w:r>
      </w:del>
      <w:ins w:id="2784" w:author="Антон Хабиров" w:date="2021-01-20T01:41:00Z">
        <w:r w:rsidRPr="001144EF">
          <w:rPr>
            <w:sz w:val="28"/>
            <w:szCs w:val="28"/>
          </w:rPr>
          <w:t>лиц</w:t>
        </w:r>
      </w:ins>
      <w:r w:rsidRPr="001144EF">
        <w:rPr>
          <w:sz w:val="28"/>
          <w:szCs w:val="28"/>
        </w:rPr>
        <w:t>, не имеющих квалификационного удостоверения;</w:t>
      </w:r>
    </w:p>
    <w:p w:rsidR="00303495" w:rsidRPr="001144EF" w:rsidRDefault="00303495" w:rsidP="00303495">
      <w:pPr>
        <w:pStyle w:val="ConsPlusNormal"/>
        <w:spacing w:before="240"/>
        <w:ind w:firstLine="540"/>
        <w:jc w:val="both"/>
        <w:rPr>
          <w:sz w:val="28"/>
          <w:szCs w:val="28"/>
        </w:rPr>
      </w:pPr>
      <w:r w:rsidRPr="001144EF">
        <w:rPr>
          <w:sz w:val="28"/>
          <w:szCs w:val="28"/>
        </w:rPr>
        <w:t>е) допускать соприкосновение электрических проводов с баллонами со сжатыми, сжиженными и растворенными газами;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ж) </w:t>
      </w:r>
      <w:del w:id="2785" w:author="Антон Хабиров" w:date="2021-01-20T01:41:00Z">
        <w:r w:rsidRPr="001144EF">
          <w:rPr>
            <w:sz w:val="28"/>
            <w:szCs w:val="28"/>
          </w:rPr>
          <w:delText>производить</w:delText>
        </w:r>
      </w:del>
      <w:ins w:id="2786" w:author="Антон Хабиров" w:date="2021-01-20T01:41:00Z">
        <w:r w:rsidRPr="001144EF">
          <w:rPr>
            <w:sz w:val="28"/>
            <w:szCs w:val="28"/>
          </w:rPr>
          <w:t>проводить</w:t>
        </w:r>
      </w:ins>
      <w:r w:rsidRPr="001144EF">
        <w:rPr>
          <w:sz w:val="28"/>
          <w:szCs w:val="28"/>
        </w:rPr>
        <w:t xml:space="preserve"> работы на аппаратах и коммуникациях, заполненных горючими и токсичными веществами, а также находящихся под электрическим напряжением;</w:t>
      </w:r>
    </w:p>
    <w:p w:rsidR="00303495" w:rsidRPr="001144EF" w:rsidRDefault="00303495" w:rsidP="00303495">
      <w:pPr>
        <w:pStyle w:val="ConsPlusNormal"/>
        <w:spacing w:before="240"/>
        <w:ind w:firstLine="540"/>
        <w:jc w:val="both"/>
        <w:rPr>
          <w:sz w:val="28"/>
          <w:szCs w:val="28"/>
        </w:rPr>
      </w:pPr>
      <w:r w:rsidRPr="001144EF">
        <w:rPr>
          <w:sz w:val="28"/>
          <w:szCs w:val="28"/>
        </w:rPr>
        <w:t xml:space="preserve">з) проводить </w:t>
      </w:r>
      <w:del w:id="2787" w:author="Антон Хабиров" w:date="2021-01-20T01:41:00Z">
        <w:r w:rsidRPr="001144EF">
          <w:rPr>
            <w:sz w:val="28"/>
            <w:szCs w:val="28"/>
          </w:rPr>
          <w:delText xml:space="preserve">огневые </w:delText>
        </w:r>
      </w:del>
      <w:r w:rsidRPr="001144EF">
        <w:rPr>
          <w:sz w:val="28"/>
          <w:szCs w:val="28"/>
        </w:rPr>
        <w:t xml:space="preserve">работы </w:t>
      </w:r>
      <w:del w:id="2788" w:author="Антон Хабиров" w:date="2021-01-20T01:41:00Z">
        <w:r w:rsidRPr="001144EF">
          <w:rPr>
            <w:sz w:val="28"/>
            <w:szCs w:val="28"/>
          </w:rPr>
          <w:delText>одновременно с устройством</w:delText>
        </w:r>
      </w:del>
      <w:ins w:id="2789" w:author="Антон Хабиров" w:date="2021-01-20T01:41:00Z">
        <w:r w:rsidRPr="001144EF">
          <w:rPr>
            <w:sz w:val="28"/>
            <w:szCs w:val="28"/>
          </w:rPr>
          <w:t>по устройству</w:t>
        </w:r>
      </w:ins>
      <w:r w:rsidRPr="001144EF">
        <w:rPr>
          <w:sz w:val="28"/>
          <w:szCs w:val="28"/>
        </w:rPr>
        <w:t xml:space="preserve"> гидроизоляции и </w:t>
      </w:r>
      <w:proofErr w:type="spellStart"/>
      <w:r w:rsidRPr="001144EF">
        <w:rPr>
          <w:sz w:val="28"/>
          <w:szCs w:val="28"/>
        </w:rPr>
        <w:t>пароизоляции</w:t>
      </w:r>
      <w:proofErr w:type="spellEnd"/>
      <w:r w:rsidRPr="001144EF">
        <w:rPr>
          <w:sz w:val="28"/>
          <w:szCs w:val="28"/>
        </w:rPr>
        <w:t xml:space="preserve"> на кровле, </w:t>
      </w:r>
      <w:del w:id="2790" w:author="Антон Хабиров" w:date="2021-01-20T01:41:00Z">
        <w:r w:rsidRPr="001144EF">
          <w:rPr>
            <w:sz w:val="28"/>
            <w:szCs w:val="28"/>
          </w:rPr>
          <w:delText>монтажом</w:delText>
        </w:r>
      </w:del>
      <w:ins w:id="2791" w:author="Антон Хабиров" w:date="2021-01-20T01:41:00Z">
        <w:r w:rsidRPr="001144EF">
          <w:rPr>
            <w:sz w:val="28"/>
            <w:szCs w:val="28"/>
          </w:rPr>
          <w:t>монтаж</w:t>
        </w:r>
      </w:ins>
      <w:r w:rsidRPr="001144EF">
        <w:rPr>
          <w:sz w:val="28"/>
          <w:szCs w:val="28"/>
        </w:rPr>
        <w:t xml:space="preserve"> панелей с горючими и </w:t>
      </w:r>
      <w:del w:id="2792" w:author="Антон Хабиров" w:date="2021-01-20T01:41:00Z">
        <w:r w:rsidRPr="001144EF">
          <w:rPr>
            <w:sz w:val="28"/>
            <w:szCs w:val="28"/>
          </w:rPr>
          <w:delText>трудногорючими</w:delText>
        </w:r>
      </w:del>
      <w:proofErr w:type="spellStart"/>
      <w:ins w:id="2793" w:author="Антон Хабиров" w:date="2021-01-20T01:41:00Z">
        <w:r w:rsidRPr="001144EF">
          <w:rPr>
            <w:sz w:val="28"/>
            <w:szCs w:val="28"/>
          </w:rPr>
          <w:t>слабогорючими</w:t>
        </w:r>
      </w:ins>
      <w:proofErr w:type="spellEnd"/>
      <w:r w:rsidRPr="001144EF">
        <w:rPr>
          <w:sz w:val="28"/>
          <w:szCs w:val="28"/>
        </w:rPr>
        <w:t xml:space="preserve"> утеплителями, наклейкой покрытий полов и отделкой помещений с применением горючих лаков, клеев, мастик и других горючих материалов</w:t>
      </w:r>
      <w:ins w:id="2794" w:author="Антон Хабиров" w:date="2021-01-20T01:41:00Z">
        <w:r w:rsidRPr="001144EF">
          <w:rPr>
            <w:sz w:val="28"/>
            <w:szCs w:val="28"/>
          </w:rPr>
          <w:t>, за исключением случаев, когда проведение огневых работ предусмотрено технологией применения материала</w:t>
        </w:r>
      </w:ins>
      <w:r w:rsidRPr="001144EF">
        <w:rPr>
          <w:sz w:val="28"/>
          <w:szCs w:val="28"/>
        </w:rPr>
        <w:t>.</w:t>
      </w:r>
    </w:p>
    <w:p w:rsidR="00303495" w:rsidRPr="001144EF" w:rsidRDefault="00303495" w:rsidP="00303495">
      <w:pPr>
        <w:pStyle w:val="ConsPlusNormal"/>
        <w:spacing w:before="240"/>
        <w:ind w:firstLine="540"/>
        <w:jc w:val="both"/>
        <w:rPr>
          <w:del w:id="2795" w:author="Антон Хабиров" w:date="2021-01-20T01:41:00Z"/>
          <w:sz w:val="28"/>
          <w:szCs w:val="28"/>
        </w:rPr>
      </w:pPr>
      <w:del w:id="2796" w:author="Антон Хабиров" w:date="2021-01-20T01:41:00Z">
        <w:r w:rsidRPr="001144EF">
          <w:rPr>
            <w:sz w:val="28"/>
            <w:szCs w:val="28"/>
          </w:rPr>
          <w:delText>427. Запрещается проведение огневых работ на элементах зданий, выполненных из легких металлических конструкций с горючими и трудногорючими утеплителями.</w:delText>
        </w:r>
      </w:del>
    </w:p>
    <w:p w:rsidR="00303495" w:rsidRPr="001144EF" w:rsidRDefault="00303495" w:rsidP="00303495">
      <w:pPr>
        <w:pStyle w:val="ConsPlusNormal"/>
        <w:spacing w:before="240"/>
        <w:ind w:firstLine="540"/>
        <w:jc w:val="both"/>
        <w:rPr>
          <w:ins w:id="2797" w:author="Антон Хабиров" w:date="2021-01-20T01:41:00Z"/>
          <w:sz w:val="28"/>
          <w:szCs w:val="28"/>
        </w:rPr>
      </w:pPr>
      <w:del w:id="2798" w:author="Антон Хабиров" w:date="2021-01-20T01:41:00Z">
        <w:r w:rsidRPr="001144EF">
          <w:rPr>
            <w:sz w:val="28"/>
            <w:szCs w:val="28"/>
          </w:rPr>
          <w:delText>428</w:delText>
        </w:r>
      </w:del>
      <w:ins w:id="2799" w:author="Антон Хабиров" w:date="2021-01-20T01:41:00Z">
        <w:r w:rsidRPr="001144EF">
          <w:rPr>
            <w:sz w:val="28"/>
            <w:szCs w:val="28"/>
          </w:rPr>
          <w:t>363. После завершения огневых работ должно быть обеспечено наблюдение за местом проведения работ в течение не менее 4 часов.</w:t>
        </w:r>
      </w:ins>
    </w:p>
    <w:p w:rsidR="00303495" w:rsidRPr="001144EF" w:rsidRDefault="00303495" w:rsidP="00303495">
      <w:pPr>
        <w:pStyle w:val="ConsPlusNormal"/>
        <w:spacing w:before="240"/>
        <w:ind w:firstLine="540"/>
        <w:jc w:val="both"/>
        <w:rPr>
          <w:sz w:val="28"/>
          <w:szCs w:val="28"/>
        </w:rPr>
      </w:pPr>
      <w:ins w:id="2800" w:author="Антон Хабиров" w:date="2021-01-20T01:41:00Z">
        <w:r w:rsidRPr="001144EF">
          <w:rPr>
            <w:sz w:val="28"/>
            <w:szCs w:val="28"/>
          </w:rPr>
          <w:t>364</w:t>
        </w:r>
      </w:ins>
      <w:r w:rsidRPr="001144EF">
        <w:rPr>
          <w:sz w:val="28"/>
          <w:szCs w:val="28"/>
        </w:rPr>
        <w:t>. При проведении газосварочных работ:</w:t>
      </w:r>
    </w:p>
    <w:p w:rsidR="00303495" w:rsidRPr="001144EF" w:rsidRDefault="00303495" w:rsidP="00303495">
      <w:pPr>
        <w:pStyle w:val="ConsPlusNormal"/>
        <w:spacing w:before="240"/>
        <w:ind w:firstLine="540"/>
        <w:jc w:val="both"/>
        <w:rPr>
          <w:sz w:val="28"/>
          <w:szCs w:val="28"/>
        </w:rPr>
      </w:pPr>
      <w:r w:rsidRPr="001144EF">
        <w:rPr>
          <w:sz w:val="28"/>
          <w:szCs w:val="28"/>
        </w:rPr>
        <w:t>а) переносные ацетиленовые генераторы следует устанавливать на открытых площадках. Ацетиленовые генераторы необходимо ограждать и размещать не ближе 10 метров от мест проведения работ, а также от мест забора воздуха компрессорами и вентиляторами;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w:t>
      </w:r>
      <w:del w:id="2801" w:author="Антон Хабиров" w:date="2021-01-20T01:41:00Z">
        <w:r w:rsidRPr="001144EF">
          <w:rPr>
            <w:sz w:val="28"/>
            <w:szCs w:val="28"/>
          </w:rPr>
          <w:delText>в местах установки</w:delText>
        </w:r>
      </w:del>
      <w:ins w:id="2802" w:author="Антон Хабиров" w:date="2021-01-20T01:41:00Z">
        <w:r w:rsidRPr="001144EF">
          <w:rPr>
            <w:sz w:val="28"/>
            <w:szCs w:val="28"/>
          </w:rPr>
          <w:t>при установке</w:t>
        </w:r>
      </w:ins>
      <w:r w:rsidRPr="001144EF">
        <w:rPr>
          <w:sz w:val="28"/>
          <w:szCs w:val="28"/>
        </w:rPr>
        <w:t xml:space="preserve"> ацетиленового генератора </w:t>
      </w:r>
      <w:ins w:id="2803" w:author="Антон Хабиров" w:date="2021-01-20T01:41:00Z">
        <w:r w:rsidRPr="001144EF">
          <w:rPr>
            <w:sz w:val="28"/>
            <w:szCs w:val="28"/>
          </w:rPr>
          <w:t xml:space="preserve">в помещениях (закрытых местах) </w:t>
        </w:r>
      </w:ins>
      <w:r w:rsidRPr="001144EF">
        <w:rPr>
          <w:sz w:val="28"/>
          <w:szCs w:val="28"/>
        </w:rPr>
        <w:t xml:space="preserve">вывешиваются плакаты "Вход посторонним </w:t>
      </w:r>
      <w:del w:id="2804" w:author="Антон Хабиров" w:date="2021-01-20T01:41:00Z">
        <w:r w:rsidRPr="001144EF">
          <w:rPr>
            <w:sz w:val="28"/>
            <w:szCs w:val="28"/>
          </w:rPr>
          <w:delText>воспрещен</w:delText>
        </w:r>
      </w:del>
      <w:ins w:id="2805" w:author="Антон Хабиров" w:date="2021-01-20T01:41:00Z">
        <w:r w:rsidRPr="001144EF">
          <w:rPr>
            <w:sz w:val="28"/>
            <w:szCs w:val="28"/>
          </w:rPr>
          <w:t>запрещен</w:t>
        </w:r>
      </w:ins>
      <w:r w:rsidRPr="001144EF">
        <w:rPr>
          <w:sz w:val="28"/>
          <w:szCs w:val="28"/>
        </w:rPr>
        <w:t xml:space="preserve"> - огнеопасно", "Не курить", "Не проходить с огнем";</w:t>
      </w:r>
    </w:p>
    <w:p w:rsidR="00303495" w:rsidRPr="001144EF" w:rsidRDefault="00303495" w:rsidP="00303495">
      <w:pPr>
        <w:pStyle w:val="ConsPlusNormal"/>
        <w:spacing w:before="240"/>
        <w:ind w:firstLine="540"/>
        <w:jc w:val="both"/>
        <w:rPr>
          <w:sz w:val="28"/>
          <w:szCs w:val="28"/>
        </w:rPr>
      </w:pPr>
      <w:r w:rsidRPr="001144EF">
        <w:rPr>
          <w:sz w:val="28"/>
          <w:szCs w:val="28"/>
        </w:rPr>
        <w:t>в) по окончании работы карбид кальция в переносном генераторе должен быть выработан. Известковый ил, удаляемый из генератора, выгружается в приспособленную для этих целей тару и сливается в иловую яму или специальный бункер;</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г) открытые иловые ямы ограждаются перилами, а закрытые имеют негорючие перекрытия и оборудуются вытяжной вентиляцией и люками для удаления ила;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w:t>
      </w:r>
      <w:del w:id="2806" w:author="Антон Хабиров" w:date="2021-01-20T01:41:00Z">
        <w:r w:rsidRPr="001144EF">
          <w:rPr>
            <w:sz w:val="28"/>
            <w:szCs w:val="28"/>
          </w:rPr>
          <w:delText>закрепление газоподводящих шлангов</w:delText>
        </w:r>
      </w:del>
      <w:proofErr w:type="spellStart"/>
      <w:ins w:id="2807" w:author="Антон Хабиров" w:date="2021-01-20T01:41:00Z">
        <w:r w:rsidRPr="001144EF">
          <w:rPr>
            <w:sz w:val="28"/>
            <w:szCs w:val="28"/>
          </w:rPr>
          <w:t>газоподводящие</w:t>
        </w:r>
        <w:proofErr w:type="spellEnd"/>
        <w:r w:rsidRPr="001144EF">
          <w:rPr>
            <w:sz w:val="28"/>
            <w:szCs w:val="28"/>
          </w:rPr>
          <w:t xml:space="preserve"> шланги</w:t>
        </w:r>
      </w:ins>
      <w:r w:rsidRPr="001144EF">
        <w:rPr>
          <w:sz w:val="28"/>
          <w:szCs w:val="28"/>
        </w:rPr>
        <w:t xml:space="preserve"> на присоединительных ниппелях аппаратуры, горелок, резаков и редукторов </w:t>
      </w:r>
      <w:del w:id="2808" w:author="Антон Хабиров" w:date="2021-01-20T01:41:00Z">
        <w:r w:rsidRPr="001144EF">
          <w:rPr>
            <w:sz w:val="28"/>
            <w:szCs w:val="28"/>
          </w:rPr>
          <w:delText>должно</w:delText>
        </w:r>
      </w:del>
      <w:ins w:id="2809" w:author="Антон Хабиров" w:date="2021-01-20T01:41:00Z">
        <w:r w:rsidRPr="001144EF">
          <w:rPr>
            <w:sz w:val="28"/>
            <w:szCs w:val="28"/>
          </w:rPr>
          <w:t>должны</w:t>
        </w:r>
      </w:ins>
      <w:r w:rsidRPr="001144EF">
        <w:rPr>
          <w:sz w:val="28"/>
          <w:szCs w:val="28"/>
        </w:rPr>
        <w:t xml:space="preserve"> быть надежно</w:t>
      </w:r>
      <w:ins w:id="2810" w:author="Антон Хабиров" w:date="2021-01-20T01:41:00Z">
        <w:r w:rsidRPr="001144EF">
          <w:rPr>
            <w:sz w:val="28"/>
            <w:szCs w:val="28"/>
          </w:rPr>
          <w:t xml:space="preserve"> закреплены</w:t>
        </w:r>
      </w:ins>
      <w:r w:rsidRPr="001144EF">
        <w:rPr>
          <w:sz w:val="28"/>
          <w:szCs w:val="28"/>
        </w:rPr>
        <w:t>. На ниппели водяных затворов шланги плотно надеваются, но не закрепляются;</w:t>
      </w:r>
    </w:p>
    <w:p w:rsidR="00303495" w:rsidRPr="001144EF" w:rsidRDefault="00303495" w:rsidP="00303495">
      <w:pPr>
        <w:pStyle w:val="ConsPlusNormal"/>
        <w:spacing w:before="240"/>
        <w:ind w:firstLine="540"/>
        <w:jc w:val="both"/>
        <w:rPr>
          <w:sz w:val="28"/>
          <w:szCs w:val="28"/>
        </w:rPr>
      </w:pPr>
      <w:r w:rsidRPr="001144EF">
        <w:rPr>
          <w:sz w:val="28"/>
          <w:szCs w:val="28"/>
        </w:rPr>
        <w:t>е) карбид кальция хранится в сухих проветриваемых помещениях. Запрещается размещать склады карбида кальция в подвальных помещениях и низких затапливаемых местах;</w:t>
      </w:r>
    </w:p>
    <w:p w:rsidR="00303495" w:rsidRPr="001144EF" w:rsidRDefault="00303495" w:rsidP="00303495">
      <w:pPr>
        <w:pStyle w:val="ConsPlusNormal"/>
        <w:spacing w:before="240"/>
        <w:ind w:firstLine="540"/>
        <w:jc w:val="both"/>
        <w:rPr>
          <w:sz w:val="28"/>
          <w:szCs w:val="28"/>
        </w:rPr>
      </w:pPr>
      <w:r w:rsidRPr="001144EF">
        <w:rPr>
          <w:sz w:val="28"/>
          <w:szCs w:val="28"/>
        </w:rPr>
        <w:t>ж) в помещениях ацетиленовых установок, в которых не имеется промежуточного склада карбида кальция, разрешается хранить одновременно не свыше 200 килограммов карбида кальция, причем из этого количества в открытом виде может быть не более 50 килограммов;</w:t>
      </w:r>
    </w:p>
    <w:p w:rsidR="00303495" w:rsidRPr="001144EF" w:rsidRDefault="00303495" w:rsidP="00303495">
      <w:pPr>
        <w:pStyle w:val="ConsPlusNormal"/>
        <w:spacing w:before="240"/>
        <w:ind w:firstLine="540"/>
        <w:jc w:val="both"/>
        <w:rPr>
          <w:sz w:val="28"/>
          <w:szCs w:val="28"/>
        </w:rPr>
      </w:pPr>
      <w:r w:rsidRPr="001144EF">
        <w:rPr>
          <w:sz w:val="28"/>
          <w:szCs w:val="28"/>
        </w:rPr>
        <w:t>з) вскрытые барабаны с карбидом кальция следует защищать непроницаемыми для воды крышками;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и) запрещается в местах хранения и вскрытия барабанов с карбидом кальция курение, пользование открытым огнем и применение </w:t>
      </w:r>
      <w:proofErr w:type="spellStart"/>
      <w:r w:rsidRPr="001144EF">
        <w:rPr>
          <w:sz w:val="28"/>
          <w:szCs w:val="28"/>
        </w:rPr>
        <w:t>искрообразующего</w:t>
      </w:r>
      <w:proofErr w:type="spellEnd"/>
      <w:r w:rsidRPr="001144EF">
        <w:rPr>
          <w:sz w:val="28"/>
          <w:szCs w:val="28"/>
        </w:rPr>
        <w:t xml:space="preserve"> инструмента;</w:t>
      </w:r>
    </w:p>
    <w:p w:rsidR="00303495" w:rsidRPr="001144EF" w:rsidRDefault="00303495" w:rsidP="00303495">
      <w:pPr>
        <w:pStyle w:val="ConsPlusNormal"/>
        <w:spacing w:before="240"/>
        <w:ind w:firstLine="540"/>
        <w:jc w:val="both"/>
        <w:rPr>
          <w:sz w:val="28"/>
          <w:szCs w:val="28"/>
        </w:rPr>
      </w:pPr>
      <w:r w:rsidRPr="001144EF">
        <w:rPr>
          <w:sz w:val="28"/>
          <w:szCs w:val="28"/>
        </w:rPr>
        <w:t>к) хранение и транспортирование баллонов с газами осуществляется только с навинченными на их горловины предохранительными колпаками. К месту сварочных работ баллоны доставляются на специальных тележках, носилках, санках. При транспортировании баллонов не допускаются толчки и удары;</w:t>
      </w:r>
    </w:p>
    <w:p w:rsidR="00303495" w:rsidRPr="001144EF" w:rsidRDefault="00303495" w:rsidP="00303495">
      <w:pPr>
        <w:pStyle w:val="ConsPlusNormal"/>
        <w:spacing w:before="240"/>
        <w:ind w:firstLine="540"/>
        <w:jc w:val="both"/>
        <w:rPr>
          <w:sz w:val="28"/>
          <w:szCs w:val="28"/>
        </w:rPr>
      </w:pPr>
      <w:r w:rsidRPr="001144EF">
        <w:rPr>
          <w:sz w:val="28"/>
          <w:szCs w:val="28"/>
        </w:rPr>
        <w:t>л) запрещается хранение в одном помещении кислородных баллонов и баллонов с горючими газами, а также карбида кальция, красок, масел и жиров;</w:t>
      </w:r>
    </w:p>
    <w:p w:rsidR="00303495" w:rsidRPr="001144EF" w:rsidRDefault="00303495" w:rsidP="00303495">
      <w:pPr>
        <w:pStyle w:val="ConsPlusNormal"/>
        <w:spacing w:before="240"/>
        <w:ind w:firstLine="540"/>
        <w:jc w:val="both"/>
        <w:rPr>
          <w:sz w:val="28"/>
          <w:szCs w:val="28"/>
        </w:rPr>
      </w:pPr>
      <w:r w:rsidRPr="001144EF">
        <w:rPr>
          <w:sz w:val="28"/>
          <w:szCs w:val="28"/>
        </w:rPr>
        <w:t>м) при обращении с порожними баллонами из-под кислорода или горючих газов соблюдаются такие же меры безопасности, как и с наполненными баллонами;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н) запрещается курение и применение открытого огня в радиусе 10 метров от мест хранения </w:t>
      </w:r>
      <w:ins w:id="2811" w:author="Антон Хабиров" w:date="2021-01-20T01:41:00Z">
        <w:r w:rsidRPr="001144EF">
          <w:rPr>
            <w:sz w:val="28"/>
            <w:szCs w:val="28"/>
          </w:rPr>
          <w:t xml:space="preserve">известкового </w:t>
        </w:r>
      </w:ins>
      <w:r w:rsidRPr="001144EF">
        <w:rPr>
          <w:sz w:val="28"/>
          <w:szCs w:val="28"/>
        </w:rPr>
        <w:t>ила, рядом с которыми вывешиваются соответствующие запрещающие знаки.</w:t>
      </w:r>
    </w:p>
    <w:p w:rsidR="00303495" w:rsidRPr="001144EF" w:rsidRDefault="00303495" w:rsidP="00303495">
      <w:pPr>
        <w:pStyle w:val="ConsPlusNormal"/>
        <w:spacing w:before="240"/>
        <w:ind w:firstLine="540"/>
        <w:jc w:val="both"/>
        <w:rPr>
          <w:sz w:val="28"/>
          <w:szCs w:val="28"/>
        </w:rPr>
      </w:pPr>
      <w:del w:id="2812" w:author="Антон Хабиров" w:date="2021-01-20T01:41:00Z">
        <w:r w:rsidRPr="001144EF">
          <w:rPr>
            <w:sz w:val="28"/>
            <w:szCs w:val="28"/>
          </w:rPr>
          <w:delText>429</w:delText>
        </w:r>
      </w:del>
      <w:ins w:id="2813" w:author="Антон Хабиров" w:date="2021-01-20T01:41:00Z">
        <w:r w:rsidRPr="001144EF">
          <w:rPr>
            <w:sz w:val="28"/>
            <w:szCs w:val="28"/>
          </w:rPr>
          <w:t>365</w:t>
        </w:r>
      </w:ins>
      <w:r w:rsidRPr="001144EF">
        <w:rPr>
          <w:sz w:val="28"/>
          <w:szCs w:val="28"/>
        </w:rPr>
        <w:t xml:space="preserve">. При проведении газосварочных или </w:t>
      </w:r>
      <w:proofErr w:type="spellStart"/>
      <w:r w:rsidRPr="001144EF">
        <w:rPr>
          <w:sz w:val="28"/>
          <w:szCs w:val="28"/>
        </w:rPr>
        <w:t>газорезательных</w:t>
      </w:r>
      <w:proofErr w:type="spellEnd"/>
      <w:r w:rsidRPr="001144EF">
        <w:rPr>
          <w:sz w:val="28"/>
          <w:szCs w:val="28"/>
        </w:rPr>
        <w:t xml:space="preserve"> работ с карбидом кальция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использовать </w:t>
      </w:r>
      <w:del w:id="2814" w:author="Антон Хабиров" w:date="2021-01-20T01:41:00Z">
        <w:r w:rsidRPr="001144EF">
          <w:rPr>
            <w:sz w:val="28"/>
            <w:szCs w:val="28"/>
          </w:rPr>
          <w:delText>1</w:delText>
        </w:r>
      </w:del>
      <w:ins w:id="2815" w:author="Антон Хабиров" w:date="2021-01-20T01:41:00Z">
        <w:r w:rsidRPr="001144EF">
          <w:rPr>
            <w:sz w:val="28"/>
            <w:szCs w:val="28"/>
          </w:rPr>
          <w:t>один</w:t>
        </w:r>
      </w:ins>
      <w:r w:rsidRPr="001144EF">
        <w:rPr>
          <w:sz w:val="28"/>
          <w:szCs w:val="28"/>
        </w:rPr>
        <w:t xml:space="preserve"> водяной затвор </w:t>
      </w:r>
      <w:del w:id="2816" w:author="Антон Хабиров" w:date="2021-01-20T01:41:00Z">
        <w:r w:rsidRPr="001144EF">
          <w:rPr>
            <w:sz w:val="28"/>
            <w:szCs w:val="28"/>
          </w:rPr>
          <w:delText>двум</w:delText>
        </w:r>
      </w:del>
      <w:ins w:id="2817" w:author="Антон Хабиров" w:date="2021-01-20T01:41:00Z">
        <w:r w:rsidRPr="001144EF">
          <w:rPr>
            <w:sz w:val="28"/>
            <w:szCs w:val="28"/>
          </w:rPr>
          <w:t>2</w:t>
        </w:r>
      </w:ins>
      <w:r w:rsidRPr="001144EF">
        <w:rPr>
          <w:sz w:val="28"/>
          <w:szCs w:val="28"/>
        </w:rPr>
        <w:t xml:space="preserve"> сварщикам;</w:t>
      </w:r>
    </w:p>
    <w:p w:rsidR="00303495" w:rsidRPr="001144EF" w:rsidRDefault="00303495" w:rsidP="00303495">
      <w:pPr>
        <w:pStyle w:val="ConsPlusNormal"/>
        <w:spacing w:before="240"/>
        <w:ind w:firstLine="540"/>
        <w:jc w:val="both"/>
        <w:rPr>
          <w:sz w:val="28"/>
          <w:szCs w:val="28"/>
        </w:rPr>
      </w:pPr>
      <w:r w:rsidRPr="001144EF">
        <w:rPr>
          <w:sz w:val="28"/>
          <w:szCs w:val="28"/>
        </w:rPr>
        <w:t>б) загружать карбид кальция завышенной грануляции или проталкивать его в воронку аппарата с помощью железных прутков и проволоки, а также работать на карбидной пыли;</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 xml:space="preserve">в) загружать карбид кальция в мокрые загрузочные корзины или при наличии воды в </w:t>
      </w:r>
      <w:proofErr w:type="spellStart"/>
      <w:r w:rsidRPr="001144EF">
        <w:rPr>
          <w:sz w:val="28"/>
          <w:szCs w:val="28"/>
        </w:rPr>
        <w:t>газосборнике</w:t>
      </w:r>
      <w:proofErr w:type="spellEnd"/>
      <w:r w:rsidRPr="001144EF">
        <w:rPr>
          <w:sz w:val="28"/>
          <w:szCs w:val="28"/>
        </w:rPr>
        <w:t>, а также загружать корзины карбидом более чем на половину их объема при работе генераторов "вода на карбид";</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w:t>
      </w:r>
      <w:del w:id="2818" w:author="Антон Хабиров" w:date="2021-01-20T01:41:00Z">
        <w:r w:rsidRPr="001144EF">
          <w:rPr>
            <w:sz w:val="28"/>
            <w:szCs w:val="28"/>
          </w:rPr>
          <w:delText>производить</w:delText>
        </w:r>
      </w:del>
      <w:ins w:id="2819" w:author="Антон Хабиров" w:date="2021-01-20T01:41:00Z">
        <w:r w:rsidRPr="001144EF">
          <w:rPr>
            <w:sz w:val="28"/>
            <w:szCs w:val="28"/>
          </w:rPr>
          <w:t>проводить</w:t>
        </w:r>
      </w:ins>
      <w:r w:rsidRPr="001144EF">
        <w:rPr>
          <w:sz w:val="28"/>
          <w:szCs w:val="28"/>
        </w:rPr>
        <w:t xml:space="preserve"> продувку шланга для горючих газов кислородом и кислородного шланга горючим газом, а также </w:t>
      </w:r>
      <w:proofErr w:type="spellStart"/>
      <w:r w:rsidRPr="001144EF">
        <w:rPr>
          <w:sz w:val="28"/>
          <w:szCs w:val="28"/>
        </w:rPr>
        <w:t>взаимозаменять</w:t>
      </w:r>
      <w:proofErr w:type="spellEnd"/>
      <w:r w:rsidRPr="001144EF">
        <w:rPr>
          <w:sz w:val="28"/>
          <w:szCs w:val="28"/>
        </w:rPr>
        <w:t xml:space="preserve"> шланги при работе;</w:t>
      </w:r>
    </w:p>
    <w:p w:rsidR="00303495" w:rsidRPr="001144EF" w:rsidRDefault="00303495" w:rsidP="00303495">
      <w:pPr>
        <w:pStyle w:val="ConsPlusNormal"/>
        <w:spacing w:before="240"/>
        <w:ind w:firstLine="540"/>
        <w:jc w:val="both"/>
        <w:rPr>
          <w:sz w:val="28"/>
          <w:szCs w:val="28"/>
        </w:rPr>
      </w:pPr>
      <w:r w:rsidRPr="001144EF">
        <w:rPr>
          <w:sz w:val="28"/>
          <w:szCs w:val="28"/>
        </w:rPr>
        <w:t xml:space="preserve">д) перекручивать, заламывать или зажимать </w:t>
      </w:r>
      <w:proofErr w:type="spellStart"/>
      <w:r w:rsidRPr="001144EF">
        <w:rPr>
          <w:sz w:val="28"/>
          <w:szCs w:val="28"/>
        </w:rPr>
        <w:t>газоподводящие</w:t>
      </w:r>
      <w:proofErr w:type="spellEnd"/>
      <w:r w:rsidRPr="001144EF">
        <w:rPr>
          <w:sz w:val="28"/>
          <w:szCs w:val="28"/>
        </w:rPr>
        <w:t xml:space="preserve"> шланги;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е) переносить генератор при наличии в </w:t>
      </w:r>
      <w:proofErr w:type="spellStart"/>
      <w:r w:rsidRPr="001144EF">
        <w:rPr>
          <w:sz w:val="28"/>
          <w:szCs w:val="28"/>
        </w:rPr>
        <w:t>газосборнике</w:t>
      </w:r>
      <w:proofErr w:type="spellEnd"/>
      <w:r w:rsidRPr="001144EF">
        <w:rPr>
          <w:sz w:val="28"/>
          <w:szCs w:val="28"/>
        </w:rPr>
        <w:t xml:space="preserve"> ацетилена;</w:t>
      </w:r>
    </w:p>
    <w:p w:rsidR="00303495" w:rsidRPr="001144EF" w:rsidRDefault="00303495" w:rsidP="00303495">
      <w:pPr>
        <w:pStyle w:val="ConsPlusNormal"/>
        <w:spacing w:before="240"/>
        <w:ind w:firstLine="540"/>
        <w:jc w:val="both"/>
        <w:rPr>
          <w:sz w:val="28"/>
          <w:szCs w:val="28"/>
        </w:rPr>
      </w:pPr>
      <w:r w:rsidRPr="001144EF">
        <w:rPr>
          <w:sz w:val="28"/>
          <w:szCs w:val="28"/>
        </w:rPr>
        <w:t>ж) форсировать работу ацетиленовых генераторов путем преднамеренного увеличения давления газа в них или увеличения единовременной загрузки карбида кальция;</w:t>
      </w:r>
    </w:p>
    <w:p w:rsidR="00303495" w:rsidRPr="001144EF" w:rsidRDefault="00303495" w:rsidP="00303495">
      <w:pPr>
        <w:pStyle w:val="ConsPlusNormal"/>
        <w:spacing w:before="240"/>
        <w:ind w:firstLine="540"/>
        <w:jc w:val="both"/>
        <w:rPr>
          <w:sz w:val="28"/>
          <w:szCs w:val="28"/>
        </w:rPr>
      </w:pPr>
      <w:r w:rsidRPr="001144EF">
        <w:rPr>
          <w:sz w:val="28"/>
          <w:szCs w:val="28"/>
        </w:rPr>
        <w:t>з) применять медный инструмент для вскрытия барабанов с карбидом кальция, а также медь в качестве припоя для пайки ацетиленовой аппаратуры и в других местах, где возможно соприкосновение с ацетиленом.</w:t>
      </w:r>
    </w:p>
    <w:p w:rsidR="00303495" w:rsidRPr="001144EF" w:rsidRDefault="00303495" w:rsidP="00303495">
      <w:pPr>
        <w:pStyle w:val="ConsPlusNormal"/>
        <w:spacing w:before="240"/>
        <w:ind w:firstLine="540"/>
        <w:jc w:val="both"/>
        <w:rPr>
          <w:sz w:val="28"/>
          <w:szCs w:val="28"/>
        </w:rPr>
      </w:pPr>
      <w:del w:id="2820" w:author="Антон Хабиров" w:date="2021-01-20T01:41:00Z">
        <w:r w:rsidRPr="001144EF">
          <w:rPr>
            <w:sz w:val="28"/>
            <w:szCs w:val="28"/>
          </w:rPr>
          <w:delText>430</w:delText>
        </w:r>
      </w:del>
      <w:ins w:id="2821" w:author="Антон Хабиров" w:date="2021-01-20T01:41:00Z">
        <w:r w:rsidRPr="001144EF">
          <w:rPr>
            <w:sz w:val="28"/>
            <w:szCs w:val="28"/>
          </w:rPr>
          <w:t>366</w:t>
        </w:r>
      </w:ins>
      <w:r w:rsidRPr="001144EF">
        <w:rPr>
          <w:sz w:val="28"/>
          <w:szCs w:val="28"/>
        </w:rPr>
        <w:t>. При проведении электросварочных работ:</w:t>
      </w:r>
    </w:p>
    <w:p w:rsidR="00303495" w:rsidRPr="001144EF" w:rsidRDefault="00303495" w:rsidP="00303495">
      <w:pPr>
        <w:pStyle w:val="ConsPlusNormal"/>
        <w:spacing w:before="240"/>
        <w:ind w:firstLine="540"/>
        <w:jc w:val="both"/>
        <w:rPr>
          <w:sz w:val="28"/>
          <w:szCs w:val="28"/>
        </w:rPr>
      </w:pPr>
      <w:r w:rsidRPr="001144EF">
        <w:rPr>
          <w:sz w:val="28"/>
          <w:szCs w:val="28"/>
        </w:rPr>
        <w:t>а) запрещается использовать провода без изоляции или с поврежденной изоляцией, а также применять нестандартные автоматические выключатели;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следует соединять сварочные провода при помощи </w:t>
      </w:r>
      <w:proofErr w:type="spellStart"/>
      <w:r w:rsidRPr="001144EF">
        <w:rPr>
          <w:sz w:val="28"/>
          <w:szCs w:val="28"/>
        </w:rPr>
        <w:t>опрессования</w:t>
      </w:r>
      <w:proofErr w:type="spellEnd"/>
      <w:r w:rsidRPr="001144EF">
        <w:rPr>
          <w:sz w:val="28"/>
          <w:szCs w:val="28"/>
        </w:rPr>
        <w:t xml:space="preserve">, сварки, пайки или специальных зажимов. Подключение электропроводов к </w:t>
      </w:r>
      <w:proofErr w:type="spellStart"/>
      <w:r w:rsidRPr="001144EF">
        <w:rPr>
          <w:sz w:val="28"/>
          <w:szCs w:val="28"/>
        </w:rPr>
        <w:t>электрододержателю</w:t>
      </w:r>
      <w:proofErr w:type="spellEnd"/>
      <w:r w:rsidRPr="001144EF">
        <w:rPr>
          <w:sz w:val="28"/>
          <w:szCs w:val="28"/>
        </w:rPr>
        <w:t>, свариваемому изделию и сварочному аппарату выполняется при помощи медных кабельных наконечников, скрепленных болтами с шайбами;</w:t>
      </w:r>
    </w:p>
    <w:p w:rsidR="00303495" w:rsidRPr="001144EF" w:rsidRDefault="00303495" w:rsidP="00303495">
      <w:pPr>
        <w:pStyle w:val="ConsPlusNormal"/>
        <w:spacing w:before="240"/>
        <w:ind w:firstLine="540"/>
        <w:jc w:val="both"/>
        <w:rPr>
          <w:sz w:val="28"/>
          <w:szCs w:val="28"/>
        </w:rPr>
      </w:pPr>
      <w:r w:rsidRPr="001144EF">
        <w:rPr>
          <w:sz w:val="28"/>
          <w:szCs w:val="28"/>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rsidR="00303495" w:rsidRPr="001144EF" w:rsidRDefault="00303495" w:rsidP="00303495">
      <w:pPr>
        <w:pStyle w:val="ConsPlusNormal"/>
        <w:spacing w:before="240"/>
        <w:ind w:firstLine="540"/>
        <w:jc w:val="both"/>
        <w:rPr>
          <w:sz w:val="28"/>
          <w:szCs w:val="28"/>
        </w:rPr>
      </w:pPr>
      <w:r w:rsidRPr="001144EF">
        <w:rPr>
          <w:sz w:val="28"/>
          <w:szCs w:val="28"/>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rsidR="00303495" w:rsidRPr="001144EF" w:rsidRDefault="00303495" w:rsidP="00303495">
      <w:pPr>
        <w:pStyle w:val="ConsPlusNormal"/>
        <w:spacing w:before="240"/>
        <w:ind w:firstLine="540"/>
        <w:jc w:val="both"/>
        <w:rPr>
          <w:sz w:val="28"/>
          <w:szCs w:val="28"/>
        </w:rPr>
      </w:pPr>
      <w:r w:rsidRPr="001144EF">
        <w:rPr>
          <w:sz w:val="28"/>
          <w:szCs w:val="28"/>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rsidR="00303495" w:rsidRPr="001144EF" w:rsidRDefault="00303495" w:rsidP="00303495">
      <w:pPr>
        <w:pStyle w:val="ConsPlusNormal"/>
        <w:spacing w:before="240"/>
        <w:ind w:firstLine="540"/>
        <w:jc w:val="both"/>
        <w:rPr>
          <w:sz w:val="28"/>
          <w:szCs w:val="28"/>
        </w:rPr>
      </w:pPr>
      <w:r w:rsidRPr="001144EF">
        <w:rPr>
          <w:sz w:val="28"/>
          <w:szCs w:val="28"/>
        </w:rPr>
        <w:t xml:space="preserve">е) запрещается использование в качестве обратного проводника внутренних железнодорожных путей, сети заземления или </w:t>
      </w:r>
      <w:proofErr w:type="spellStart"/>
      <w:r w:rsidRPr="001144EF">
        <w:rPr>
          <w:sz w:val="28"/>
          <w:szCs w:val="28"/>
        </w:rPr>
        <w:t>зануления</w:t>
      </w:r>
      <w:proofErr w:type="spellEnd"/>
      <w:r w:rsidRPr="001144EF">
        <w:rPr>
          <w:sz w:val="28"/>
          <w:szCs w:val="28"/>
        </w:rPr>
        <w:t xml:space="preserve">, а также металлических конструкций зданий, коммуникаций и технологического оборудования. В этих </w:t>
      </w:r>
      <w:r w:rsidRPr="001144EF">
        <w:rPr>
          <w:sz w:val="28"/>
          <w:szCs w:val="28"/>
        </w:rPr>
        <w:lastRenderedPageBreak/>
        <w:t>случаях сварка производится с применением 2 проводов;</w:t>
      </w:r>
    </w:p>
    <w:p w:rsidR="00303495" w:rsidRPr="001144EF" w:rsidRDefault="00303495" w:rsidP="00303495">
      <w:pPr>
        <w:pStyle w:val="ConsPlusNormal"/>
        <w:spacing w:before="240"/>
        <w:ind w:firstLine="540"/>
        <w:jc w:val="both"/>
        <w:rPr>
          <w:sz w:val="28"/>
          <w:szCs w:val="28"/>
        </w:rPr>
      </w:pPr>
      <w:r w:rsidRPr="001144EF">
        <w:rPr>
          <w:sz w:val="28"/>
          <w:szCs w:val="28"/>
        </w:rPr>
        <w:t xml:space="preserve">ж) в </w:t>
      </w:r>
      <w:proofErr w:type="spellStart"/>
      <w:r w:rsidRPr="001144EF">
        <w:rPr>
          <w:sz w:val="28"/>
          <w:szCs w:val="28"/>
        </w:rPr>
        <w:t>пожаровзрывоопасных</w:t>
      </w:r>
      <w:proofErr w:type="spellEnd"/>
      <w:r w:rsidRPr="001144EF">
        <w:rPr>
          <w:sz w:val="28"/>
          <w:szCs w:val="28"/>
        </w:rPr>
        <w:t xml:space="preserve"> и пожароопасных помещениях</w:t>
      </w:r>
      <w:del w:id="2822" w:author="Антон Хабиров" w:date="2021-01-20T01:41:00Z">
        <w:r w:rsidRPr="001144EF">
          <w:rPr>
            <w:sz w:val="28"/>
            <w:szCs w:val="28"/>
          </w:rPr>
          <w:delText xml:space="preserve"> и сооружениях</w:delText>
        </w:r>
      </w:del>
      <w:r w:rsidRPr="001144EF">
        <w:rPr>
          <w:sz w:val="28"/>
          <w:szCs w:val="28"/>
        </w:rPr>
        <w:t xml:space="preserve">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w:t>
      </w:r>
      <w:proofErr w:type="spellStart"/>
      <w:r w:rsidRPr="001144EF">
        <w:rPr>
          <w:sz w:val="28"/>
          <w:szCs w:val="28"/>
        </w:rPr>
        <w:t>электрододержателю</w:t>
      </w:r>
      <w:proofErr w:type="spellEnd"/>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з) конструкция </w:t>
      </w:r>
      <w:proofErr w:type="spellStart"/>
      <w:r w:rsidRPr="001144EF">
        <w:rPr>
          <w:sz w:val="28"/>
          <w:szCs w:val="28"/>
        </w:rPr>
        <w:t>электрододержателя</w:t>
      </w:r>
      <w:proofErr w:type="spellEnd"/>
      <w:r w:rsidRPr="001144EF">
        <w:rPr>
          <w:sz w:val="28"/>
          <w:szCs w:val="28"/>
        </w:rPr>
        <w:t xml:space="preserve">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w:t>
      </w:r>
      <w:proofErr w:type="spellStart"/>
      <w:r w:rsidRPr="001144EF">
        <w:rPr>
          <w:sz w:val="28"/>
          <w:szCs w:val="28"/>
        </w:rPr>
        <w:t>электрододержателя</w:t>
      </w:r>
      <w:proofErr w:type="spellEnd"/>
      <w:r w:rsidRPr="001144EF">
        <w:rPr>
          <w:sz w:val="28"/>
          <w:szCs w:val="28"/>
        </w:rPr>
        <w:t xml:space="preserve"> делается из негорючего диэлектрического и теплоизолирующего материала;</w:t>
      </w:r>
    </w:p>
    <w:p w:rsidR="00303495" w:rsidRPr="001144EF" w:rsidRDefault="00303495" w:rsidP="00303495">
      <w:pPr>
        <w:pStyle w:val="ConsPlusNormal"/>
        <w:spacing w:before="240"/>
        <w:ind w:firstLine="540"/>
        <w:jc w:val="both"/>
        <w:rPr>
          <w:sz w:val="28"/>
          <w:szCs w:val="28"/>
        </w:rPr>
      </w:pPr>
      <w:r w:rsidRPr="001144EF">
        <w:rPr>
          <w:sz w:val="28"/>
          <w:szCs w:val="28"/>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w:t>
      </w:r>
      <w:del w:id="2823" w:author="Антон Хабиров" w:date="2021-01-20T01:41:00Z">
        <w:r w:rsidRPr="001144EF">
          <w:rPr>
            <w:sz w:val="28"/>
            <w:szCs w:val="28"/>
          </w:rPr>
          <w:delText xml:space="preserve"> специальный</w:delText>
        </w:r>
      </w:del>
      <w:r w:rsidRPr="001144EF">
        <w:rPr>
          <w:sz w:val="28"/>
          <w:szCs w:val="28"/>
        </w:rPr>
        <w:t xml:space="preserve"> металлический ящик, устанавливаемый у места сварочных работ;</w:t>
      </w:r>
    </w:p>
    <w:p w:rsidR="00303495" w:rsidRPr="001144EF" w:rsidRDefault="00303495" w:rsidP="00303495">
      <w:pPr>
        <w:pStyle w:val="ConsPlusNormal"/>
        <w:spacing w:before="240"/>
        <w:ind w:firstLine="540"/>
        <w:jc w:val="both"/>
        <w:rPr>
          <w:sz w:val="28"/>
          <w:szCs w:val="28"/>
        </w:rPr>
      </w:pPr>
      <w:r w:rsidRPr="001144EF">
        <w:rPr>
          <w:sz w:val="28"/>
          <w:szCs w:val="28"/>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rsidR="00303495" w:rsidRPr="001144EF" w:rsidRDefault="00303495" w:rsidP="00303495">
      <w:pPr>
        <w:pStyle w:val="ConsPlusNormal"/>
        <w:spacing w:before="240"/>
        <w:ind w:firstLine="540"/>
        <w:jc w:val="both"/>
        <w:rPr>
          <w:sz w:val="28"/>
          <w:szCs w:val="28"/>
        </w:rPr>
      </w:pPr>
      <w:r w:rsidRPr="001144EF">
        <w:rPr>
          <w:sz w:val="28"/>
          <w:szCs w:val="28"/>
        </w:rPr>
        <w:t xml:space="preserve">л) чистку агрегата и пусковой аппаратуры следует </w:t>
      </w:r>
      <w:del w:id="2824" w:author="Антон Хабиров" w:date="2021-01-20T01:41:00Z">
        <w:r w:rsidRPr="001144EF">
          <w:rPr>
            <w:sz w:val="28"/>
            <w:szCs w:val="28"/>
          </w:rPr>
          <w:delText>производить</w:delText>
        </w:r>
      </w:del>
      <w:ins w:id="2825" w:author="Антон Хабиров" w:date="2021-01-20T01:41:00Z">
        <w:r w:rsidRPr="001144EF">
          <w:rPr>
            <w:sz w:val="28"/>
            <w:szCs w:val="28"/>
          </w:rPr>
          <w:t>проводить</w:t>
        </w:r>
      </w:ins>
      <w:r w:rsidRPr="001144EF">
        <w:rPr>
          <w:sz w:val="28"/>
          <w:szCs w:val="28"/>
        </w:rPr>
        <w:t xml:space="preserve"> ежедневно после окончания работы. Техническое обслуживание и планово-предупредительный ремонт сварочного оборудования </w:t>
      </w:r>
      <w:del w:id="2826" w:author="Антон Хабиров" w:date="2021-01-20T01:41:00Z">
        <w:r w:rsidRPr="001144EF">
          <w:rPr>
            <w:sz w:val="28"/>
            <w:szCs w:val="28"/>
          </w:rPr>
          <w:delText>производится</w:delText>
        </w:r>
      </w:del>
      <w:ins w:id="2827" w:author="Антон Хабиров" w:date="2021-01-20T01:41:00Z">
        <w:r w:rsidRPr="001144EF">
          <w:rPr>
            <w:sz w:val="28"/>
            <w:szCs w:val="28"/>
          </w:rPr>
          <w:t>проводится</w:t>
        </w:r>
      </w:ins>
      <w:r w:rsidRPr="001144EF">
        <w:rPr>
          <w:sz w:val="28"/>
          <w:szCs w:val="28"/>
        </w:rPr>
        <w:t xml:space="preserve"> в соответствии с графиком;</w:t>
      </w:r>
    </w:p>
    <w:p w:rsidR="00303495" w:rsidRPr="001144EF" w:rsidRDefault="00303495" w:rsidP="00303495">
      <w:pPr>
        <w:pStyle w:val="ConsPlusNormal"/>
        <w:spacing w:before="240"/>
        <w:ind w:firstLine="540"/>
        <w:jc w:val="both"/>
        <w:rPr>
          <w:sz w:val="28"/>
          <w:szCs w:val="28"/>
        </w:rPr>
      </w:pPr>
      <w:r w:rsidRPr="001144EF">
        <w:rPr>
          <w:sz w:val="28"/>
          <w:szCs w:val="28"/>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rsidR="00303495" w:rsidRPr="001144EF" w:rsidRDefault="00303495" w:rsidP="00303495">
      <w:pPr>
        <w:pStyle w:val="ConsPlusNormal"/>
        <w:spacing w:before="240"/>
        <w:ind w:firstLine="540"/>
        <w:jc w:val="both"/>
        <w:rPr>
          <w:sz w:val="28"/>
          <w:szCs w:val="28"/>
        </w:rPr>
      </w:pPr>
      <w:r w:rsidRPr="001144EF">
        <w:rPr>
          <w:sz w:val="28"/>
          <w:szCs w:val="28"/>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rsidR="00303495" w:rsidRPr="001144EF" w:rsidRDefault="00303495" w:rsidP="00303495">
      <w:pPr>
        <w:pStyle w:val="ConsPlusNormal"/>
        <w:spacing w:before="240"/>
        <w:ind w:firstLine="540"/>
        <w:jc w:val="both"/>
        <w:rPr>
          <w:sz w:val="28"/>
          <w:szCs w:val="28"/>
        </w:rPr>
      </w:pPr>
      <w:del w:id="2828" w:author="Антон Хабиров" w:date="2021-01-20T01:41:00Z">
        <w:r w:rsidRPr="001144EF">
          <w:rPr>
            <w:sz w:val="28"/>
            <w:szCs w:val="28"/>
          </w:rPr>
          <w:delText>431</w:delText>
        </w:r>
      </w:del>
      <w:ins w:id="2829" w:author="Антон Хабиров" w:date="2021-01-20T01:41:00Z">
        <w:r w:rsidRPr="001144EF">
          <w:rPr>
            <w:sz w:val="28"/>
            <w:szCs w:val="28"/>
          </w:rPr>
          <w:t>367</w:t>
        </w:r>
      </w:ins>
      <w:r w:rsidRPr="001144EF">
        <w:rPr>
          <w:sz w:val="28"/>
          <w:szCs w:val="28"/>
        </w:rPr>
        <w:t>. При огневых работах, связанных с резкой металла: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необходимо принимать меры по предотвращению </w:t>
      </w:r>
      <w:del w:id="2830" w:author="Антон Хабиров" w:date="2021-01-20T01:41:00Z">
        <w:r w:rsidRPr="001144EF">
          <w:rPr>
            <w:sz w:val="28"/>
            <w:szCs w:val="28"/>
          </w:rPr>
          <w:delText>разлива</w:delText>
        </w:r>
      </w:del>
      <w:ins w:id="2831" w:author="Антон Хабиров" w:date="2021-01-20T01:41:00Z">
        <w:r w:rsidRPr="001144EF">
          <w:rPr>
            <w:sz w:val="28"/>
            <w:szCs w:val="28"/>
          </w:rPr>
          <w:t>розлива</w:t>
        </w:r>
      </w:ins>
      <w:r w:rsidRPr="001144EF">
        <w:rPr>
          <w:sz w:val="28"/>
          <w:szCs w:val="28"/>
        </w:rPr>
        <w:t xml:space="preserve"> легковоспламеняющихся и горючих жидкостей;</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допускается хранить запас горючего на месте проведения </w:t>
      </w:r>
      <w:proofErr w:type="spellStart"/>
      <w:r w:rsidRPr="001144EF">
        <w:rPr>
          <w:sz w:val="28"/>
          <w:szCs w:val="28"/>
        </w:rPr>
        <w:t>бенз</w:t>
      </w:r>
      <w:proofErr w:type="gramStart"/>
      <w:r w:rsidRPr="001144EF">
        <w:rPr>
          <w:sz w:val="28"/>
          <w:szCs w:val="28"/>
        </w:rPr>
        <w:t>о</w:t>
      </w:r>
      <w:proofErr w:type="spellEnd"/>
      <w:r w:rsidRPr="001144EF">
        <w:rPr>
          <w:sz w:val="28"/>
          <w:szCs w:val="28"/>
        </w:rPr>
        <w:t>-</w:t>
      </w:r>
      <w:proofErr w:type="gramEnd"/>
      <w:r w:rsidRPr="001144EF">
        <w:rPr>
          <w:sz w:val="28"/>
          <w:szCs w:val="28"/>
        </w:rPr>
        <w:t xml:space="preserve"> и </w:t>
      </w:r>
      <w:proofErr w:type="spellStart"/>
      <w:r w:rsidRPr="001144EF">
        <w:rPr>
          <w:sz w:val="28"/>
          <w:szCs w:val="28"/>
        </w:rPr>
        <w:t>керосинорезательных</w:t>
      </w:r>
      <w:proofErr w:type="spellEnd"/>
      <w:r w:rsidRPr="001144EF">
        <w:rPr>
          <w:sz w:val="28"/>
          <w:szCs w:val="28"/>
        </w:rPr>
        <w:t xml:space="preserve"> работ в количестве не более сменной потребности. Горючее следует хранить в исправной небьющейся</w:t>
      </w:r>
      <w:ins w:id="2832" w:author="Антон Хабиров" w:date="2021-01-20T01:41:00Z">
        <w:r w:rsidRPr="001144EF">
          <w:rPr>
            <w:sz w:val="28"/>
            <w:szCs w:val="28"/>
          </w:rPr>
          <w:t xml:space="preserve"> и</w:t>
        </w:r>
      </w:ins>
      <w:r w:rsidRPr="001144EF">
        <w:rPr>
          <w:sz w:val="28"/>
          <w:szCs w:val="28"/>
        </w:rPr>
        <w:t xml:space="preserve"> плотно закрывающейся таре на расстоянии не менее 10 метров от места производства огневых работ;</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 xml:space="preserve">в) необходимо проверять перед началом работ исправность арматуры </w:t>
      </w:r>
      <w:proofErr w:type="spellStart"/>
      <w:r w:rsidRPr="001144EF">
        <w:rPr>
          <w:sz w:val="28"/>
          <w:szCs w:val="28"/>
        </w:rPr>
        <w:t>бензо</w:t>
      </w:r>
      <w:proofErr w:type="spellEnd"/>
      <w:r w:rsidRPr="001144EF">
        <w:rPr>
          <w:sz w:val="28"/>
          <w:szCs w:val="28"/>
        </w:rPr>
        <w:t>- и керосинореза, плотность соединений шлангов на ниппелях, исправность резьбы в накидных гайках и головках;</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применять горючее для </w:t>
      </w:r>
      <w:proofErr w:type="spellStart"/>
      <w:r w:rsidRPr="001144EF">
        <w:rPr>
          <w:sz w:val="28"/>
          <w:szCs w:val="28"/>
        </w:rPr>
        <w:t>бенз</w:t>
      </w:r>
      <w:proofErr w:type="gramStart"/>
      <w:r w:rsidRPr="001144EF">
        <w:rPr>
          <w:sz w:val="28"/>
          <w:szCs w:val="28"/>
        </w:rPr>
        <w:t>о</w:t>
      </w:r>
      <w:proofErr w:type="spellEnd"/>
      <w:r w:rsidRPr="001144EF">
        <w:rPr>
          <w:sz w:val="28"/>
          <w:szCs w:val="28"/>
        </w:rPr>
        <w:t>-</w:t>
      </w:r>
      <w:proofErr w:type="gramEnd"/>
      <w:r w:rsidRPr="001144EF">
        <w:rPr>
          <w:sz w:val="28"/>
          <w:szCs w:val="28"/>
        </w:rPr>
        <w:t xml:space="preserve"> и </w:t>
      </w:r>
      <w:proofErr w:type="spellStart"/>
      <w:r w:rsidRPr="001144EF">
        <w:rPr>
          <w:sz w:val="28"/>
          <w:szCs w:val="28"/>
        </w:rPr>
        <w:t>керосинорезательных</w:t>
      </w:r>
      <w:proofErr w:type="spellEnd"/>
      <w:r w:rsidRPr="001144EF">
        <w:rPr>
          <w:sz w:val="28"/>
          <w:szCs w:val="28"/>
        </w:rPr>
        <w:t xml:space="preserve"> работ в соответствии с имеющейся инструкцией;</w:t>
      </w:r>
    </w:p>
    <w:p w:rsidR="00303495" w:rsidRPr="001144EF" w:rsidRDefault="00303495" w:rsidP="00303495">
      <w:pPr>
        <w:pStyle w:val="ConsPlusNormal"/>
        <w:spacing w:before="240"/>
        <w:ind w:firstLine="540"/>
        <w:jc w:val="both"/>
        <w:rPr>
          <w:sz w:val="28"/>
          <w:szCs w:val="28"/>
        </w:rPr>
      </w:pPr>
      <w:r w:rsidRPr="001144EF">
        <w:rPr>
          <w:sz w:val="28"/>
          <w:szCs w:val="28"/>
        </w:rPr>
        <w:t>д) бачок с горючим располагать на расстоянии не менее 5 метров от баллонов с кислородом, а также от источника открытого огня и не менее 3 метров от рабочего места, при этом на бачок не должны попадать пламя и искры при работе;</w:t>
      </w:r>
    </w:p>
    <w:p w:rsidR="00303495" w:rsidRPr="001144EF" w:rsidRDefault="00303495" w:rsidP="00303495">
      <w:pPr>
        <w:pStyle w:val="ConsPlusNormal"/>
        <w:spacing w:before="240"/>
        <w:ind w:firstLine="540"/>
        <w:jc w:val="both"/>
        <w:rPr>
          <w:sz w:val="28"/>
          <w:szCs w:val="28"/>
        </w:rPr>
      </w:pPr>
      <w:r w:rsidRPr="001144EF">
        <w:rPr>
          <w:sz w:val="28"/>
          <w:szCs w:val="28"/>
        </w:rPr>
        <w:t xml:space="preserve">е) запрещается эксплуатировать бачки, не прошедшие </w:t>
      </w:r>
      <w:proofErr w:type="spellStart"/>
      <w:r w:rsidRPr="001144EF">
        <w:rPr>
          <w:sz w:val="28"/>
          <w:szCs w:val="28"/>
        </w:rPr>
        <w:t>гидроиспытаний</w:t>
      </w:r>
      <w:proofErr w:type="spellEnd"/>
      <w:r w:rsidRPr="001144EF">
        <w:rPr>
          <w:sz w:val="28"/>
          <w:szCs w:val="28"/>
        </w:rPr>
        <w:t>, имеющие течь горючей смеси, а также неисправный насос или манометр;</w:t>
      </w:r>
    </w:p>
    <w:p w:rsidR="00303495" w:rsidRPr="001144EF" w:rsidRDefault="00303495" w:rsidP="00303495">
      <w:pPr>
        <w:pStyle w:val="ConsPlusNormal"/>
        <w:spacing w:before="240"/>
        <w:ind w:firstLine="540"/>
        <w:jc w:val="both"/>
        <w:rPr>
          <w:sz w:val="28"/>
          <w:szCs w:val="28"/>
        </w:rPr>
      </w:pPr>
      <w:r w:rsidRPr="001144EF">
        <w:rPr>
          <w:sz w:val="28"/>
          <w:szCs w:val="28"/>
        </w:rPr>
        <w:t>ж) запрещается разогревать испаритель резака посредством зажигания налитой на рабочем месте легковоспламеняющейся или горючей жидкости.</w:t>
      </w:r>
    </w:p>
    <w:p w:rsidR="00303495" w:rsidRPr="001144EF" w:rsidRDefault="00303495" w:rsidP="00303495">
      <w:pPr>
        <w:pStyle w:val="ConsPlusNormal"/>
        <w:spacing w:before="240"/>
        <w:ind w:firstLine="540"/>
        <w:jc w:val="both"/>
        <w:rPr>
          <w:sz w:val="28"/>
          <w:szCs w:val="28"/>
        </w:rPr>
      </w:pPr>
      <w:del w:id="2833" w:author="Антон Хабиров" w:date="2021-01-20T01:41:00Z">
        <w:r w:rsidRPr="001144EF">
          <w:rPr>
            <w:sz w:val="28"/>
            <w:szCs w:val="28"/>
          </w:rPr>
          <w:delText>432</w:delText>
        </w:r>
      </w:del>
      <w:ins w:id="2834" w:author="Антон Хабиров" w:date="2021-01-20T01:41:00Z">
        <w:r w:rsidRPr="001144EF">
          <w:rPr>
            <w:sz w:val="28"/>
            <w:szCs w:val="28"/>
          </w:rPr>
          <w:t>368</w:t>
        </w:r>
      </w:ins>
      <w:r w:rsidRPr="001144EF">
        <w:rPr>
          <w:sz w:val="28"/>
          <w:szCs w:val="28"/>
        </w:rPr>
        <w:t xml:space="preserve">. При проведении </w:t>
      </w:r>
      <w:proofErr w:type="spellStart"/>
      <w:r w:rsidRPr="001144EF">
        <w:rPr>
          <w:sz w:val="28"/>
          <w:szCs w:val="28"/>
        </w:rPr>
        <w:t>бенз</w:t>
      </w:r>
      <w:proofErr w:type="gramStart"/>
      <w:r w:rsidRPr="001144EF">
        <w:rPr>
          <w:sz w:val="28"/>
          <w:szCs w:val="28"/>
        </w:rPr>
        <w:t>о</w:t>
      </w:r>
      <w:proofErr w:type="spellEnd"/>
      <w:r w:rsidRPr="001144EF">
        <w:rPr>
          <w:sz w:val="28"/>
          <w:szCs w:val="28"/>
        </w:rPr>
        <w:t>-</w:t>
      </w:r>
      <w:proofErr w:type="gramEnd"/>
      <w:r w:rsidRPr="001144EF">
        <w:rPr>
          <w:sz w:val="28"/>
          <w:szCs w:val="28"/>
        </w:rPr>
        <w:t xml:space="preserve"> и </w:t>
      </w:r>
      <w:proofErr w:type="spellStart"/>
      <w:r w:rsidRPr="001144EF">
        <w:rPr>
          <w:sz w:val="28"/>
          <w:szCs w:val="28"/>
        </w:rPr>
        <w:t>керосинорезательных</w:t>
      </w:r>
      <w:proofErr w:type="spellEnd"/>
      <w:r w:rsidRPr="001144EF">
        <w:rPr>
          <w:sz w:val="28"/>
          <w:szCs w:val="28"/>
        </w:rPr>
        <w:t xml:space="preserve"> работ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w:t>
      </w:r>
      <w:del w:id="2835" w:author="Антон Хабиров" w:date="2021-01-20T01:41:00Z">
        <w:r w:rsidRPr="001144EF">
          <w:rPr>
            <w:sz w:val="28"/>
            <w:szCs w:val="28"/>
          </w:rPr>
          <w:delText>иметь давление</w:delText>
        </w:r>
      </w:del>
      <w:ins w:id="2836" w:author="Антон Хабиров" w:date="2021-01-20T01:41:00Z">
        <w:r w:rsidRPr="001144EF">
          <w:rPr>
            <w:sz w:val="28"/>
            <w:szCs w:val="28"/>
          </w:rPr>
          <w:t>достигать давления</w:t>
        </w:r>
      </w:ins>
      <w:r w:rsidRPr="001144EF">
        <w:rPr>
          <w:sz w:val="28"/>
          <w:szCs w:val="28"/>
        </w:rPr>
        <w:t xml:space="preserve"> воздуха в бачке с горючим, </w:t>
      </w:r>
      <w:del w:id="2837" w:author="Антон Хабиров" w:date="2021-01-20T01:41:00Z">
        <w:r w:rsidRPr="001144EF">
          <w:rPr>
            <w:sz w:val="28"/>
            <w:szCs w:val="28"/>
          </w:rPr>
          <w:delText>превышающее</w:delText>
        </w:r>
      </w:del>
      <w:ins w:id="2838" w:author="Антон Хабиров" w:date="2021-01-20T01:41:00Z">
        <w:r w:rsidRPr="001144EF">
          <w:rPr>
            <w:sz w:val="28"/>
            <w:szCs w:val="28"/>
          </w:rPr>
          <w:t>превышающего</w:t>
        </w:r>
      </w:ins>
      <w:r w:rsidRPr="001144EF">
        <w:rPr>
          <w:sz w:val="28"/>
          <w:szCs w:val="28"/>
        </w:rPr>
        <w:t xml:space="preserve"> рабочее давление кислорода в резаке;</w:t>
      </w:r>
    </w:p>
    <w:p w:rsidR="00303495" w:rsidRPr="001144EF" w:rsidRDefault="00303495" w:rsidP="00303495">
      <w:pPr>
        <w:pStyle w:val="ConsPlusNormal"/>
        <w:spacing w:before="240"/>
        <w:ind w:firstLine="540"/>
        <w:jc w:val="both"/>
        <w:rPr>
          <w:sz w:val="28"/>
          <w:szCs w:val="28"/>
        </w:rPr>
      </w:pPr>
      <w:r w:rsidRPr="001144EF">
        <w:rPr>
          <w:sz w:val="28"/>
          <w:szCs w:val="28"/>
        </w:rPr>
        <w:t>б) перегревать испаритель резака, а также подвешивать резак во время работы вертикально, головкой вверх;</w:t>
      </w:r>
    </w:p>
    <w:p w:rsidR="00303495" w:rsidRPr="001144EF" w:rsidRDefault="00303495" w:rsidP="00303495">
      <w:pPr>
        <w:pStyle w:val="ConsPlusNormal"/>
        <w:spacing w:before="240"/>
        <w:ind w:firstLine="540"/>
        <w:jc w:val="both"/>
        <w:rPr>
          <w:sz w:val="28"/>
          <w:szCs w:val="28"/>
        </w:rPr>
      </w:pPr>
      <w:r w:rsidRPr="001144EF">
        <w:rPr>
          <w:sz w:val="28"/>
          <w:szCs w:val="28"/>
        </w:rPr>
        <w:t>в) зажимать, перекручивать или заламывать шланги, подающие кислород или горючее к резаку;</w:t>
      </w:r>
    </w:p>
    <w:p w:rsidR="00303495" w:rsidRPr="001144EF" w:rsidRDefault="00303495" w:rsidP="00303495">
      <w:pPr>
        <w:pStyle w:val="ConsPlusNormal"/>
        <w:spacing w:before="240"/>
        <w:ind w:firstLine="540"/>
        <w:jc w:val="both"/>
        <w:rPr>
          <w:sz w:val="28"/>
          <w:szCs w:val="28"/>
        </w:rPr>
      </w:pPr>
      <w:r w:rsidRPr="001144EF">
        <w:rPr>
          <w:sz w:val="28"/>
          <w:szCs w:val="28"/>
        </w:rPr>
        <w:t>г) использовать кислородные шланги для подвода бензина или керосина к резаку.</w:t>
      </w:r>
    </w:p>
    <w:p w:rsidR="00303495" w:rsidRPr="001144EF" w:rsidRDefault="00303495" w:rsidP="00303495">
      <w:pPr>
        <w:pStyle w:val="ConsPlusNormal"/>
        <w:spacing w:before="240"/>
        <w:ind w:firstLine="540"/>
        <w:jc w:val="both"/>
        <w:rPr>
          <w:sz w:val="28"/>
          <w:szCs w:val="28"/>
        </w:rPr>
      </w:pPr>
      <w:del w:id="2839" w:author="Антон Хабиров" w:date="2021-01-20T01:41:00Z">
        <w:r w:rsidRPr="001144EF">
          <w:rPr>
            <w:sz w:val="28"/>
            <w:szCs w:val="28"/>
          </w:rPr>
          <w:delText>433</w:delText>
        </w:r>
      </w:del>
      <w:ins w:id="2840" w:author="Антон Хабиров" w:date="2021-01-20T01:41:00Z">
        <w:r w:rsidRPr="001144EF">
          <w:rPr>
            <w:sz w:val="28"/>
            <w:szCs w:val="28"/>
          </w:rPr>
          <w:t>369</w:t>
        </w:r>
      </w:ins>
      <w:r w:rsidRPr="001144EF">
        <w:rPr>
          <w:sz w:val="28"/>
          <w:szCs w:val="28"/>
        </w:rPr>
        <w:t xml:space="preserve">. При проведении </w:t>
      </w:r>
      <w:del w:id="2841" w:author="Антон Хабиров" w:date="2021-01-20T01:41:00Z">
        <w:r w:rsidRPr="001144EF">
          <w:rPr>
            <w:sz w:val="28"/>
            <w:szCs w:val="28"/>
          </w:rPr>
          <w:delText xml:space="preserve">паяльных </w:delText>
        </w:r>
      </w:del>
      <w:r w:rsidRPr="001144EF">
        <w:rPr>
          <w:sz w:val="28"/>
          <w:szCs w:val="28"/>
        </w:rPr>
        <w:t>работ</w:t>
      </w:r>
      <w:ins w:id="2842" w:author="Антон Хабиров" w:date="2021-01-20T01:41:00Z">
        <w:r w:rsidRPr="001144EF">
          <w:rPr>
            <w:sz w:val="28"/>
            <w:szCs w:val="28"/>
          </w:rPr>
          <w:t xml:space="preserve"> с применением паяльной лампы</w:t>
        </w:r>
      </w:ins>
      <w:r w:rsidRPr="001144EF">
        <w:rPr>
          <w:sz w:val="28"/>
          <w:szCs w:val="28"/>
        </w:rPr>
        <w:t xml:space="preserve"> рабочее место должно быть очищено от горючих материалов, а находящиеся на расстоянии менее 5 метров конструкции из горючих материалов должны быть защищены экранами из негорючих материалов или политы водой (водным раствором пенообразователя и др.).</w:t>
      </w:r>
    </w:p>
    <w:p w:rsidR="00303495" w:rsidRPr="001144EF" w:rsidRDefault="00303495" w:rsidP="00303495">
      <w:pPr>
        <w:pStyle w:val="ConsPlusNormal"/>
        <w:spacing w:before="240"/>
        <w:ind w:firstLine="540"/>
        <w:jc w:val="both"/>
        <w:rPr>
          <w:sz w:val="28"/>
          <w:szCs w:val="28"/>
        </w:rPr>
      </w:pPr>
      <w:del w:id="2843" w:author="Антон Хабиров" w:date="2021-01-20T01:41:00Z">
        <w:r w:rsidRPr="001144EF">
          <w:rPr>
            <w:sz w:val="28"/>
            <w:szCs w:val="28"/>
          </w:rPr>
          <w:delText xml:space="preserve">434. </w:delText>
        </w:r>
      </w:del>
      <w:r w:rsidRPr="001144EF">
        <w:rPr>
          <w:sz w:val="28"/>
          <w:szCs w:val="28"/>
        </w:rPr>
        <w:t>Паяльные лампы необходимо содержать в исправном состоянии и осуществлять проверки их параметров в соответствии с технической документацией</w:t>
      </w:r>
      <w:ins w:id="2844" w:author="Антон Хабиров" w:date="2021-01-20T01:41:00Z">
        <w:r w:rsidRPr="001144EF">
          <w:rPr>
            <w:sz w:val="28"/>
            <w:szCs w:val="28"/>
          </w:rPr>
          <w:t>, но</w:t>
        </w:r>
      </w:ins>
      <w:r w:rsidRPr="001144EF">
        <w:rPr>
          <w:sz w:val="28"/>
          <w:szCs w:val="28"/>
        </w:rPr>
        <w:t xml:space="preserve"> не реже 1 раза в месяц.</w:t>
      </w:r>
    </w:p>
    <w:p w:rsidR="00303495" w:rsidRPr="001144EF" w:rsidRDefault="00303495" w:rsidP="00303495">
      <w:pPr>
        <w:pStyle w:val="ConsPlusNormal"/>
        <w:spacing w:before="240"/>
        <w:ind w:firstLine="540"/>
        <w:jc w:val="both"/>
        <w:rPr>
          <w:sz w:val="28"/>
          <w:szCs w:val="28"/>
        </w:rPr>
      </w:pPr>
      <w:del w:id="2845" w:author="Антон Хабиров" w:date="2021-01-20T01:41:00Z">
        <w:r w:rsidRPr="001144EF">
          <w:rPr>
            <w:sz w:val="28"/>
            <w:szCs w:val="28"/>
          </w:rPr>
          <w:delText xml:space="preserve">435. </w:delText>
        </w:r>
      </w:del>
      <w:r w:rsidRPr="001144EF">
        <w:rPr>
          <w:sz w:val="28"/>
          <w:szCs w:val="28"/>
        </w:rPr>
        <w:t>Для предотвращения выброса пламени из паяльной лампы заправляемое в лампу горючее не должно содержать посторонних примесей и воды.</w:t>
      </w:r>
    </w:p>
    <w:p w:rsidR="00303495" w:rsidRPr="001144EF" w:rsidRDefault="00303495" w:rsidP="00303495">
      <w:pPr>
        <w:pStyle w:val="ConsPlusNormal"/>
        <w:spacing w:before="240"/>
        <w:ind w:firstLine="540"/>
        <w:jc w:val="both"/>
        <w:rPr>
          <w:sz w:val="28"/>
          <w:szCs w:val="28"/>
        </w:rPr>
      </w:pPr>
      <w:del w:id="2846" w:author="Антон Хабиров" w:date="2021-01-20T01:41:00Z">
        <w:r w:rsidRPr="001144EF">
          <w:rPr>
            <w:sz w:val="28"/>
            <w:szCs w:val="28"/>
          </w:rPr>
          <w:delText>436</w:delText>
        </w:r>
      </w:del>
      <w:ins w:id="2847" w:author="Антон Хабиров" w:date="2021-01-20T01:41:00Z">
        <w:r w:rsidRPr="001144EF">
          <w:rPr>
            <w:sz w:val="28"/>
            <w:szCs w:val="28"/>
          </w:rPr>
          <w:t>370</w:t>
        </w:r>
      </w:ins>
      <w:r w:rsidRPr="001144EF">
        <w:rPr>
          <w:sz w:val="28"/>
          <w:szCs w:val="28"/>
        </w:rPr>
        <w:t>. Во избежание взрыва паяльной лампы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применять в качестве горючего для ламп, работающих на керосине, бензин или смеси бензина с керосином;</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б) повышать давление в резервуаре лампы при накачке воздуха более допустимого рабочего давления, указанного в паспорте;</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заполнять лампу горючим более чем на три </w:t>
      </w:r>
      <w:del w:id="2848" w:author="Антон Хабиров" w:date="2021-01-20T01:41:00Z">
        <w:r w:rsidRPr="001144EF">
          <w:rPr>
            <w:sz w:val="28"/>
            <w:szCs w:val="28"/>
          </w:rPr>
          <w:delText>четвертых</w:delText>
        </w:r>
      </w:del>
      <w:ins w:id="2849" w:author="Антон Хабиров" w:date="2021-01-20T01:41:00Z">
        <w:r w:rsidRPr="001144EF">
          <w:rPr>
            <w:sz w:val="28"/>
            <w:szCs w:val="28"/>
          </w:rPr>
          <w:t>четверти</w:t>
        </w:r>
      </w:ins>
      <w:r w:rsidRPr="001144EF">
        <w:rPr>
          <w:sz w:val="28"/>
          <w:szCs w:val="28"/>
        </w:rPr>
        <w:t xml:space="preserve"> объема ее резервуара;</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w:t>
      </w:r>
      <w:del w:id="2850" w:author="Антон Хабиров" w:date="2021-01-20T01:41:00Z">
        <w:r w:rsidRPr="001144EF">
          <w:rPr>
            <w:sz w:val="28"/>
            <w:szCs w:val="28"/>
          </w:rPr>
          <w:delText>отвертывать</w:delText>
        </w:r>
      </w:del>
      <w:ins w:id="2851" w:author="Антон Хабиров" w:date="2021-01-20T01:41:00Z">
        <w:r w:rsidRPr="001144EF">
          <w:rPr>
            <w:sz w:val="28"/>
            <w:szCs w:val="28"/>
          </w:rPr>
          <w:t>отворачивать</w:t>
        </w:r>
      </w:ins>
      <w:r w:rsidRPr="001144EF">
        <w:rPr>
          <w:sz w:val="28"/>
          <w:szCs w:val="28"/>
        </w:rPr>
        <w:t xml:space="preserve"> воздушный винт и наливную пробку, когда лампа горит или еще не остыла;</w:t>
      </w:r>
    </w:p>
    <w:p w:rsidR="00303495" w:rsidRPr="001144EF" w:rsidRDefault="00303495" w:rsidP="00303495">
      <w:pPr>
        <w:pStyle w:val="ConsPlusNormal"/>
        <w:spacing w:before="240"/>
        <w:ind w:firstLine="540"/>
        <w:jc w:val="both"/>
        <w:rPr>
          <w:sz w:val="28"/>
          <w:szCs w:val="28"/>
        </w:rPr>
      </w:pPr>
      <w:r w:rsidRPr="001144EF">
        <w:rPr>
          <w:sz w:val="28"/>
          <w:szCs w:val="28"/>
        </w:rPr>
        <w:t>д) ремонтировать лампу, а также выливать из нее горючее или заправлять ее горючим вблизи открытого огня.</w:t>
      </w:r>
    </w:p>
    <w:p w:rsidR="00303495" w:rsidRPr="001144EF" w:rsidRDefault="00303495" w:rsidP="00303495">
      <w:pPr>
        <w:pStyle w:val="ConsPlusNormal"/>
        <w:spacing w:before="240"/>
        <w:ind w:firstLine="540"/>
        <w:jc w:val="both"/>
        <w:rPr>
          <w:sz w:val="28"/>
          <w:szCs w:val="28"/>
        </w:rPr>
      </w:pPr>
      <w:ins w:id="2852" w:author="Антон Хабиров" w:date="2021-01-20T01:41:00Z">
        <w:r w:rsidRPr="001144EF">
          <w:rPr>
            <w:sz w:val="28"/>
            <w:szCs w:val="28"/>
          </w:rPr>
          <w:t>371.</w:t>
        </w:r>
      </w:ins>
      <w:moveToRangeStart w:id="2853" w:author="Антон Хабиров" w:date="2021-01-20T01:41:00Z" w:name="move61999320"/>
      <w:moveTo w:id="2854" w:author="Антон Хабиров" w:date="2021-01-20T01:41:00Z">
        <w:r w:rsidRPr="001144EF">
          <w:rPr>
            <w:sz w:val="28"/>
            <w:szCs w:val="28"/>
          </w:rPr>
          <w:t xml:space="preserve"> Работы, связанные с применением легковоспламеняющихся и горючих жидкостей, выполняемые в помещениях, должны проводиться в вытяжных шкафах или под вытяжными зонтами при включенной местной вытяжной вентиляции. Запрещается проводить работы с применением легковоспламеняющихся и горючих жидкостей при отключенных или неисправных системах вентиляции.</w:t>
        </w:r>
      </w:moveTo>
    </w:p>
    <w:moveToRangeEnd w:id="2853"/>
    <w:p w:rsidR="00303495" w:rsidRPr="001144EF" w:rsidRDefault="00303495" w:rsidP="00303495">
      <w:pPr>
        <w:pStyle w:val="ConsPlusNormal"/>
        <w:spacing w:before="240"/>
        <w:ind w:firstLine="540"/>
        <w:jc w:val="both"/>
        <w:rPr>
          <w:ins w:id="2855" w:author="Антон Хабиров" w:date="2021-01-20T01:41:00Z"/>
          <w:sz w:val="28"/>
          <w:szCs w:val="28"/>
        </w:rPr>
      </w:pPr>
      <w:ins w:id="2856" w:author="Антон Хабиров" w:date="2021-01-20T01:41:00Z">
        <w:r w:rsidRPr="001144EF">
          <w:rPr>
            <w:sz w:val="28"/>
            <w:szCs w:val="28"/>
          </w:rPr>
          <w:t xml:space="preserve">Легковоспламеняющиеся жидкости с температурой кипения ниже 50 градусов Цельсия следует хранить </w:t>
        </w:r>
        <w:proofErr w:type="gramStart"/>
        <w:r w:rsidRPr="001144EF">
          <w:rPr>
            <w:sz w:val="28"/>
            <w:szCs w:val="28"/>
          </w:rPr>
          <w:t>в холодильнике в емкости из темного стекла с нанесенной информацией о ее содержании</w:t>
        </w:r>
        <w:proofErr w:type="gramEnd"/>
        <w:r w:rsidRPr="001144EF">
          <w:rPr>
            <w:sz w:val="28"/>
            <w:szCs w:val="28"/>
          </w:rPr>
          <w:t>.</w:t>
        </w:r>
      </w:ins>
    </w:p>
    <w:p w:rsidR="00303495" w:rsidRPr="001144EF" w:rsidRDefault="00303495" w:rsidP="00303495">
      <w:pPr>
        <w:pStyle w:val="ConsPlusNormal"/>
        <w:spacing w:before="240"/>
        <w:ind w:firstLine="540"/>
        <w:jc w:val="both"/>
        <w:rPr>
          <w:sz w:val="28"/>
          <w:szCs w:val="28"/>
        </w:rPr>
      </w:pPr>
      <w:moveToRangeStart w:id="2857" w:author="Антон Хабиров" w:date="2021-01-20T01:41:00Z" w:name="move61999321"/>
      <w:moveTo w:id="2858" w:author="Антон Хабиров" w:date="2021-01-20T01:41:00Z">
        <w:r w:rsidRPr="001144EF">
          <w:rPr>
            <w:sz w:val="28"/>
            <w:szCs w:val="28"/>
          </w:rPr>
          <w:t>Не допускается оставлять на рабочих местах тару с легковоспламеняющимися и горючими жидкостями после их разлива в рабочую емкость. На рабочем месте легковоспламеняющиеся и горючие жидкости должны находиться в количествах, необходимых для выполнения работы. Тару из-под легковоспламеняющихся и горючих жидкостей следует плотно закрывать и хранить в специально отведенном месте вне рабочих помещений.</w:t>
        </w:r>
      </w:moveTo>
    </w:p>
    <w:p w:rsidR="00303495" w:rsidRPr="001144EF" w:rsidRDefault="00303495" w:rsidP="00303495">
      <w:pPr>
        <w:pStyle w:val="ConsPlusNormal"/>
        <w:jc w:val="both"/>
        <w:rPr>
          <w:del w:id="2859" w:author="Антон Хабиров" w:date="2021-01-20T01:41:00Z"/>
          <w:sz w:val="28"/>
          <w:szCs w:val="28"/>
        </w:rPr>
      </w:pPr>
      <w:moveToRangeStart w:id="2860" w:author="Антон Хабиров" w:date="2021-01-20T01:41:00Z" w:name="move61999322"/>
      <w:moveToRangeEnd w:id="2857"/>
      <w:moveTo w:id="2861" w:author="Антон Хабиров" w:date="2021-01-20T01:41:00Z">
        <w:r w:rsidRPr="001144EF">
          <w:rPr>
            <w:sz w:val="28"/>
            <w:szCs w:val="28"/>
          </w:rPr>
          <w:t>По окончании работ неиспользованные и отработанные легковоспламеняющиеся и горючие жидкости следует убирать в помещения, предназначенные для их хранения.</w:t>
        </w:r>
      </w:moveTo>
      <w:moveToRangeEnd w:id="2860"/>
      <w:del w:id="2862" w:author="Антон Хабиров" w:date="2021-01-20T01:41:00Z">
        <w:r w:rsidRPr="001144EF">
          <w:rPr>
            <w:sz w:val="28"/>
            <w:szCs w:val="28"/>
          </w:rPr>
          <w:delText>(в ред. Постановления Правительства РФ от 23.04.2020 № 569)</w:delText>
        </w:r>
      </w:del>
    </w:p>
    <w:p w:rsidR="00303495" w:rsidRPr="001144EF" w:rsidRDefault="00303495" w:rsidP="00303495">
      <w:pPr>
        <w:pStyle w:val="ConsPlusNormal"/>
        <w:spacing w:before="240"/>
        <w:ind w:firstLine="540"/>
        <w:jc w:val="both"/>
        <w:rPr>
          <w:ins w:id="2863" w:author="Антон Хабиров" w:date="2021-01-20T01:41:00Z"/>
          <w:sz w:val="28"/>
          <w:szCs w:val="28"/>
        </w:rPr>
      </w:pPr>
      <w:del w:id="2864" w:author="Антон Хабиров" w:date="2021-01-20T01:41:00Z">
        <w:r w:rsidRPr="001144EF">
          <w:rPr>
            <w:sz w:val="28"/>
            <w:szCs w:val="28"/>
          </w:rPr>
          <w:delText>437</w:delText>
        </w:r>
      </w:del>
    </w:p>
    <w:p w:rsidR="00303495" w:rsidRPr="001144EF" w:rsidRDefault="00303495" w:rsidP="00303495">
      <w:pPr>
        <w:pStyle w:val="ConsPlusNormal"/>
        <w:spacing w:before="240"/>
        <w:ind w:firstLine="540"/>
        <w:jc w:val="both"/>
        <w:rPr>
          <w:sz w:val="28"/>
          <w:szCs w:val="28"/>
        </w:rPr>
      </w:pPr>
      <w:ins w:id="2865" w:author="Антон Хабиров" w:date="2021-01-20T01:41:00Z">
        <w:r w:rsidRPr="001144EF">
          <w:rPr>
            <w:sz w:val="28"/>
            <w:szCs w:val="28"/>
          </w:rPr>
          <w:t>372</w:t>
        </w:r>
      </w:ins>
      <w:r w:rsidRPr="001144EF">
        <w:rPr>
          <w:sz w:val="28"/>
          <w:szCs w:val="28"/>
        </w:rPr>
        <w:t>. На проведение огневых работ (огневой разогрев битума, газо- и электросварочные работы, газ</w:t>
      </w:r>
      <w:proofErr w:type="gramStart"/>
      <w:r w:rsidRPr="001144EF">
        <w:rPr>
          <w:sz w:val="28"/>
          <w:szCs w:val="28"/>
        </w:rPr>
        <w:t>о-</w:t>
      </w:r>
      <w:proofErr w:type="gramEnd"/>
      <w:r w:rsidRPr="001144EF">
        <w:rPr>
          <w:sz w:val="28"/>
          <w:szCs w:val="28"/>
        </w:rPr>
        <w:t xml:space="preserve"> и </w:t>
      </w:r>
      <w:proofErr w:type="spellStart"/>
      <w:r w:rsidRPr="001144EF">
        <w:rPr>
          <w:sz w:val="28"/>
          <w:szCs w:val="28"/>
        </w:rPr>
        <w:t>электрорезательные</w:t>
      </w:r>
      <w:proofErr w:type="spellEnd"/>
      <w:r w:rsidRPr="001144EF">
        <w:rPr>
          <w:sz w:val="28"/>
          <w:szCs w:val="28"/>
        </w:rPr>
        <w:t xml:space="preserve"> работы, </w:t>
      </w:r>
      <w:proofErr w:type="spellStart"/>
      <w:r w:rsidRPr="001144EF">
        <w:rPr>
          <w:sz w:val="28"/>
          <w:szCs w:val="28"/>
        </w:rPr>
        <w:t>бензино</w:t>
      </w:r>
      <w:proofErr w:type="spellEnd"/>
      <w:r w:rsidRPr="001144EF">
        <w:rPr>
          <w:sz w:val="28"/>
          <w:szCs w:val="28"/>
        </w:rPr>
        <w:t xml:space="preserve">- и </w:t>
      </w:r>
      <w:proofErr w:type="spellStart"/>
      <w:r w:rsidRPr="001144EF">
        <w:rPr>
          <w:sz w:val="28"/>
          <w:szCs w:val="28"/>
        </w:rPr>
        <w:t>керосинорезательные</w:t>
      </w:r>
      <w:proofErr w:type="spellEnd"/>
      <w:r w:rsidRPr="001144EF">
        <w:rPr>
          <w:sz w:val="28"/>
          <w:szCs w:val="28"/>
        </w:rPr>
        <w:t xml:space="preserve"> работы, </w:t>
      </w:r>
      <w:del w:id="2866" w:author="Антон Хабиров" w:date="2021-01-20T01:41:00Z">
        <w:r w:rsidRPr="001144EF">
          <w:rPr>
            <w:sz w:val="28"/>
            <w:szCs w:val="28"/>
          </w:rPr>
          <w:delText xml:space="preserve">паяльные </w:delText>
        </w:r>
      </w:del>
      <w:r w:rsidRPr="001144EF">
        <w:rPr>
          <w:sz w:val="28"/>
          <w:szCs w:val="28"/>
        </w:rPr>
        <w:t>работы</w:t>
      </w:r>
      <w:ins w:id="2867" w:author="Антон Хабиров" w:date="2021-01-20T01:41:00Z">
        <w:r w:rsidRPr="001144EF">
          <w:rPr>
            <w:sz w:val="28"/>
            <w:szCs w:val="28"/>
          </w:rPr>
          <w:t xml:space="preserve"> с паяльной лампой</w:t>
        </w:r>
      </w:ins>
      <w:r w:rsidRPr="001144EF">
        <w:rPr>
          <w:sz w:val="28"/>
          <w:szCs w:val="28"/>
        </w:rPr>
        <w:t>, резка металла механизированным инструментом</w:t>
      </w:r>
      <w:ins w:id="2868" w:author="Антон Хабиров" w:date="2021-01-20T01:41:00Z">
        <w:r w:rsidRPr="001144EF">
          <w:rPr>
            <w:sz w:val="28"/>
            <w:szCs w:val="28"/>
          </w:rPr>
          <w:t xml:space="preserve"> с образованием искр</w:t>
        </w:r>
      </w:ins>
      <w:r w:rsidRPr="001144EF">
        <w:rPr>
          <w:sz w:val="28"/>
          <w:szCs w:val="28"/>
        </w:rPr>
        <w:t>) на временных местах (кроме строительных площадок и частных домовладений) руководителем организации или лицом, ответственным за пожарную безопасность, оформляется наряд-допуск на выполнение огневых работ</w:t>
      </w:r>
      <w:del w:id="2869" w:author="Антон Хабиров" w:date="2021-01-20T01:41:00Z">
        <w:r w:rsidRPr="001144EF">
          <w:rPr>
            <w:sz w:val="28"/>
            <w:szCs w:val="28"/>
          </w:rPr>
          <w:delText xml:space="preserve"> по форме, предусмотренной приложением № 4</w:delText>
        </w:r>
      </w:del>
      <w:r w:rsidRPr="001144EF">
        <w:rPr>
          <w:sz w:val="28"/>
          <w:szCs w:val="28"/>
        </w:rPr>
        <w:t>.</w:t>
      </w:r>
    </w:p>
    <w:p w:rsidR="00303495" w:rsidRPr="001144EF" w:rsidRDefault="00303495" w:rsidP="00303495">
      <w:pPr>
        <w:pStyle w:val="ConsPlusNormal"/>
        <w:spacing w:before="240"/>
        <w:ind w:firstLine="540"/>
        <w:jc w:val="both"/>
        <w:rPr>
          <w:ins w:id="2870" w:author="Антон Хабиров" w:date="2021-01-20T01:41:00Z"/>
          <w:sz w:val="28"/>
          <w:szCs w:val="28"/>
        </w:rPr>
      </w:pPr>
      <w:ins w:id="2871" w:author="Антон Хабиров" w:date="2021-01-20T01:41:00Z">
        <w:r w:rsidRPr="001144EF">
          <w:rPr>
            <w:sz w:val="28"/>
            <w:szCs w:val="28"/>
          </w:rPr>
          <w:t>Наряд-допуск выдается руководителю работ и утверждается руководителем организации или иным должностным лицом, уполномоченным руководителем организации.</w:t>
        </w:r>
      </w:ins>
    </w:p>
    <w:p w:rsidR="00303495" w:rsidRPr="001144EF" w:rsidRDefault="00303495" w:rsidP="00303495">
      <w:pPr>
        <w:pStyle w:val="ConsPlusNormal"/>
        <w:spacing w:before="240"/>
        <w:ind w:firstLine="540"/>
        <w:jc w:val="both"/>
        <w:rPr>
          <w:ins w:id="2872" w:author="Антон Хабиров" w:date="2021-01-20T01:41:00Z"/>
          <w:sz w:val="28"/>
          <w:szCs w:val="28"/>
        </w:rPr>
      </w:pPr>
      <w:ins w:id="2873" w:author="Антон Хабиров" w:date="2021-01-20T01:41:00Z">
        <w:r w:rsidRPr="001144EF">
          <w:rPr>
            <w:sz w:val="28"/>
            <w:szCs w:val="28"/>
          </w:rPr>
          <w:lastRenderedPageBreak/>
          <w:t>Наряд-допуск должен содержать сведения о фамилии, имени, отчестве (при наличии) руководителя работ, месте и характере проводимой работы, требования безопасности при подготовке, проведении и окончании работ, состав исполнителей с указанием фамилии, имени, отчества (при наличии), профессии, сведения о проведенном инструктаже по пожарной безопасности каждому исполнителю, планируемое время начала и окончания работ.</w:t>
        </w:r>
      </w:ins>
    </w:p>
    <w:p w:rsidR="00303495" w:rsidRPr="001144EF" w:rsidRDefault="00303495" w:rsidP="00303495">
      <w:pPr>
        <w:pStyle w:val="ConsPlusNormal"/>
        <w:spacing w:before="240"/>
        <w:ind w:firstLine="540"/>
        <w:jc w:val="both"/>
        <w:rPr>
          <w:ins w:id="2874" w:author="Антон Хабиров" w:date="2021-01-20T01:41:00Z"/>
          <w:sz w:val="28"/>
          <w:szCs w:val="28"/>
        </w:rPr>
      </w:pPr>
      <w:ins w:id="2875" w:author="Антон Хабиров" w:date="2021-01-20T01:41:00Z">
        <w:r w:rsidRPr="001144EF">
          <w:rPr>
            <w:sz w:val="28"/>
            <w:szCs w:val="28"/>
          </w:rPr>
          <w:t>В наряд-допуск вносятся сведения о готовности рабочего места к проведению работ (дата, подпись лица, ответственного за подготовку рабочего места), отметка ответственного лица о возможности проведения работ, сведения о ежедневном допуске к проведению работ, а также информация о завершении работы в полном объеме с указанием даты и времени.</w:t>
        </w:r>
      </w:ins>
    </w:p>
    <w:p w:rsidR="00303495" w:rsidRPr="001144EF" w:rsidRDefault="00303495" w:rsidP="00303495">
      <w:pPr>
        <w:pStyle w:val="ConsPlusNormal"/>
        <w:spacing w:before="240"/>
        <w:ind w:firstLine="540"/>
        <w:jc w:val="both"/>
        <w:rPr>
          <w:ins w:id="2876" w:author="Антон Хабиров" w:date="2021-01-20T01:41:00Z"/>
          <w:sz w:val="28"/>
          <w:szCs w:val="28"/>
        </w:rPr>
      </w:pPr>
      <w:ins w:id="2877" w:author="Антон Хабиров" w:date="2021-01-20T01:41:00Z">
        <w:r w:rsidRPr="001144EF">
          <w:rPr>
            <w:sz w:val="28"/>
            <w:szCs w:val="28"/>
          </w:rPr>
          <w:t>Допускается оформление и регистрация наряда-допуска на проведение огневых работ в электронном виде в соответствии с требованиями Федерального закона "Об электронной подписи".</w:t>
        </w:r>
      </w:ins>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XVII. Автозаправочные станции</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del w:id="2878" w:author="Антон Хабиров" w:date="2021-01-20T01:41:00Z">
        <w:r w:rsidRPr="001144EF">
          <w:rPr>
            <w:sz w:val="28"/>
            <w:szCs w:val="28"/>
          </w:rPr>
          <w:delText>438</w:delText>
        </w:r>
      </w:del>
      <w:ins w:id="2879" w:author="Антон Хабиров" w:date="2021-01-20T01:41:00Z">
        <w:r w:rsidRPr="001144EF">
          <w:rPr>
            <w:sz w:val="28"/>
            <w:szCs w:val="28"/>
          </w:rPr>
          <w:t>373</w:t>
        </w:r>
      </w:ins>
      <w:r w:rsidRPr="001144EF">
        <w:rPr>
          <w:sz w:val="28"/>
          <w:szCs w:val="28"/>
        </w:rPr>
        <w:t xml:space="preserve">. Руководитель организации обеспечивает в установленные технической документацией сроки очистку и </w:t>
      </w:r>
      <w:proofErr w:type="spellStart"/>
      <w:r w:rsidRPr="001144EF">
        <w:rPr>
          <w:sz w:val="28"/>
          <w:szCs w:val="28"/>
        </w:rPr>
        <w:t>предремонтную</w:t>
      </w:r>
      <w:proofErr w:type="spellEnd"/>
      <w:r w:rsidRPr="001144EF">
        <w:rPr>
          <w:sz w:val="28"/>
          <w:szCs w:val="28"/>
        </w:rPr>
        <w:t xml:space="preserve"> подготовку технологического оборудования на автозаправочной станции, в котором обращалось топливо или его пары (резервуары, емкости, трубопроводы и др.).</w:t>
      </w:r>
    </w:p>
    <w:p w:rsidR="00303495" w:rsidRPr="001144EF" w:rsidRDefault="00303495" w:rsidP="00303495">
      <w:pPr>
        <w:pStyle w:val="ConsPlusNormal"/>
        <w:spacing w:before="240"/>
        <w:ind w:firstLine="540"/>
        <w:jc w:val="both"/>
        <w:rPr>
          <w:sz w:val="28"/>
          <w:szCs w:val="28"/>
        </w:rPr>
      </w:pPr>
      <w:del w:id="2880" w:author="Антон Хабиров" w:date="2021-01-20T01:41:00Z">
        <w:r w:rsidRPr="001144EF">
          <w:rPr>
            <w:sz w:val="28"/>
            <w:szCs w:val="28"/>
          </w:rPr>
          <w:delText>439</w:delText>
        </w:r>
      </w:del>
      <w:ins w:id="2881" w:author="Антон Хабиров" w:date="2021-01-20T01:41:00Z">
        <w:r w:rsidRPr="001144EF">
          <w:rPr>
            <w:sz w:val="28"/>
            <w:szCs w:val="28"/>
          </w:rPr>
          <w:t>374</w:t>
        </w:r>
      </w:ins>
      <w:r w:rsidRPr="001144EF">
        <w:rPr>
          <w:sz w:val="28"/>
          <w:szCs w:val="28"/>
        </w:rPr>
        <w:t xml:space="preserve">. Технологическое оборудование, предназначенное для использования пожароопасных и </w:t>
      </w:r>
      <w:proofErr w:type="spellStart"/>
      <w:r w:rsidRPr="001144EF">
        <w:rPr>
          <w:sz w:val="28"/>
          <w:szCs w:val="28"/>
        </w:rPr>
        <w:t>пожаровзрывоопасных</w:t>
      </w:r>
      <w:proofErr w:type="spellEnd"/>
      <w:r w:rsidRPr="001144EF">
        <w:rPr>
          <w:sz w:val="28"/>
          <w:szCs w:val="28"/>
        </w:rPr>
        <w:t xml:space="preserve"> веществ и материалов, должно соответствовать технико-эксплуатационной документации на применяемую технологическую систему и конструкторской документации.</w:t>
      </w:r>
    </w:p>
    <w:p w:rsidR="00303495" w:rsidRPr="001144EF" w:rsidRDefault="00303495" w:rsidP="00303495">
      <w:pPr>
        <w:pStyle w:val="ConsPlusNormal"/>
        <w:spacing w:before="240"/>
        <w:ind w:firstLine="540"/>
        <w:jc w:val="both"/>
        <w:rPr>
          <w:sz w:val="28"/>
          <w:szCs w:val="28"/>
        </w:rPr>
      </w:pPr>
      <w:del w:id="2882" w:author="Антон Хабиров" w:date="2021-01-20T01:41:00Z">
        <w:r w:rsidRPr="001144EF">
          <w:rPr>
            <w:sz w:val="28"/>
            <w:szCs w:val="28"/>
          </w:rPr>
          <w:delText>440</w:delText>
        </w:r>
      </w:del>
      <w:ins w:id="2883" w:author="Антон Хабиров" w:date="2021-01-20T01:41:00Z">
        <w:r w:rsidRPr="001144EF">
          <w:rPr>
            <w:sz w:val="28"/>
            <w:szCs w:val="28"/>
          </w:rPr>
          <w:t>375</w:t>
        </w:r>
      </w:ins>
      <w:r w:rsidRPr="001144EF">
        <w:rPr>
          <w:sz w:val="28"/>
          <w:szCs w:val="28"/>
        </w:rPr>
        <w:t>. Степень заполнения резервуаров топливом не должна превышать 95 процентов их внутреннего геометрического объема.</w:t>
      </w:r>
    </w:p>
    <w:p w:rsidR="00303495" w:rsidRPr="001144EF" w:rsidRDefault="00303495" w:rsidP="00303495">
      <w:pPr>
        <w:pStyle w:val="ConsPlusNormal"/>
        <w:spacing w:before="240"/>
        <w:ind w:firstLine="540"/>
        <w:jc w:val="both"/>
        <w:rPr>
          <w:sz w:val="28"/>
          <w:szCs w:val="28"/>
        </w:rPr>
      </w:pPr>
      <w:del w:id="2884" w:author="Антон Хабиров" w:date="2021-01-20T01:41:00Z">
        <w:r w:rsidRPr="001144EF">
          <w:rPr>
            <w:sz w:val="28"/>
            <w:szCs w:val="28"/>
          </w:rPr>
          <w:delText>441</w:delText>
        </w:r>
      </w:del>
      <w:ins w:id="2885" w:author="Антон Хабиров" w:date="2021-01-20T01:41:00Z">
        <w:r w:rsidRPr="001144EF">
          <w:rPr>
            <w:sz w:val="28"/>
            <w:szCs w:val="28"/>
          </w:rPr>
          <w:t>376</w:t>
        </w:r>
      </w:ins>
      <w:r w:rsidRPr="001144EF">
        <w:rPr>
          <w:sz w:val="28"/>
          <w:szCs w:val="28"/>
        </w:rPr>
        <w:t>. Ремонтные и регламентные работы внутри резервуаров можно проводить только при условии, что концентрация паров топлива не превышает 20 процентов нижнего концентрационного предела распространения пламени</w:t>
      </w:r>
      <w:del w:id="2886" w:author="Антон Хабиров" w:date="2021-01-20T01:41:00Z">
        <w:r w:rsidRPr="001144EF">
          <w:rPr>
            <w:sz w:val="28"/>
            <w:szCs w:val="28"/>
          </w:rPr>
          <w:delText>,</w:delText>
        </w:r>
      </w:del>
      <w:r w:rsidRPr="001144EF">
        <w:rPr>
          <w:sz w:val="28"/>
          <w:szCs w:val="28"/>
        </w:rPr>
        <w:t xml:space="preserve"> и при непрерывном контроле газовой среды.</w:t>
      </w:r>
    </w:p>
    <w:p w:rsidR="00303495" w:rsidRPr="001144EF" w:rsidRDefault="00303495" w:rsidP="00303495">
      <w:pPr>
        <w:pStyle w:val="ConsPlusNormal"/>
        <w:spacing w:before="240"/>
        <w:ind w:firstLine="540"/>
        <w:jc w:val="both"/>
        <w:rPr>
          <w:sz w:val="28"/>
          <w:szCs w:val="28"/>
        </w:rPr>
      </w:pPr>
      <w:del w:id="2887" w:author="Антон Хабиров" w:date="2021-01-20T01:41:00Z">
        <w:r w:rsidRPr="001144EF">
          <w:rPr>
            <w:sz w:val="28"/>
            <w:szCs w:val="28"/>
          </w:rPr>
          <w:delText>442</w:delText>
        </w:r>
      </w:del>
      <w:ins w:id="2888" w:author="Антон Хабиров" w:date="2021-01-20T01:41:00Z">
        <w:r w:rsidRPr="001144EF">
          <w:rPr>
            <w:sz w:val="28"/>
            <w:szCs w:val="28"/>
          </w:rPr>
          <w:t>377</w:t>
        </w:r>
      </w:ins>
      <w:r w:rsidRPr="001144EF">
        <w:rPr>
          <w:sz w:val="28"/>
          <w:szCs w:val="28"/>
        </w:rPr>
        <w:t xml:space="preserve">. После окончания </w:t>
      </w:r>
      <w:proofErr w:type="spellStart"/>
      <w:r w:rsidRPr="001144EF">
        <w:rPr>
          <w:sz w:val="28"/>
          <w:szCs w:val="28"/>
        </w:rPr>
        <w:t>обесшламливания</w:t>
      </w:r>
      <w:proofErr w:type="spellEnd"/>
      <w:r w:rsidRPr="001144EF">
        <w:rPr>
          <w:sz w:val="28"/>
          <w:szCs w:val="28"/>
        </w:rPr>
        <w:t xml:space="preserve"> шлам необходимо немедленно удалить с территории автозаправочных станций.</w:t>
      </w:r>
    </w:p>
    <w:p w:rsidR="00303495" w:rsidRPr="001144EF" w:rsidRDefault="00303495" w:rsidP="00303495">
      <w:pPr>
        <w:pStyle w:val="ConsPlusNormal"/>
        <w:spacing w:before="240"/>
        <w:ind w:firstLine="540"/>
        <w:jc w:val="both"/>
        <w:rPr>
          <w:sz w:val="28"/>
          <w:szCs w:val="28"/>
        </w:rPr>
      </w:pPr>
      <w:del w:id="2889" w:author="Антон Хабиров" w:date="2021-01-20T01:41:00Z">
        <w:r w:rsidRPr="001144EF">
          <w:rPr>
            <w:sz w:val="28"/>
            <w:szCs w:val="28"/>
          </w:rPr>
          <w:delText>443</w:delText>
        </w:r>
      </w:del>
      <w:ins w:id="2890" w:author="Антон Хабиров" w:date="2021-01-20T01:41:00Z">
        <w:r w:rsidRPr="001144EF">
          <w:rPr>
            <w:sz w:val="28"/>
            <w:szCs w:val="28"/>
          </w:rPr>
          <w:t>378</w:t>
        </w:r>
      </w:ins>
      <w:r w:rsidRPr="001144EF">
        <w:rPr>
          <w:sz w:val="28"/>
          <w:szCs w:val="28"/>
        </w:rPr>
        <w:t>. Запрещается перекрытие трубопровода деаэрации резервуара для осуществления рециркуляции паров топлива при сливоналивных операциях.</w:t>
      </w:r>
    </w:p>
    <w:p w:rsidR="00303495" w:rsidRPr="001144EF" w:rsidRDefault="00303495" w:rsidP="00303495">
      <w:pPr>
        <w:pStyle w:val="ConsPlusNormal"/>
        <w:spacing w:before="240"/>
        <w:ind w:firstLine="540"/>
        <w:jc w:val="both"/>
        <w:rPr>
          <w:del w:id="2891" w:author="Антон Хабиров" w:date="2021-01-20T01:41:00Z"/>
          <w:sz w:val="28"/>
          <w:szCs w:val="28"/>
        </w:rPr>
      </w:pPr>
      <w:ins w:id="2892" w:author="Антон Хабиров" w:date="2021-01-20T01:41:00Z">
        <w:r w:rsidRPr="001144EF">
          <w:rPr>
            <w:sz w:val="28"/>
            <w:szCs w:val="28"/>
          </w:rPr>
          <w:t>379</w:t>
        </w:r>
      </w:ins>
      <w:moveFromRangeStart w:id="2893" w:author="Антон Хабиров" w:date="2021-01-20T01:41:00Z" w:name="move61999334"/>
      <w:moveFrom w:id="2894" w:author="Антон Хабиров" w:date="2021-01-20T01:41:00Z">
        <w:r w:rsidRPr="001144EF">
          <w:rPr>
            <w:sz w:val="28"/>
            <w:szCs w:val="28"/>
          </w:rPr>
          <w:t xml:space="preserve">444. </w:t>
        </w:r>
      </w:moveFrom>
      <w:moveFromRangeEnd w:id="2893"/>
      <w:del w:id="2895" w:author="Антон Хабиров" w:date="2021-01-20T01:41:00Z">
        <w:r w:rsidRPr="001144EF">
          <w:rPr>
            <w:sz w:val="28"/>
            <w:szCs w:val="28"/>
          </w:rPr>
          <w:delText>При проведении ремонтных работ на территории автозаправочной станции (в зданиях, сооружениях и на технологической системе) руководитель организации обеспечивает соответствующие меры пожарной безопасности.</w:delText>
        </w:r>
      </w:del>
    </w:p>
    <w:p w:rsidR="00303495" w:rsidRPr="001144EF" w:rsidRDefault="00303495" w:rsidP="00303495">
      <w:pPr>
        <w:pStyle w:val="ConsPlusNormal"/>
        <w:spacing w:before="240"/>
        <w:ind w:firstLine="540"/>
        <w:jc w:val="both"/>
        <w:rPr>
          <w:sz w:val="28"/>
          <w:szCs w:val="28"/>
        </w:rPr>
      </w:pPr>
      <w:del w:id="2896" w:author="Антон Хабиров" w:date="2021-01-20T01:41:00Z">
        <w:r w:rsidRPr="001144EF">
          <w:rPr>
            <w:sz w:val="28"/>
            <w:szCs w:val="28"/>
          </w:rPr>
          <w:lastRenderedPageBreak/>
          <w:delText>445</w:delText>
        </w:r>
      </w:del>
      <w:r w:rsidRPr="001144EF">
        <w:rPr>
          <w:sz w:val="28"/>
          <w:szCs w:val="28"/>
        </w:rPr>
        <w:t xml:space="preserve">. Наполнение резервуаров топливом следует </w:t>
      </w:r>
      <w:del w:id="2897" w:author="Антон Хабиров" w:date="2021-01-20T01:41:00Z">
        <w:r w:rsidRPr="001144EF">
          <w:rPr>
            <w:sz w:val="28"/>
            <w:szCs w:val="28"/>
          </w:rPr>
          <w:delText>производить</w:delText>
        </w:r>
      </w:del>
      <w:ins w:id="2898" w:author="Антон Хабиров" w:date="2021-01-20T01:41:00Z">
        <w:r w:rsidRPr="001144EF">
          <w:rPr>
            <w:sz w:val="28"/>
            <w:szCs w:val="28"/>
          </w:rPr>
          <w:t>проводить</w:t>
        </w:r>
      </w:ins>
      <w:r w:rsidRPr="001144EF">
        <w:rPr>
          <w:sz w:val="28"/>
          <w:szCs w:val="28"/>
        </w:rPr>
        <w:t xml:space="preserve"> только закрытым способом.</w:t>
      </w:r>
    </w:p>
    <w:p w:rsidR="00303495" w:rsidRPr="001144EF" w:rsidRDefault="00303495" w:rsidP="00303495">
      <w:pPr>
        <w:pStyle w:val="ConsPlusNormal"/>
        <w:spacing w:before="240"/>
        <w:ind w:firstLine="540"/>
        <w:jc w:val="both"/>
        <w:rPr>
          <w:sz w:val="28"/>
          <w:szCs w:val="28"/>
        </w:rPr>
      </w:pPr>
      <w:del w:id="2899" w:author="Антон Хабиров" w:date="2021-01-20T01:41:00Z">
        <w:r w:rsidRPr="001144EF">
          <w:rPr>
            <w:sz w:val="28"/>
            <w:szCs w:val="28"/>
          </w:rPr>
          <w:delText>446</w:delText>
        </w:r>
      </w:del>
      <w:ins w:id="2900" w:author="Антон Хабиров" w:date="2021-01-20T01:41:00Z">
        <w:r w:rsidRPr="001144EF">
          <w:rPr>
            <w:sz w:val="28"/>
            <w:szCs w:val="28"/>
          </w:rPr>
          <w:t>380</w:t>
        </w:r>
      </w:ins>
      <w:r w:rsidRPr="001144EF">
        <w:rPr>
          <w:sz w:val="28"/>
          <w:szCs w:val="28"/>
        </w:rPr>
        <w:t>. Выход паров топлива в окружающее пространство должен быть исключен помимо трубопроводов деаэрации резервуаров (камер) или через дыхательный клапан автоцистерны с топливом.</w:t>
      </w:r>
    </w:p>
    <w:p w:rsidR="00303495" w:rsidRPr="001144EF" w:rsidRDefault="00303495" w:rsidP="00303495">
      <w:pPr>
        <w:pStyle w:val="ConsPlusNormal"/>
        <w:spacing w:before="240"/>
        <w:ind w:firstLine="540"/>
        <w:jc w:val="both"/>
        <w:rPr>
          <w:sz w:val="28"/>
          <w:szCs w:val="28"/>
        </w:rPr>
      </w:pPr>
      <w:del w:id="2901" w:author="Антон Хабиров" w:date="2021-01-20T01:41:00Z">
        <w:r w:rsidRPr="001144EF">
          <w:rPr>
            <w:sz w:val="28"/>
            <w:szCs w:val="28"/>
          </w:rPr>
          <w:delText>447</w:delText>
        </w:r>
      </w:del>
      <w:ins w:id="2902" w:author="Антон Хабиров" w:date="2021-01-20T01:41:00Z">
        <w:r w:rsidRPr="001144EF">
          <w:rPr>
            <w:sz w:val="28"/>
            <w:szCs w:val="28"/>
          </w:rPr>
          <w:t>381</w:t>
        </w:r>
      </w:ins>
      <w:r w:rsidRPr="001144EF">
        <w:rPr>
          <w:sz w:val="28"/>
          <w:szCs w:val="28"/>
        </w:rPr>
        <w:t xml:space="preserve">. Одновременное наполнение резервуара для хранения топлива из автоцистерны и заправка транспортных средств топливом из </w:t>
      </w:r>
      <w:del w:id="2903" w:author="Антон Хабиров" w:date="2021-01-20T01:41:00Z">
        <w:r w:rsidRPr="001144EF">
          <w:rPr>
            <w:sz w:val="28"/>
            <w:szCs w:val="28"/>
          </w:rPr>
          <w:delText xml:space="preserve">других </w:delText>
        </w:r>
      </w:del>
      <w:r w:rsidRPr="001144EF">
        <w:rPr>
          <w:sz w:val="28"/>
          <w:szCs w:val="28"/>
        </w:rPr>
        <w:t>резервуаров автозаправочной станции допускается только на автозаправочных станциях с обособленным проездом для автоцистерны, оборудованной донным клапаном. На других автозаправочных станциях при наполнении резервуаров для хранения топлива присутствие людей, не входящих в число персонала (за исключением водителя автоцистерны), при нахождении на территории автоцистерны не допускается.</w:t>
      </w:r>
    </w:p>
    <w:p w:rsidR="00303495" w:rsidRPr="001144EF" w:rsidRDefault="00303495" w:rsidP="00303495">
      <w:pPr>
        <w:pStyle w:val="ConsPlusNormal"/>
        <w:spacing w:before="240"/>
        <w:ind w:firstLine="540"/>
        <w:jc w:val="both"/>
        <w:rPr>
          <w:sz w:val="28"/>
          <w:szCs w:val="28"/>
        </w:rPr>
      </w:pPr>
      <w:del w:id="2904" w:author="Антон Хабиров" w:date="2021-01-20T01:41:00Z">
        <w:r w:rsidRPr="001144EF">
          <w:rPr>
            <w:sz w:val="28"/>
            <w:szCs w:val="28"/>
          </w:rPr>
          <w:delText>448</w:delText>
        </w:r>
      </w:del>
      <w:ins w:id="2905" w:author="Антон Хабиров" w:date="2021-01-20T01:41:00Z">
        <w:r w:rsidRPr="001144EF">
          <w:rPr>
            <w:sz w:val="28"/>
            <w:szCs w:val="28"/>
          </w:rPr>
          <w:t>382</w:t>
        </w:r>
      </w:ins>
      <w:r w:rsidRPr="001144EF">
        <w:rPr>
          <w:sz w:val="28"/>
          <w:szCs w:val="28"/>
        </w:rPr>
        <w:t xml:space="preserve">. Процесс наполнения резервуара топливом из автоцистерны должен контролироваться работниками автозаправочной станции </w:t>
      </w:r>
      <w:ins w:id="2906" w:author="Антон Хабиров" w:date="2021-01-20T01:41:00Z">
        <w:r w:rsidRPr="001144EF">
          <w:rPr>
            <w:sz w:val="28"/>
            <w:szCs w:val="28"/>
          </w:rPr>
          <w:t xml:space="preserve">(дистанционно для автоматических автозаправочных станций) </w:t>
        </w:r>
      </w:ins>
      <w:r w:rsidRPr="001144EF">
        <w:rPr>
          <w:sz w:val="28"/>
          <w:szCs w:val="28"/>
        </w:rPr>
        <w:t>и водителем автоцистерны</w:t>
      </w:r>
      <w:del w:id="2907" w:author="Антон Хабиров" w:date="2021-01-20T01:41:00Z">
        <w:r w:rsidRPr="001144EF">
          <w:rPr>
            <w:sz w:val="28"/>
            <w:szCs w:val="28"/>
          </w:rPr>
          <w:delText>. При этом нахождение на территории автозаправочной станции 2 и более автоцистерн с топливом не допускается</w:delText>
        </w:r>
      </w:del>
      <w:r w:rsidRPr="001144EF">
        <w:rPr>
          <w:sz w:val="28"/>
          <w:szCs w:val="28"/>
        </w:rPr>
        <w:t>.</w:t>
      </w:r>
    </w:p>
    <w:p w:rsidR="00303495" w:rsidRPr="001144EF" w:rsidRDefault="00303495" w:rsidP="00303495">
      <w:pPr>
        <w:pStyle w:val="ConsPlusNormal"/>
        <w:spacing w:before="240"/>
        <w:ind w:firstLine="540"/>
        <w:jc w:val="both"/>
        <w:rPr>
          <w:sz w:val="28"/>
          <w:szCs w:val="28"/>
        </w:rPr>
      </w:pPr>
      <w:del w:id="2908" w:author="Антон Хабиров" w:date="2021-01-20T01:41:00Z">
        <w:r w:rsidRPr="001144EF">
          <w:rPr>
            <w:sz w:val="28"/>
            <w:szCs w:val="28"/>
          </w:rPr>
          <w:delText>449</w:delText>
        </w:r>
      </w:del>
      <w:ins w:id="2909" w:author="Антон Хабиров" w:date="2021-01-20T01:41:00Z">
        <w:r w:rsidRPr="001144EF">
          <w:rPr>
            <w:sz w:val="28"/>
            <w:szCs w:val="28"/>
          </w:rPr>
          <w:t>383</w:t>
        </w:r>
      </w:ins>
      <w:r w:rsidRPr="001144EF">
        <w:rPr>
          <w:sz w:val="28"/>
          <w:szCs w:val="28"/>
        </w:rPr>
        <w:t>. Операции по наполнению резервуаров автозаправочной станции топливом из автоцистерны, не оборудованной донным клапаном, проводятся в следующей последовательности: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установка у заправочной площадки для автоцистерны с топливом и приведение в готовность 2 передвижных </w:t>
      </w:r>
      <w:del w:id="2910" w:author="Антон Хабиров" w:date="2021-01-20T01:41:00Z">
        <w:r w:rsidRPr="001144EF">
          <w:rPr>
            <w:sz w:val="28"/>
            <w:szCs w:val="28"/>
          </w:rPr>
          <w:delText xml:space="preserve">воздушно-пенных </w:delText>
        </w:r>
      </w:del>
      <w:r w:rsidRPr="001144EF">
        <w:rPr>
          <w:sz w:val="28"/>
          <w:szCs w:val="28"/>
        </w:rPr>
        <w:t xml:space="preserve">огнетушителей </w:t>
      </w:r>
      <w:del w:id="2911" w:author="Антон Хабиров" w:date="2021-01-20T01:41:00Z">
        <w:r w:rsidRPr="001144EF">
          <w:rPr>
            <w:sz w:val="28"/>
            <w:szCs w:val="28"/>
          </w:rPr>
          <w:delText>объемом не менее 100 литров каждый</w:delText>
        </w:r>
      </w:del>
      <w:ins w:id="2912" w:author="Антон Хабиров" w:date="2021-01-20T01:41:00Z">
        <w:r w:rsidRPr="001144EF">
          <w:rPr>
            <w:sz w:val="28"/>
            <w:szCs w:val="28"/>
          </w:rPr>
          <w:t>требуемого объема</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б) перекрытие лотка отвода атмосферных осадков, загрязненных нефтепродуктами, с заправочной площадки для автоцистерны с топливом и открытие трубопровода отвода проливов топлива в аварийный резервуар</w:t>
      </w:r>
      <w:ins w:id="2913" w:author="Антон Хабиров" w:date="2021-01-20T01:41:00Z">
        <w:r w:rsidRPr="001144EF">
          <w:rPr>
            <w:sz w:val="28"/>
            <w:szCs w:val="28"/>
          </w:rPr>
          <w:t>, предусмотренный проектной документацией</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в) установка автоцистерны с топливом на предусмотренную для нее площадку, заземление автоцистерны и затем наполнение резервуаров автозаправочной станции. При наличии инвентарного проводника системы заземления автозаправочной станции заземляющий проводник вначале присоединяют к корпусу цистерны, а затем к заземляющему устройству. Не допускается присоединять заземляющие проводники к окрашенным и загрязненным металлическим частям автоцистерны.</w:t>
      </w:r>
      <w:del w:id="2914" w:author="Антон Хабиров" w:date="2021-01-20T01:41:00Z">
        <w:r w:rsidRPr="001144EF">
          <w:rPr>
            <w:sz w:val="28"/>
            <w:szCs w:val="28"/>
          </w:rPr>
          <w:delText xml:space="preserve"> Каждая цистерна автопоезда заземляется отдельно, до полного слива из нее нефтепродукта.</w:delText>
        </w:r>
      </w:del>
    </w:p>
    <w:p w:rsidR="00303495" w:rsidRPr="001144EF" w:rsidRDefault="00303495" w:rsidP="00303495">
      <w:pPr>
        <w:pStyle w:val="ConsPlusNormal"/>
        <w:spacing w:before="240"/>
        <w:ind w:firstLine="540"/>
        <w:jc w:val="both"/>
        <w:rPr>
          <w:sz w:val="28"/>
          <w:szCs w:val="28"/>
        </w:rPr>
      </w:pPr>
      <w:del w:id="2915" w:author="Антон Хабиров" w:date="2021-01-20T01:41:00Z">
        <w:r w:rsidRPr="001144EF">
          <w:rPr>
            <w:sz w:val="28"/>
            <w:szCs w:val="28"/>
          </w:rPr>
          <w:delText>450</w:delText>
        </w:r>
      </w:del>
      <w:ins w:id="2916" w:author="Антон Хабиров" w:date="2021-01-20T01:41:00Z">
        <w:r w:rsidRPr="001144EF">
          <w:rPr>
            <w:sz w:val="28"/>
            <w:szCs w:val="28"/>
          </w:rPr>
          <w:t>384</w:t>
        </w:r>
      </w:ins>
      <w:r w:rsidRPr="001144EF">
        <w:rPr>
          <w:sz w:val="28"/>
          <w:szCs w:val="28"/>
        </w:rPr>
        <w:t>. При заправке транспортных средств топливом соблюдаются следующие требования:</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 xml:space="preserve">а) </w:t>
      </w:r>
      <w:proofErr w:type="spellStart"/>
      <w:r w:rsidRPr="001144EF">
        <w:rPr>
          <w:sz w:val="28"/>
          <w:szCs w:val="28"/>
        </w:rPr>
        <w:t>мототехника</w:t>
      </w:r>
      <w:proofErr w:type="spellEnd"/>
      <w:r w:rsidRPr="001144EF">
        <w:rPr>
          <w:sz w:val="28"/>
          <w:szCs w:val="28"/>
        </w:rPr>
        <w:t xml:space="preserve"> подается к топливораздаточным колонкам с заглушенными двигателями, пуск и остановка которых производится на расстоянии не менее 15 метров от топливозаправочных колонок, а автомобили</w:t>
      </w:r>
      <w:ins w:id="2917" w:author="Антон Хабиров" w:date="2021-01-20T01:41:00Z">
        <w:r w:rsidRPr="001144EF">
          <w:rPr>
            <w:sz w:val="28"/>
            <w:szCs w:val="28"/>
          </w:rPr>
          <w:t>, автобусы и автотракторная техника</w:t>
        </w:r>
      </w:ins>
      <w:r w:rsidRPr="001144EF">
        <w:rPr>
          <w:sz w:val="28"/>
          <w:szCs w:val="28"/>
        </w:rPr>
        <w:t xml:space="preserve"> - своим ходом;</w:t>
      </w:r>
    </w:p>
    <w:p w:rsidR="00303495" w:rsidRPr="001144EF" w:rsidRDefault="00303495" w:rsidP="00303495">
      <w:pPr>
        <w:pStyle w:val="ConsPlusNormal"/>
        <w:spacing w:before="240"/>
        <w:ind w:firstLine="540"/>
        <w:jc w:val="both"/>
        <w:rPr>
          <w:sz w:val="28"/>
          <w:szCs w:val="28"/>
        </w:rPr>
      </w:pPr>
      <w:r w:rsidRPr="001144EF">
        <w:rPr>
          <w:sz w:val="28"/>
          <w:szCs w:val="28"/>
        </w:rPr>
        <w:t>б) пролитые</w:t>
      </w:r>
      <w:del w:id="2918" w:author="Антон Хабиров" w:date="2021-01-20T01:41:00Z">
        <w:r w:rsidRPr="001144EF">
          <w:rPr>
            <w:sz w:val="28"/>
            <w:szCs w:val="28"/>
          </w:rPr>
          <w:delText xml:space="preserve"> на землю</w:delText>
        </w:r>
      </w:del>
      <w:r w:rsidRPr="001144EF">
        <w:rPr>
          <w:sz w:val="28"/>
          <w:szCs w:val="28"/>
        </w:rPr>
        <w:t xml:space="preserve"> нефтепродукты засыпают песком или удаляются специально предусмотренными для этого адсорбентами, а пропитанный песок, адсорбенты и промасленные обтирочные материалы собираются в металлические ящики с плотно закрывающимися крышками в искробезопасном исполнении и по окончании рабочего дня вывозятся с территории автозаправочной станции;</w:t>
      </w:r>
    </w:p>
    <w:p w:rsidR="00303495" w:rsidRPr="001144EF" w:rsidRDefault="00303495" w:rsidP="00303495">
      <w:pPr>
        <w:pStyle w:val="ConsPlusNormal"/>
        <w:spacing w:before="240"/>
        <w:ind w:firstLine="540"/>
        <w:jc w:val="both"/>
        <w:rPr>
          <w:sz w:val="28"/>
          <w:szCs w:val="28"/>
        </w:rPr>
      </w:pPr>
      <w:r w:rsidRPr="001144EF">
        <w:rPr>
          <w:sz w:val="28"/>
          <w:szCs w:val="28"/>
        </w:rPr>
        <w:t>в) расстояние между стоящим под заправкой и следующим за ним автомобилем должно быть не менее 1 метра</w:t>
      </w:r>
      <w:del w:id="2919" w:author="Антон Хабиров" w:date="2021-01-20T01:41:00Z">
        <w:r w:rsidRPr="001144EF">
          <w:rPr>
            <w:sz w:val="28"/>
            <w:szCs w:val="28"/>
          </w:rPr>
          <w:delText>,</w:delText>
        </w:r>
      </w:del>
      <w:r w:rsidRPr="001144EF">
        <w:rPr>
          <w:sz w:val="28"/>
          <w:szCs w:val="28"/>
        </w:rPr>
        <w:t xml:space="preserve"> при этом для каждого транспортного средства обеспечивается возможность маневрирования и выезда с территории автозаправочной станции, для чего на покрытие дорог наносится отличительная разметка или </w:t>
      </w:r>
      <w:ins w:id="2920" w:author="Антон Хабиров" w:date="2021-01-20T01:41:00Z">
        <w:r w:rsidRPr="001144EF">
          <w:rPr>
            <w:sz w:val="28"/>
            <w:szCs w:val="28"/>
          </w:rPr>
          <w:t xml:space="preserve">предусматриваются </w:t>
        </w:r>
      </w:ins>
      <w:r w:rsidRPr="001144EF">
        <w:rPr>
          <w:sz w:val="28"/>
          <w:szCs w:val="28"/>
        </w:rPr>
        <w:t>иные визуальные указатели</w:t>
      </w:r>
      <w:del w:id="2921" w:author="Антон Хабиров" w:date="2021-01-20T01:41:00Z">
        <w:r w:rsidRPr="001144EF">
          <w:rPr>
            <w:sz w:val="28"/>
            <w:szCs w:val="28"/>
          </w:rPr>
          <w:delText>.</w:delText>
        </w:r>
      </w:del>
      <w:ins w:id="2922" w:author="Антон Хабиров" w:date="2021-01-20T01:41:00Z">
        <w:r w:rsidRPr="001144EF">
          <w:rPr>
            <w:sz w:val="28"/>
            <w:szCs w:val="28"/>
          </w:rPr>
          <w:t xml:space="preserve"> (дорожные знаки, схемы движения).</w:t>
        </w:r>
      </w:ins>
    </w:p>
    <w:p w:rsidR="00303495" w:rsidRPr="001144EF" w:rsidRDefault="00303495" w:rsidP="00303495">
      <w:pPr>
        <w:pStyle w:val="ConsPlusNormal"/>
        <w:spacing w:before="240"/>
        <w:ind w:firstLine="540"/>
        <w:jc w:val="both"/>
        <w:rPr>
          <w:sz w:val="28"/>
          <w:szCs w:val="28"/>
        </w:rPr>
      </w:pPr>
      <w:del w:id="2923" w:author="Антон Хабиров" w:date="2021-01-20T01:41:00Z">
        <w:r w:rsidRPr="001144EF">
          <w:rPr>
            <w:sz w:val="28"/>
            <w:szCs w:val="28"/>
          </w:rPr>
          <w:delText>451</w:delText>
        </w:r>
      </w:del>
      <w:ins w:id="2924" w:author="Антон Хабиров" w:date="2021-01-20T01:41:00Z">
        <w:r w:rsidRPr="001144EF">
          <w:rPr>
            <w:sz w:val="28"/>
            <w:szCs w:val="28"/>
          </w:rPr>
          <w:t>385</w:t>
        </w:r>
      </w:ins>
      <w:r w:rsidRPr="001144EF">
        <w:rPr>
          <w:sz w:val="28"/>
          <w:szCs w:val="28"/>
        </w:rPr>
        <w:t>. На автозаправочной станции запрещается:</w:t>
      </w:r>
    </w:p>
    <w:p w:rsidR="00303495" w:rsidRPr="001144EF" w:rsidRDefault="00303495" w:rsidP="00303495">
      <w:pPr>
        <w:pStyle w:val="ConsPlusNormal"/>
        <w:spacing w:before="240"/>
        <w:ind w:firstLine="540"/>
        <w:jc w:val="both"/>
        <w:rPr>
          <w:sz w:val="28"/>
          <w:szCs w:val="28"/>
        </w:rPr>
      </w:pPr>
      <w:r w:rsidRPr="001144EF">
        <w:rPr>
          <w:sz w:val="28"/>
          <w:szCs w:val="28"/>
        </w:rPr>
        <w:t>а) заправка транспортных сре</w:t>
      </w:r>
      <w:proofErr w:type="gramStart"/>
      <w:r w:rsidRPr="001144EF">
        <w:rPr>
          <w:sz w:val="28"/>
          <w:szCs w:val="28"/>
        </w:rPr>
        <w:t>дств с р</w:t>
      </w:r>
      <w:proofErr w:type="gramEnd"/>
      <w:r w:rsidRPr="001144EF">
        <w:rPr>
          <w:sz w:val="28"/>
          <w:szCs w:val="28"/>
        </w:rPr>
        <w:t>аботающими двигателями;</w:t>
      </w:r>
    </w:p>
    <w:p w:rsidR="00303495" w:rsidRPr="001144EF" w:rsidRDefault="00303495" w:rsidP="00303495">
      <w:pPr>
        <w:pStyle w:val="ConsPlusNormal"/>
        <w:spacing w:before="240"/>
        <w:ind w:firstLine="540"/>
        <w:jc w:val="both"/>
        <w:rPr>
          <w:sz w:val="28"/>
          <w:szCs w:val="28"/>
        </w:rPr>
      </w:pPr>
      <w:r w:rsidRPr="001144EF">
        <w:rPr>
          <w:sz w:val="28"/>
          <w:szCs w:val="28"/>
        </w:rPr>
        <w:t>б) проезд транспортных средств над подземными резервуарами, если это не предусмотрено технико-эксплуатационной документацией;</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заполнение резервуаров топливом и заправка транспортных средств во время грозы и в случае </w:t>
      </w:r>
      <w:del w:id="2925" w:author="Антон Хабиров" w:date="2021-01-20T01:41:00Z">
        <w:r w:rsidRPr="001144EF">
          <w:rPr>
            <w:sz w:val="28"/>
            <w:szCs w:val="28"/>
          </w:rPr>
          <w:delText xml:space="preserve">опасности </w:delText>
        </w:r>
      </w:del>
      <w:r w:rsidRPr="001144EF">
        <w:rPr>
          <w:sz w:val="28"/>
          <w:szCs w:val="28"/>
        </w:rPr>
        <w:t>проявления атмосферных разрядов;</w:t>
      </w:r>
    </w:p>
    <w:p w:rsidR="00303495" w:rsidRPr="001144EF" w:rsidRDefault="00303495" w:rsidP="00303495">
      <w:pPr>
        <w:pStyle w:val="ConsPlusNormal"/>
        <w:spacing w:before="240"/>
        <w:ind w:firstLine="540"/>
        <w:jc w:val="both"/>
        <w:rPr>
          <w:sz w:val="28"/>
          <w:szCs w:val="28"/>
        </w:rPr>
      </w:pPr>
      <w:r w:rsidRPr="001144EF">
        <w:rPr>
          <w:sz w:val="28"/>
          <w:szCs w:val="28"/>
        </w:rPr>
        <w:t xml:space="preserve">г) </w:t>
      </w:r>
      <w:del w:id="2926" w:author="Антон Хабиров" w:date="2021-01-20T01:41:00Z">
        <w:r w:rsidRPr="001144EF">
          <w:rPr>
            <w:sz w:val="28"/>
            <w:szCs w:val="28"/>
          </w:rPr>
          <w:delText>работа</w:delText>
        </w:r>
      </w:del>
      <w:ins w:id="2927" w:author="Антон Хабиров" w:date="2021-01-20T01:41:00Z">
        <w:r w:rsidRPr="001144EF">
          <w:rPr>
            <w:sz w:val="28"/>
            <w:szCs w:val="28"/>
          </w:rPr>
          <w:t>работать</w:t>
        </w:r>
      </w:ins>
      <w:r w:rsidRPr="001144EF">
        <w:rPr>
          <w:sz w:val="28"/>
          <w:szCs w:val="28"/>
        </w:rPr>
        <w:t xml:space="preserve"> в одежде и обуви, </w:t>
      </w:r>
      <w:proofErr w:type="gramStart"/>
      <w:r w:rsidRPr="001144EF">
        <w:rPr>
          <w:sz w:val="28"/>
          <w:szCs w:val="28"/>
        </w:rPr>
        <w:t>загрязненных</w:t>
      </w:r>
      <w:proofErr w:type="gramEnd"/>
      <w:r w:rsidRPr="001144EF">
        <w:rPr>
          <w:sz w:val="28"/>
          <w:szCs w:val="28"/>
        </w:rPr>
        <w:t xml:space="preserve"> топливом</w:t>
      </w:r>
      <w:ins w:id="2928" w:author="Антон Хабиров" w:date="2021-01-20T01:41:00Z">
        <w:r w:rsidRPr="001144EF">
          <w:rPr>
            <w:sz w:val="28"/>
            <w:szCs w:val="28"/>
          </w:rPr>
          <w:t>, использовать тару (емкости, канистры</w:t>
        </w:r>
      </w:ins>
      <w:r w:rsidRPr="001144EF">
        <w:rPr>
          <w:sz w:val="28"/>
          <w:szCs w:val="28"/>
        </w:rPr>
        <w:t xml:space="preserve"> и </w:t>
      </w:r>
      <w:del w:id="2929" w:author="Антон Хабиров" w:date="2021-01-20T01:41:00Z">
        <w:r w:rsidRPr="001144EF">
          <w:rPr>
            <w:sz w:val="28"/>
            <w:szCs w:val="28"/>
          </w:rPr>
          <w:delText>способных вызывать искру</w:delText>
        </w:r>
      </w:del>
      <w:ins w:id="2930" w:author="Антон Хабиров" w:date="2021-01-20T01:41:00Z">
        <w:r w:rsidRPr="001144EF">
          <w:rPr>
            <w:sz w:val="28"/>
            <w:szCs w:val="28"/>
          </w:rPr>
          <w:t>др.) для заправки топливом, в процессе наполнения которой может возникнуть искра</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д) заправка транспортных средств, в которых находятся пассажиры (за исключением легковых автомобилей);</w:t>
      </w:r>
    </w:p>
    <w:p w:rsidR="00303495" w:rsidRPr="001144EF" w:rsidRDefault="00303495" w:rsidP="00303495">
      <w:pPr>
        <w:pStyle w:val="ConsPlusNormal"/>
        <w:spacing w:before="240"/>
        <w:ind w:firstLine="540"/>
        <w:jc w:val="both"/>
        <w:rPr>
          <w:sz w:val="28"/>
          <w:szCs w:val="28"/>
        </w:rPr>
      </w:pPr>
      <w:r w:rsidRPr="001144EF">
        <w:rPr>
          <w:sz w:val="28"/>
          <w:szCs w:val="28"/>
        </w:rPr>
        <w:t xml:space="preserve">е) заправка транспортных средств с опасными грузами </w:t>
      </w:r>
      <w:del w:id="2931" w:author="Антон Хабиров" w:date="2021-01-20T01:41:00Z">
        <w:r w:rsidRPr="001144EF">
          <w:rPr>
            <w:sz w:val="28"/>
            <w:szCs w:val="28"/>
          </w:rPr>
          <w:delText xml:space="preserve">классов 1 - 9 </w:delText>
        </w:r>
      </w:del>
      <w:r w:rsidRPr="001144EF">
        <w:rPr>
          <w:sz w:val="28"/>
          <w:szCs w:val="28"/>
        </w:rPr>
        <w:t>(взрывчатые вещества, сжатые и сжиженные горючие газы, легковоспламеняющиеся жидкости и материалы, ядовитые и радиоактивные вещества и др.), за исключением специально предусмотренных для этого топливозаправочных пунктов;</w:t>
      </w:r>
    </w:p>
    <w:p w:rsidR="00303495" w:rsidRPr="001144EF" w:rsidRDefault="00303495" w:rsidP="00303495">
      <w:pPr>
        <w:pStyle w:val="ConsPlusNormal"/>
        <w:spacing w:before="240"/>
        <w:ind w:firstLine="540"/>
        <w:jc w:val="both"/>
        <w:rPr>
          <w:sz w:val="28"/>
          <w:szCs w:val="28"/>
        </w:rPr>
      </w:pPr>
      <w:r w:rsidRPr="001144EF">
        <w:rPr>
          <w:sz w:val="28"/>
          <w:szCs w:val="28"/>
        </w:rPr>
        <w:t>ж) въезд тракторов, не оборудованных искрогасителями, за исключением случаев применения системы нейтрализации отработавших газов, на территорию автозаправочной станции во время осуществления операции по приему, хранению или выдаче бензина.</w:t>
      </w:r>
    </w:p>
    <w:p w:rsidR="00303495" w:rsidRPr="001144EF" w:rsidRDefault="00303495" w:rsidP="00303495">
      <w:pPr>
        <w:pStyle w:val="ConsPlusNormal"/>
        <w:jc w:val="both"/>
        <w:rPr>
          <w:del w:id="2932" w:author="Антон Хабиров" w:date="2021-01-20T01:41:00Z"/>
          <w:sz w:val="28"/>
          <w:szCs w:val="28"/>
        </w:rPr>
      </w:pPr>
      <w:del w:id="2933"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934" w:author="Антон Хабиров" w:date="2021-01-20T01:41:00Z">
        <w:r w:rsidRPr="001144EF">
          <w:rPr>
            <w:sz w:val="28"/>
            <w:szCs w:val="28"/>
          </w:rPr>
          <w:delText>452</w:delText>
        </w:r>
      </w:del>
      <w:ins w:id="2935" w:author="Антон Хабиров" w:date="2021-01-20T01:41:00Z">
        <w:r w:rsidRPr="001144EF">
          <w:rPr>
            <w:sz w:val="28"/>
            <w:szCs w:val="28"/>
          </w:rPr>
          <w:t>386</w:t>
        </w:r>
      </w:ins>
      <w:r w:rsidRPr="001144EF">
        <w:rPr>
          <w:sz w:val="28"/>
          <w:szCs w:val="28"/>
        </w:rPr>
        <w:t xml:space="preserve">. Технологические системы передвижных автозаправочных станций </w:t>
      </w:r>
      <w:r w:rsidRPr="001144EF">
        <w:rPr>
          <w:sz w:val="28"/>
          <w:szCs w:val="28"/>
        </w:rPr>
        <w:lastRenderedPageBreak/>
        <w:t>следует устанавливать на</w:t>
      </w:r>
      <w:del w:id="2936" w:author="Антон Хабиров" w:date="2021-01-20T01:41:00Z">
        <w:r w:rsidRPr="001144EF">
          <w:rPr>
            <w:sz w:val="28"/>
            <w:szCs w:val="28"/>
          </w:rPr>
          <w:delText xml:space="preserve"> специально отведенных для них</w:delText>
        </w:r>
      </w:del>
      <w:r w:rsidRPr="001144EF">
        <w:rPr>
          <w:sz w:val="28"/>
          <w:szCs w:val="28"/>
        </w:rPr>
        <w:t xml:space="preserve"> площадках, расположенных и оборудованных в соответствии с требованиями пожарной безопасности, предъявляемыми к стационарным автозаправочным станциям.</w:t>
      </w:r>
    </w:p>
    <w:p w:rsidR="00303495" w:rsidRPr="001144EF" w:rsidRDefault="00303495" w:rsidP="00303495">
      <w:pPr>
        <w:pStyle w:val="ConsPlusNormal"/>
        <w:spacing w:before="240"/>
        <w:ind w:firstLine="540"/>
        <w:jc w:val="both"/>
        <w:rPr>
          <w:sz w:val="28"/>
          <w:szCs w:val="28"/>
        </w:rPr>
      </w:pPr>
      <w:moveFromRangeStart w:id="2937" w:author="Антон Хабиров" w:date="2021-01-20T01:41:00Z" w:name="move61999335"/>
      <w:moveFrom w:id="2938" w:author="Антон Хабиров" w:date="2021-01-20T01:41:00Z">
        <w:r w:rsidRPr="001144EF">
          <w:rPr>
            <w:sz w:val="28"/>
            <w:szCs w:val="28"/>
          </w:rPr>
          <w:t xml:space="preserve">453. </w:t>
        </w:r>
      </w:moveFrom>
      <w:moveFromRangeEnd w:id="2937"/>
      <w:r w:rsidRPr="001144EF">
        <w:rPr>
          <w:sz w:val="28"/>
          <w:szCs w:val="28"/>
        </w:rPr>
        <w:t xml:space="preserve">Запрещается использование в качестве передвижной автозаправочной станции </w:t>
      </w:r>
      <w:proofErr w:type="spellStart"/>
      <w:r w:rsidRPr="001144EF">
        <w:rPr>
          <w:sz w:val="28"/>
          <w:szCs w:val="28"/>
        </w:rPr>
        <w:t>автотопливозаправщиков</w:t>
      </w:r>
      <w:proofErr w:type="spellEnd"/>
      <w:r w:rsidRPr="001144EF">
        <w:rPr>
          <w:sz w:val="28"/>
          <w:szCs w:val="28"/>
        </w:rPr>
        <w:t xml:space="preserve"> и другой техники, не предназначенной для этих целей.</w:t>
      </w:r>
    </w:p>
    <w:p w:rsidR="00303495" w:rsidRPr="001144EF" w:rsidRDefault="00303495" w:rsidP="00303495">
      <w:pPr>
        <w:pStyle w:val="ConsPlusNormal"/>
        <w:spacing w:before="240"/>
        <w:ind w:firstLine="540"/>
        <w:jc w:val="both"/>
        <w:rPr>
          <w:sz w:val="28"/>
          <w:szCs w:val="28"/>
        </w:rPr>
      </w:pPr>
      <w:del w:id="2939" w:author="Антон Хабиров" w:date="2021-01-20T01:41:00Z">
        <w:r w:rsidRPr="001144EF">
          <w:rPr>
            <w:sz w:val="28"/>
            <w:szCs w:val="28"/>
          </w:rPr>
          <w:delText>454</w:delText>
        </w:r>
      </w:del>
      <w:ins w:id="2940" w:author="Антон Хабиров" w:date="2021-01-20T01:41:00Z">
        <w:r w:rsidRPr="001144EF">
          <w:rPr>
            <w:sz w:val="28"/>
            <w:szCs w:val="28"/>
          </w:rPr>
          <w:t>387</w:t>
        </w:r>
      </w:ins>
      <w:r w:rsidRPr="001144EF">
        <w:rPr>
          <w:sz w:val="28"/>
          <w:szCs w:val="28"/>
        </w:rPr>
        <w:t xml:space="preserve">. Запрещается использовать на территории автозаправочной станции устройства с применением открытого пламени, а также теплогенерирующие агрегаты, аппараты и устройства </w:t>
      </w:r>
      <w:del w:id="2941" w:author="Антон Хабиров" w:date="2021-01-20T01:41:00Z">
        <w:r w:rsidRPr="001144EF">
          <w:rPr>
            <w:sz w:val="28"/>
            <w:szCs w:val="28"/>
          </w:rPr>
          <w:delText xml:space="preserve">(далее - аппарат) </w:delText>
        </w:r>
      </w:del>
      <w:r w:rsidRPr="001144EF">
        <w:rPr>
          <w:sz w:val="28"/>
          <w:szCs w:val="28"/>
        </w:rPr>
        <w:t>с применением горючих теплоносителей и (или) с температурой на их внешней поверхности, способной превысить (в том числе при неисправности теплогенерирующего аппарата) 90 градусов Цельсия.</w:t>
      </w:r>
    </w:p>
    <w:p w:rsidR="00303495" w:rsidRPr="001144EF" w:rsidRDefault="00303495" w:rsidP="00303495">
      <w:pPr>
        <w:pStyle w:val="ConsPlusNormal"/>
        <w:spacing w:before="240"/>
        <w:ind w:firstLine="540"/>
        <w:jc w:val="both"/>
        <w:rPr>
          <w:del w:id="2942" w:author="Антон Хабиров" w:date="2021-01-20T01:41:00Z"/>
          <w:sz w:val="28"/>
          <w:szCs w:val="28"/>
        </w:rPr>
      </w:pPr>
      <w:ins w:id="2943" w:author="Антон Хабиров" w:date="2021-01-20T01:41:00Z">
        <w:r w:rsidRPr="001144EF">
          <w:rPr>
            <w:sz w:val="28"/>
            <w:szCs w:val="28"/>
          </w:rPr>
          <w:t>388</w:t>
        </w:r>
      </w:ins>
      <w:moveFromRangeStart w:id="2944" w:author="Антон Хабиров" w:date="2021-01-20T01:41:00Z" w:name="move61999336"/>
      <w:moveFrom w:id="2945" w:author="Антон Хабиров" w:date="2021-01-20T01:41:00Z">
        <w:r w:rsidRPr="001144EF">
          <w:rPr>
            <w:sz w:val="28"/>
            <w:szCs w:val="28"/>
          </w:rPr>
          <w:t xml:space="preserve">455. </w:t>
        </w:r>
      </w:moveFrom>
      <w:moveFromRangeEnd w:id="2944"/>
      <w:del w:id="2946" w:author="Антон Хабиров" w:date="2021-01-20T01:41:00Z">
        <w:r w:rsidRPr="001144EF">
          <w:rPr>
            <w:sz w:val="28"/>
            <w:szCs w:val="28"/>
          </w:rPr>
          <w:delText>Автозаправочные станции оснащаются жесткой буксировочной штангой длиной не менее 3 метров для экстренной эвакуации горящего транспортного средства с территории автозаправочной станции.</w:delText>
        </w:r>
      </w:del>
    </w:p>
    <w:p w:rsidR="00303495" w:rsidRPr="001144EF" w:rsidRDefault="00303495" w:rsidP="00303495">
      <w:pPr>
        <w:pStyle w:val="ConsPlusNormal"/>
        <w:spacing w:before="240"/>
        <w:ind w:firstLine="540"/>
        <w:jc w:val="both"/>
        <w:rPr>
          <w:sz w:val="28"/>
          <w:szCs w:val="28"/>
        </w:rPr>
      </w:pPr>
      <w:del w:id="2947" w:author="Антон Хабиров" w:date="2021-01-20T01:41:00Z">
        <w:r w:rsidRPr="001144EF">
          <w:rPr>
            <w:sz w:val="28"/>
            <w:szCs w:val="28"/>
          </w:rPr>
          <w:delText>456</w:delText>
        </w:r>
      </w:del>
      <w:r w:rsidRPr="001144EF">
        <w:rPr>
          <w:sz w:val="28"/>
          <w:szCs w:val="28"/>
        </w:rPr>
        <w:t xml:space="preserve">. Для автозаправочной станции, на которой проектом допускается использовать автоцистерны, не оборудованные донным клапаном, следует предусматривать </w:t>
      </w:r>
      <w:del w:id="2948" w:author="Антон Хабиров" w:date="2021-01-20T01:41:00Z">
        <w:r w:rsidRPr="001144EF">
          <w:rPr>
            <w:sz w:val="28"/>
            <w:szCs w:val="28"/>
          </w:rPr>
          <w:delText>передвижные воздушно-пенные огнетушители вместимостью не менее 100 литров каждый в количестве не менее 2</w:delText>
        </w:r>
      </w:del>
      <w:ins w:id="2949" w:author="Антон Хабиров" w:date="2021-01-20T01:41:00Z">
        <w:r w:rsidRPr="001144EF">
          <w:rPr>
            <w:sz w:val="28"/>
            <w:szCs w:val="28"/>
          </w:rPr>
          <w:t>не менее 2 передвижных огнетушителей требуемого объема</w:t>
        </w:r>
      </w:ins>
      <w:r w:rsidRPr="001144EF">
        <w:rPr>
          <w:sz w:val="28"/>
          <w:szCs w:val="28"/>
        </w:rPr>
        <w:t>.</w:t>
      </w:r>
    </w:p>
    <w:p w:rsidR="00303495" w:rsidRPr="001144EF" w:rsidRDefault="00303495" w:rsidP="00303495">
      <w:pPr>
        <w:pStyle w:val="ConsPlusNormal"/>
        <w:spacing w:before="240"/>
        <w:ind w:firstLine="540"/>
        <w:jc w:val="both"/>
        <w:rPr>
          <w:sz w:val="28"/>
          <w:szCs w:val="28"/>
        </w:rPr>
      </w:pPr>
      <w:del w:id="2950" w:author="Антон Хабиров" w:date="2021-01-20T01:41:00Z">
        <w:r w:rsidRPr="001144EF">
          <w:rPr>
            <w:sz w:val="28"/>
            <w:szCs w:val="28"/>
          </w:rPr>
          <w:delText>457</w:delText>
        </w:r>
      </w:del>
      <w:ins w:id="2951" w:author="Антон Хабиров" w:date="2021-01-20T01:41:00Z">
        <w:r w:rsidRPr="001144EF">
          <w:rPr>
            <w:sz w:val="28"/>
            <w:szCs w:val="28"/>
          </w:rPr>
          <w:t>389</w:t>
        </w:r>
      </w:ins>
      <w:r w:rsidRPr="001144EF">
        <w:rPr>
          <w:sz w:val="28"/>
          <w:szCs w:val="28"/>
        </w:rPr>
        <w:t>. Автозаправочные станции оснащаются первичными средствами пожаротушения.</w:t>
      </w:r>
    </w:p>
    <w:p w:rsidR="00303495" w:rsidRPr="001144EF" w:rsidRDefault="00303495" w:rsidP="00303495">
      <w:pPr>
        <w:pStyle w:val="ConsPlusNormal"/>
        <w:spacing w:before="240"/>
        <w:ind w:firstLine="540"/>
        <w:jc w:val="both"/>
        <w:rPr>
          <w:sz w:val="28"/>
          <w:szCs w:val="28"/>
        </w:rPr>
      </w:pPr>
      <w:proofErr w:type="gramStart"/>
      <w:r w:rsidRPr="001144EF">
        <w:rPr>
          <w:sz w:val="28"/>
          <w:szCs w:val="28"/>
        </w:rPr>
        <w:t xml:space="preserve">Заправочный островок для заправки только легковых автомобилей, имеющий от 1 до 4 топливораздаточных колонок, оснащается не менее чем 2 огнетушителями </w:t>
      </w:r>
      <w:del w:id="2952" w:author="Антон Хабиров" w:date="2021-01-20T01:41:00Z">
        <w:r w:rsidRPr="001144EF">
          <w:rPr>
            <w:sz w:val="28"/>
            <w:szCs w:val="28"/>
          </w:rPr>
          <w:delText>(с учетом климатических условий эксплуатации) либо одним покрывалом (для изоляции очага возгорания) и 1 огнетушителем</w:delText>
        </w:r>
      </w:del>
      <w:ins w:id="2953" w:author="Антон Хабиров" w:date="2021-01-20T01:41:00Z">
        <w:r w:rsidRPr="001144EF">
          <w:rPr>
            <w:sz w:val="28"/>
            <w:szCs w:val="28"/>
          </w:rPr>
          <w:t>с минимальным рангом тушения модельного очага пожара 3A, 144B, C, E</w:t>
        </w:r>
      </w:ins>
      <w:r w:rsidRPr="001144EF">
        <w:rPr>
          <w:sz w:val="28"/>
          <w:szCs w:val="28"/>
        </w:rPr>
        <w:t xml:space="preserve"> (с учетом климатических условий эксплуатации), а заправочный островок, имеющий от 5 до 8 топливораздаточных колонок, оснащается не менее чем 4 огнетушителями </w:t>
      </w:r>
      <w:del w:id="2954" w:author="Антон Хабиров" w:date="2021-01-20T01:41:00Z">
        <w:r w:rsidRPr="001144EF">
          <w:rPr>
            <w:sz w:val="28"/>
            <w:szCs w:val="28"/>
          </w:rPr>
          <w:delText>(</w:delText>
        </w:r>
      </w:del>
      <w:r w:rsidRPr="001144EF">
        <w:rPr>
          <w:sz w:val="28"/>
          <w:szCs w:val="28"/>
        </w:rPr>
        <w:t xml:space="preserve">с </w:t>
      </w:r>
      <w:del w:id="2955" w:author="Антон Хабиров" w:date="2021-01-20T01:41:00Z">
        <w:r w:rsidRPr="001144EF">
          <w:rPr>
            <w:sz w:val="28"/>
            <w:szCs w:val="28"/>
          </w:rPr>
          <w:delText>учетом климатических условий эксплуатации) либо 2 покрывалами (для изоляции очага возгорания) и 2 огнетушителями</w:delText>
        </w:r>
      </w:del>
      <w:ins w:id="2956" w:author="Антон Хабиров" w:date="2021-01-20T01:41:00Z">
        <w:r w:rsidRPr="001144EF">
          <w:rPr>
            <w:sz w:val="28"/>
            <w:szCs w:val="28"/>
          </w:rPr>
          <w:t>минимальным рангом тушения модельного очага пожара 3A</w:t>
        </w:r>
        <w:proofErr w:type="gramEnd"/>
        <w:r w:rsidRPr="001144EF">
          <w:rPr>
            <w:sz w:val="28"/>
            <w:szCs w:val="28"/>
          </w:rPr>
          <w:t>, 144B, C, E</w:t>
        </w:r>
      </w:ins>
      <w:r w:rsidRPr="001144EF">
        <w:rPr>
          <w:sz w:val="28"/>
          <w:szCs w:val="28"/>
        </w:rPr>
        <w:t xml:space="preserve"> (с учетом климатических условий эксплуатации</w:t>
      </w:r>
      <w:del w:id="2957" w:author="Антон Хабиров" w:date="2021-01-20T01:41:00Z">
        <w:r w:rsidRPr="001144EF">
          <w:rPr>
            <w:sz w:val="28"/>
            <w:szCs w:val="28"/>
          </w:rPr>
          <w:delText>).</w:delText>
        </w:r>
      </w:del>
      <w:ins w:id="2958" w:author="Антон Хабиров" w:date="2021-01-20T01:41:00Z">
        <w:r w:rsidRPr="001144EF">
          <w:rPr>
            <w:sz w:val="28"/>
            <w:szCs w:val="28"/>
          </w:rPr>
          <w:t>) и одним покрывалом для изоляции очага возгорания размером не менее 2 x 1,5 метра. Размещение огнетушителей должно предусматриваться на заправочных островках.</w:t>
        </w:r>
      </w:ins>
    </w:p>
    <w:p w:rsidR="00303495" w:rsidRPr="001144EF" w:rsidRDefault="00303495" w:rsidP="00303495">
      <w:pPr>
        <w:pStyle w:val="ConsPlusNormal"/>
        <w:spacing w:before="240"/>
        <w:ind w:firstLine="540"/>
        <w:jc w:val="both"/>
        <w:rPr>
          <w:sz w:val="28"/>
          <w:szCs w:val="28"/>
        </w:rPr>
      </w:pPr>
      <w:ins w:id="2959" w:author="Антон Хабиров" w:date="2021-01-20T01:41:00Z">
        <w:r w:rsidRPr="001144EF">
          <w:rPr>
            <w:sz w:val="28"/>
            <w:szCs w:val="28"/>
          </w:rPr>
          <w:t xml:space="preserve">Площадка для автоцистерны, а также </w:t>
        </w:r>
      </w:ins>
      <w:r w:rsidRPr="001144EF">
        <w:rPr>
          <w:sz w:val="28"/>
          <w:szCs w:val="28"/>
        </w:rPr>
        <w:t>заправочный островок для заправки</w:t>
      </w:r>
      <w:ins w:id="2960" w:author="Антон Хабиров" w:date="2021-01-20T01:41:00Z">
        <w:r w:rsidRPr="001144EF">
          <w:rPr>
            <w:sz w:val="28"/>
            <w:szCs w:val="28"/>
          </w:rPr>
          <w:t>,</w:t>
        </w:r>
      </w:ins>
      <w:r w:rsidRPr="001144EF">
        <w:rPr>
          <w:sz w:val="28"/>
          <w:szCs w:val="28"/>
        </w:rPr>
        <w:t xml:space="preserve"> в том числе грузовых автомобилей, автобусов, крупногабаритной строительной и сельскохозяйственной техники</w:t>
      </w:r>
      <w:ins w:id="2961" w:author="Антон Хабиров" w:date="2021-01-20T01:41:00Z">
        <w:r w:rsidRPr="001144EF">
          <w:rPr>
            <w:sz w:val="28"/>
            <w:szCs w:val="28"/>
          </w:rPr>
          <w:t>, дополнительно</w:t>
        </w:r>
      </w:ins>
      <w:r w:rsidRPr="001144EF">
        <w:rPr>
          <w:sz w:val="28"/>
          <w:szCs w:val="28"/>
        </w:rPr>
        <w:t xml:space="preserve"> оснащается не менее чем 2 передвижными огнетушителями </w:t>
      </w:r>
      <w:del w:id="2962" w:author="Антон Хабиров" w:date="2021-01-20T01:41:00Z">
        <w:r w:rsidRPr="001144EF">
          <w:rPr>
            <w:sz w:val="28"/>
            <w:szCs w:val="28"/>
          </w:rPr>
          <w:delText>(</w:delText>
        </w:r>
      </w:del>
      <w:r w:rsidRPr="001144EF">
        <w:rPr>
          <w:sz w:val="28"/>
          <w:szCs w:val="28"/>
        </w:rPr>
        <w:t xml:space="preserve">с </w:t>
      </w:r>
      <w:del w:id="2963" w:author="Антон Хабиров" w:date="2021-01-20T01:41:00Z">
        <w:r w:rsidRPr="001144EF">
          <w:rPr>
            <w:sz w:val="28"/>
            <w:szCs w:val="28"/>
          </w:rPr>
          <w:delText>учетом климатических условий эксплуатации) либо 4 покрывалами (для изоляции</w:delText>
        </w:r>
      </w:del>
      <w:ins w:id="2964" w:author="Антон Хабиров" w:date="2021-01-20T01:41:00Z">
        <w:r w:rsidRPr="001144EF">
          <w:rPr>
            <w:sz w:val="28"/>
            <w:szCs w:val="28"/>
          </w:rPr>
          <w:t>минимальным рангом тушения модельного</w:t>
        </w:r>
      </w:ins>
      <w:r w:rsidRPr="001144EF">
        <w:rPr>
          <w:sz w:val="28"/>
          <w:szCs w:val="28"/>
        </w:rPr>
        <w:t xml:space="preserve"> очага </w:t>
      </w:r>
      <w:del w:id="2965" w:author="Антон Хабиров" w:date="2021-01-20T01:41:00Z">
        <w:r w:rsidRPr="001144EF">
          <w:rPr>
            <w:sz w:val="28"/>
            <w:szCs w:val="28"/>
          </w:rPr>
          <w:lastRenderedPageBreak/>
          <w:delText>возгорания) и 1 огнетушителем</w:delText>
        </w:r>
      </w:del>
      <w:ins w:id="2966" w:author="Антон Хабиров" w:date="2021-01-20T01:41:00Z">
        <w:r w:rsidRPr="001144EF">
          <w:rPr>
            <w:sz w:val="28"/>
            <w:szCs w:val="28"/>
          </w:rPr>
          <w:t>пожара 6A, 233B, C, E</w:t>
        </w:r>
      </w:ins>
      <w:r w:rsidRPr="001144EF">
        <w:rPr>
          <w:sz w:val="28"/>
          <w:szCs w:val="28"/>
        </w:rPr>
        <w:t xml:space="preserve"> (с учетом климатических условий эксплуатации).</w:t>
      </w:r>
    </w:p>
    <w:p w:rsidR="00303495" w:rsidRPr="001144EF" w:rsidRDefault="00303495" w:rsidP="00303495">
      <w:pPr>
        <w:pStyle w:val="ConsPlusNormal"/>
        <w:spacing w:before="240"/>
        <w:ind w:firstLine="540"/>
        <w:jc w:val="both"/>
        <w:rPr>
          <w:del w:id="2967" w:author="Антон Хабиров" w:date="2021-01-20T01:41:00Z"/>
          <w:sz w:val="28"/>
          <w:szCs w:val="28"/>
        </w:rPr>
      </w:pPr>
      <w:del w:id="2968" w:author="Антон Хабиров" w:date="2021-01-20T01:41:00Z">
        <w:r w:rsidRPr="001144EF">
          <w:rPr>
            <w:sz w:val="28"/>
            <w:szCs w:val="28"/>
          </w:rPr>
          <w:delText>Площадка для автоцистерны оснащается не менее чем 2 передвижными огнетушителями (с учетом климатических условий эксплуатации огнетушителей) либо 1 покрывалом (для изоляции очага возгорания) и 1 огнетушителем (с учетом климатических условий эксплуатации).</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Размещение огнетушителей и покрывал для изоляции очага возгорания </w:t>
      </w:r>
      <w:ins w:id="2969" w:author="Антон Хабиров" w:date="2021-01-20T01:41:00Z">
        <w:r w:rsidRPr="001144EF">
          <w:rPr>
            <w:sz w:val="28"/>
            <w:szCs w:val="28"/>
          </w:rPr>
          <w:t xml:space="preserve">должно предусматриваться </w:t>
        </w:r>
      </w:ins>
      <w:r w:rsidRPr="001144EF">
        <w:rPr>
          <w:sz w:val="28"/>
          <w:szCs w:val="28"/>
        </w:rPr>
        <w:t>на заправочных островках</w:t>
      </w:r>
      <w:del w:id="2970" w:author="Антон Хабиров" w:date="2021-01-20T01:41:00Z">
        <w:r w:rsidRPr="001144EF">
          <w:rPr>
            <w:sz w:val="28"/>
            <w:szCs w:val="28"/>
          </w:rPr>
          <w:delText xml:space="preserve"> предусматривается</w:delText>
        </w:r>
      </w:del>
      <w:r w:rsidRPr="001144EF">
        <w:rPr>
          <w:sz w:val="28"/>
          <w:szCs w:val="28"/>
        </w:rPr>
        <w:t xml:space="preserve"> в легкодоступных местах, защищенных от атмосферных осадков.</w:t>
      </w:r>
    </w:p>
    <w:p w:rsidR="00303495" w:rsidRPr="001144EF" w:rsidRDefault="00303495" w:rsidP="00303495">
      <w:pPr>
        <w:pStyle w:val="ConsPlusNormal"/>
        <w:jc w:val="both"/>
        <w:rPr>
          <w:del w:id="2971" w:author="Антон Хабиров" w:date="2021-01-20T01:41:00Z"/>
          <w:sz w:val="28"/>
          <w:szCs w:val="28"/>
        </w:rPr>
      </w:pPr>
      <w:del w:id="2972" w:author="Антон Хабиров" w:date="2021-01-20T01:41:00Z">
        <w:r w:rsidRPr="001144EF">
          <w:rPr>
            <w:sz w:val="28"/>
            <w:szCs w:val="28"/>
          </w:rPr>
          <w:delText>(п. 457 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2973" w:author="Антон Хабиров" w:date="2021-01-20T01:41:00Z">
        <w:r w:rsidRPr="001144EF">
          <w:rPr>
            <w:sz w:val="28"/>
            <w:szCs w:val="28"/>
          </w:rPr>
          <w:delText>458</w:delText>
        </w:r>
      </w:del>
      <w:ins w:id="2974" w:author="Антон Хабиров" w:date="2021-01-20T01:41:00Z">
        <w:r w:rsidRPr="001144EF">
          <w:rPr>
            <w:sz w:val="28"/>
            <w:szCs w:val="28"/>
          </w:rPr>
          <w:t>390</w:t>
        </w:r>
      </w:ins>
      <w:r w:rsidRPr="001144EF">
        <w:rPr>
          <w:sz w:val="28"/>
          <w:szCs w:val="28"/>
        </w:rPr>
        <w:t>. При возникновении пожароопасных ситуаций на автозаправочной станции необходимо отключить электропитание технологической системы (кроме электропитания систем противоаварийной и противопожарной защиты), приостановить эксплуатацию объекта защиты, освободить его территорию от посетителей и транспортных средств и приступить к локализации и ликвидации пожароопасной ситуации.</w:t>
      </w:r>
    </w:p>
    <w:p w:rsidR="00303495" w:rsidRPr="001144EF" w:rsidRDefault="00303495" w:rsidP="00303495">
      <w:pPr>
        <w:pStyle w:val="ConsPlusNormal"/>
        <w:jc w:val="both"/>
        <w:rPr>
          <w:del w:id="2975" w:author="Антон Хабиров" w:date="2021-01-20T01:41:00Z"/>
          <w:sz w:val="28"/>
          <w:szCs w:val="28"/>
        </w:rPr>
      </w:pPr>
      <w:del w:id="2976"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При возникновении </w:t>
      </w:r>
      <w:del w:id="2977" w:author="Антон Хабиров" w:date="2021-01-20T01:41:00Z">
        <w:r w:rsidRPr="001144EF">
          <w:rPr>
            <w:sz w:val="28"/>
            <w:szCs w:val="28"/>
          </w:rPr>
          <w:delText>возгорания</w:delText>
        </w:r>
      </w:del>
      <w:ins w:id="2978" w:author="Антон Хабиров" w:date="2021-01-20T01:41:00Z">
        <w:r w:rsidRPr="001144EF">
          <w:rPr>
            <w:sz w:val="28"/>
            <w:szCs w:val="28"/>
          </w:rPr>
          <w:t>пожара</w:t>
        </w:r>
      </w:ins>
      <w:r w:rsidRPr="001144EF">
        <w:rPr>
          <w:sz w:val="28"/>
          <w:szCs w:val="28"/>
        </w:rPr>
        <w:t xml:space="preserve"> на автозаправочной станции необходимо немедленно вызвать подразделение пожарной охраны, </w:t>
      </w:r>
      <w:del w:id="2979" w:author="Антон Хабиров" w:date="2021-01-20T01:41:00Z">
        <w:r w:rsidRPr="001144EF">
          <w:rPr>
            <w:sz w:val="28"/>
            <w:szCs w:val="28"/>
          </w:rPr>
          <w:delText>задействовать</w:delText>
        </w:r>
      </w:del>
      <w:ins w:id="2980" w:author="Антон Хабиров" w:date="2021-01-20T01:41:00Z">
        <w:r w:rsidRPr="001144EF">
          <w:rPr>
            <w:sz w:val="28"/>
            <w:szCs w:val="28"/>
          </w:rPr>
          <w:t>привести в действие</w:t>
        </w:r>
      </w:ins>
      <w:r w:rsidRPr="001144EF">
        <w:rPr>
          <w:sz w:val="28"/>
          <w:szCs w:val="28"/>
        </w:rPr>
        <w:t xml:space="preserve"> системы противопожарной защиты объекта </w:t>
      </w:r>
      <w:del w:id="2981" w:author="Антон Хабиров" w:date="2021-01-20T01:41:00Z">
        <w:r w:rsidRPr="001144EF">
          <w:rPr>
            <w:sz w:val="28"/>
            <w:szCs w:val="28"/>
          </w:rPr>
          <w:delText xml:space="preserve">защиты </w:delText>
        </w:r>
      </w:del>
      <w:r w:rsidRPr="001144EF">
        <w:rPr>
          <w:sz w:val="28"/>
          <w:szCs w:val="28"/>
        </w:rPr>
        <w:t xml:space="preserve">и приступить к тушению пожара имеющимися </w:t>
      </w:r>
      <w:ins w:id="2982" w:author="Антон Хабиров" w:date="2021-01-20T01:41:00Z">
        <w:r w:rsidRPr="001144EF">
          <w:rPr>
            <w:sz w:val="28"/>
            <w:szCs w:val="28"/>
          </w:rPr>
          <w:t xml:space="preserve">первичными </w:t>
        </w:r>
      </w:ins>
      <w:r w:rsidRPr="001144EF">
        <w:rPr>
          <w:sz w:val="28"/>
          <w:szCs w:val="28"/>
        </w:rPr>
        <w:t>средствами пожаротушения.</w:t>
      </w:r>
    </w:p>
    <w:p w:rsidR="00303495" w:rsidRPr="001144EF" w:rsidRDefault="00303495" w:rsidP="00303495">
      <w:pPr>
        <w:pStyle w:val="ConsPlusNormal"/>
        <w:jc w:val="both"/>
        <w:rPr>
          <w:del w:id="2983" w:author="Антон Хабиров" w:date="2021-01-20T01:41:00Z"/>
          <w:sz w:val="28"/>
          <w:szCs w:val="28"/>
        </w:rPr>
      </w:pPr>
      <w:del w:id="298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ins w:id="2985" w:author="Антон Хабиров" w:date="2021-01-20T01:41:00Z"/>
          <w:sz w:val="28"/>
          <w:szCs w:val="28"/>
        </w:rPr>
      </w:pPr>
      <w:del w:id="2986" w:author="Антон Хабиров" w:date="2021-01-20T01:41:00Z">
        <w:r w:rsidRPr="001144EF">
          <w:rPr>
            <w:sz w:val="28"/>
            <w:szCs w:val="28"/>
          </w:rPr>
          <w:delText>459</w:delText>
        </w:r>
      </w:del>
      <w:ins w:id="2987" w:author="Антон Хабиров" w:date="2021-01-20T01:41:00Z">
        <w:r w:rsidRPr="001144EF">
          <w:rPr>
            <w:sz w:val="28"/>
            <w:szCs w:val="28"/>
          </w:rPr>
          <w:t>На автоматических (</w:t>
        </w:r>
        <w:proofErr w:type="spellStart"/>
        <w:r w:rsidRPr="001144EF">
          <w:rPr>
            <w:sz w:val="28"/>
            <w:szCs w:val="28"/>
          </w:rPr>
          <w:t>безоператорных</w:t>
        </w:r>
        <w:proofErr w:type="spellEnd"/>
        <w:r w:rsidRPr="001144EF">
          <w:rPr>
            <w:sz w:val="28"/>
            <w:szCs w:val="28"/>
          </w:rPr>
          <w:t>) автозаправочных станциях указанные действия осуществляются в соответствии с проектной документацией автоматически или дистанционно.</w:t>
        </w:r>
      </w:ins>
    </w:p>
    <w:p w:rsidR="00303495" w:rsidRPr="001144EF" w:rsidRDefault="00303495" w:rsidP="00303495">
      <w:pPr>
        <w:pStyle w:val="ConsPlusNormal"/>
        <w:spacing w:before="240"/>
        <w:ind w:firstLine="540"/>
        <w:jc w:val="both"/>
        <w:rPr>
          <w:sz w:val="28"/>
          <w:szCs w:val="28"/>
        </w:rPr>
      </w:pPr>
      <w:ins w:id="2988" w:author="Антон Хабиров" w:date="2021-01-20T01:41:00Z">
        <w:r w:rsidRPr="001144EF">
          <w:rPr>
            <w:sz w:val="28"/>
            <w:szCs w:val="28"/>
          </w:rPr>
          <w:t>391</w:t>
        </w:r>
      </w:ins>
      <w:r w:rsidRPr="001144EF">
        <w:rPr>
          <w:sz w:val="28"/>
          <w:szCs w:val="28"/>
        </w:rPr>
        <w:t>. При утечке бензина на заправочном островке или на площадке для автоцистерны включение двигателей транспортных средств не допускается.</w:t>
      </w:r>
    </w:p>
    <w:p w:rsidR="00303495" w:rsidRPr="001144EF" w:rsidRDefault="00303495" w:rsidP="00303495">
      <w:pPr>
        <w:pStyle w:val="ConsPlusNormal"/>
        <w:spacing w:before="240"/>
        <w:ind w:firstLine="540"/>
        <w:jc w:val="both"/>
        <w:rPr>
          <w:del w:id="2989" w:author="Антон Хабиров" w:date="2021-01-20T01:41:00Z"/>
          <w:sz w:val="28"/>
          <w:szCs w:val="28"/>
        </w:rPr>
      </w:pPr>
      <w:del w:id="2990" w:author="Антон Хабиров" w:date="2021-01-20T01:41:00Z">
        <w:r w:rsidRPr="001144EF">
          <w:rPr>
            <w:sz w:val="28"/>
            <w:szCs w:val="28"/>
          </w:rPr>
          <w:delText>При возникновении аварийного пролива бензина и отсутствии воспламенения топлива всю площадь пролива топлива необходимо покрыть воздушно-механической пеной. При возникновении указанного пролива на площадке для автоцистерны необходимо поддерживать слой пены до полного слива этого пролива в аварийный резервуар.</w:delText>
        </w:r>
      </w:del>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bookmarkStart w:id="2991" w:name="Par1057"/>
      <w:bookmarkStart w:id="2992" w:name="Par1256"/>
      <w:bookmarkEnd w:id="2991"/>
      <w:bookmarkEnd w:id="2992"/>
      <w:r w:rsidRPr="001144EF">
        <w:rPr>
          <w:rFonts w:ascii="Times New Roman" w:hAnsi="Times New Roman" w:cs="Times New Roman"/>
          <w:sz w:val="28"/>
          <w:szCs w:val="28"/>
        </w:rPr>
        <w:t>XVIII. Требования к инструкции о мерах</w:t>
      </w:r>
    </w:p>
    <w:p w:rsidR="00303495" w:rsidRPr="001144EF" w:rsidRDefault="00303495" w:rsidP="00303495">
      <w:pPr>
        <w:pStyle w:val="ConsPlusTitle"/>
        <w:jc w:val="center"/>
        <w:rPr>
          <w:rFonts w:ascii="Times New Roman" w:hAnsi="Times New Roman" w:cs="Times New Roman"/>
          <w:sz w:val="28"/>
          <w:szCs w:val="28"/>
        </w:rPr>
      </w:pPr>
      <w:r w:rsidRPr="001144EF">
        <w:rPr>
          <w:rFonts w:ascii="Times New Roman" w:hAnsi="Times New Roman" w:cs="Times New Roman"/>
          <w:sz w:val="28"/>
          <w:szCs w:val="28"/>
        </w:rPr>
        <w:t>пожарной безопасности</w:t>
      </w:r>
    </w:p>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del w:id="2993" w:author="Антон Хабиров" w:date="2021-01-20T01:41:00Z">
        <w:r w:rsidRPr="001144EF">
          <w:rPr>
            <w:sz w:val="28"/>
            <w:szCs w:val="28"/>
          </w:rPr>
          <w:delText>460</w:delText>
        </w:r>
      </w:del>
      <w:ins w:id="2994" w:author="Антон Хабиров" w:date="2021-01-20T01:41:00Z">
        <w:r w:rsidRPr="001144EF">
          <w:rPr>
            <w:sz w:val="28"/>
            <w:szCs w:val="28"/>
          </w:rPr>
          <w:t>392</w:t>
        </w:r>
      </w:ins>
      <w:r w:rsidRPr="001144EF">
        <w:rPr>
          <w:sz w:val="28"/>
          <w:szCs w:val="28"/>
        </w:rPr>
        <w:t>. Инструкция о мерах пожарной безопасности разрабатывается на основе настоящих Правил</w:t>
      </w:r>
      <w:del w:id="2995" w:author="Антон Хабиров" w:date="2021-01-20T01:41:00Z">
        <w:r w:rsidRPr="001144EF">
          <w:rPr>
            <w:sz w:val="28"/>
            <w:szCs w:val="28"/>
          </w:rPr>
          <w:delText>,</w:delText>
        </w:r>
      </w:del>
      <w:ins w:id="2996" w:author="Антон Хабиров" w:date="2021-01-20T01:41:00Z">
        <w:r w:rsidRPr="001144EF">
          <w:rPr>
            <w:sz w:val="28"/>
            <w:szCs w:val="28"/>
          </w:rPr>
          <w:t xml:space="preserve"> и</w:t>
        </w:r>
      </w:ins>
      <w:r w:rsidRPr="001144EF">
        <w:rPr>
          <w:sz w:val="28"/>
          <w:szCs w:val="28"/>
        </w:rPr>
        <w:t xml:space="preserve"> нормативных </w:t>
      </w:r>
      <w:del w:id="2997" w:author="Антон Хабиров" w:date="2021-01-20T01:41:00Z">
        <w:r w:rsidRPr="001144EF">
          <w:rPr>
            <w:sz w:val="28"/>
            <w:szCs w:val="28"/>
          </w:rPr>
          <w:delText>документов</w:delText>
        </w:r>
      </w:del>
      <w:ins w:id="2998" w:author="Антон Хабиров" w:date="2021-01-20T01:41:00Z">
        <w:r w:rsidRPr="001144EF">
          <w:rPr>
            <w:sz w:val="28"/>
            <w:szCs w:val="28"/>
          </w:rPr>
          <w:t>правовых актов</w:t>
        </w:r>
      </w:ins>
      <w:r w:rsidRPr="001144EF">
        <w:rPr>
          <w:sz w:val="28"/>
          <w:szCs w:val="28"/>
        </w:rPr>
        <w:t xml:space="preserve"> по пожарной безопасности, исходя из специфики пожарной опасности зданий, сооружений, </w:t>
      </w:r>
      <w:r w:rsidRPr="001144EF">
        <w:rPr>
          <w:sz w:val="28"/>
          <w:szCs w:val="28"/>
        </w:rPr>
        <w:lastRenderedPageBreak/>
        <w:t>помещений, технологических процессов, технологического и производственного оборудования.</w:t>
      </w:r>
    </w:p>
    <w:p w:rsidR="00303495" w:rsidRPr="001144EF" w:rsidRDefault="00303495" w:rsidP="00303495">
      <w:pPr>
        <w:pStyle w:val="ConsPlusNormal"/>
        <w:spacing w:before="240"/>
        <w:ind w:firstLine="540"/>
        <w:jc w:val="both"/>
        <w:rPr>
          <w:sz w:val="28"/>
          <w:szCs w:val="28"/>
        </w:rPr>
      </w:pPr>
      <w:del w:id="2999" w:author="Антон Хабиров" w:date="2021-01-20T01:41:00Z">
        <w:r w:rsidRPr="001144EF">
          <w:rPr>
            <w:sz w:val="28"/>
            <w:szCs w:val="28"/>
          </w:rPr>
          <w:delText>461</w:delText>
        </w:r>
      </w:del>
      <w:ins w:id="3000" w:author="Антон Хабиров" w:date="2021-01-20T01:41:00Z">
        <w:r w:rsidRPr="001144EF">
          <w:rPr>
            <w:sz w:val="28"/>
            <w:szCs w:val="28"/>
          </w:rPr>
          <w:t>393</w:t>
        </w:r>
      </w:ins>
      <w:r w:rsidRPr="001144EF">
        <w:rPr>
          <w:sz w:val="28"/>
          <w:szCs w:val="28"/>
        </w:rPr>
        <w:t>. В инструкции о мерах пожарной безопасности необходимо отражать следующие вопросы:</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порядок содержания территории, зданий, сооружений и помещений, </w:t>
      </w:r>
      <w:del w:id="3001" w:author="Антон Хабиров" w:date="2021-01-20T01:41:00Z">
        <w:r w:rsidRPr="001144EF">
          <w:rPr>
            <w:sz w:val="28"/>
            <w:szCs w:val="28"/>
          </w:rPr>
          <w:delText xml:space="preserve">в том числе </w:delText>
        </w:r>
      </w:del>
      <w:r w:rsidRPr="001144EF">
        <w:rPr>
          <w:sz w:val="28"/>
          <w:szCs w:val="28"/>
        </w:rPr>
        <w:t>эвакуационных путей</w:t>
      </w:r>
      <w:del w:id="3002" w:author="Антон Хабиров" w:date="2021-01-20T01:41:00Z">
        <w:r w:rsidRPr="001144EF">
          <w:rPr>
            <w:sz w:val="28"/>
            <w:szCs w:val="28"/>
          </w:rPr>
          <w:delText>;</w:delText>
        </w:r>
      </w:del>
      <w:ins w:id="3003" w:author="Антон Хабиров" w:date="2021-01-20T01:41:00Z">
        <w:r w:rsidRPr="001144EF">
          <w:rPr>
            <w:sz w:val="28"/>
            <w:szCs w:val="28"/>
          </w:rPr>
          <w:t xml:space="preserve"> и выходов, в том числе аварийных, а также путей доступа подразделений пожарной охраны на объекты защиты (на этажи, кровлю (покрытие) и др.);</w:t>
        </w:r>
      </w:ins>
    </w:p>
    <w:p w:rsidR="00303495" w:rsidRPr="001144EF" w:rsidRDefault="00303495" w:rsidP="00303495">
      <w:pPr>
        <w:pStyle w:val="ConsPlusNormal"/>
        <w:spacing w:before="240"/>
        <w:ind w:firstLine="540"/>
        <w:jc w:val="both"/>
        <w:rPr>
          <w:sz w:val="28"/>
          <w:szCs w:val="28"/>
        </w:rPr>
      </w:pPr>
      <w:r w:rsidRPr="001144EF">
        <w:rPr>
          <w:sz w:val="28"/>
          <w:szCs w:val="28"/>
        </w:rPr>
        <w:t>б) мероприятия по обеспечению пожарной безопасности технологических процессов при эксплуатации оборудования и производстве пожароопасных работ;</w:t>
      </w:r>
    </w:p>
    <w:p w:rsidR="00303495" w:rsidRPr="001144EF" w:rsidRDefault="00303495" w:rsidP="00303495">
      <w:pPr>
        <w:pStyle w:val="ConsPlusNormal"/>
        <w:spacing w:before="240"/>
        <w:ind w:firstLine="540"/>
        <w:jc w:val="both"/>
        <w:rPr>
          <w:sz w:val="28"/>
          <w:szCs w:val="28"/>
        </w:rPr>
      </w:pPr>
      <w:r w:rsidRPr="001144EF">
        <w:rPr>
          <w:sz w:val="28"/>
          <w:szCs w:val="28"/>
        </w:rPr>
        <w:t xml:space="preserve">в) порядок и нормы хранения и транспортировки </w:t>
      </w:r>
      <w:proofErr w:type="spellStart"/>
      <w:r w:rsidRPr="001144EF">
        <w:rPr>
          <w:sz w:val="28"/>
          <w:szCs w:val="28"/>
        </w:rPr>
        <w:t>пожаровзрывоопасных</w:t>
      </w:r>
      <w:proofErr w:type="spellEnd"/>
      <w:r w:rsidRPr="001144EF">
        <w:rPr>
          <w:sz w:val="28"/>
          <w:szCs w:val="28"/>
        </w:rPr>
        <w:t xml:space="preserve"> веществ и </w:t>
      </w:r>
      <w:del w:id="3004" w:author="Антон Хабиров" w:date="2021-01-20T01:41:00Z">
        <w:r w:rsidRPr="001144EF">
          <w:rPr>
            <w:sz w:val="28"/>
            <w:szCs w:val="28"/>
          </w:rPr>
          <w:delText xml:space="preserve">пожароопасных веществ и </w:delText>
        </w:r>
      </w:del>
      <w:r w:rsidRPr="001144EF">
        <w:rPr>
          <w:sz w:val="28"/>
          <w:szCs w:val="28"/>
        </w:rPr>
        <w:t>материалов;</w:t>
      </w:r>
    </w:p>
    <w:p w:rsidR="00303495" w:rsidRPr="001144EF" w:rsidRDefault="00303495" w:rsidP="00303495">
      <w:pPr>
        <w:pStyle w:val="ConsPlusNormal"/>
        <w:spacing w:before="240"/>
        <w:ind w:firstLine="540"/>
        <w:jc w:val="both"/>
        <w:rPr>
          <w:sz w:val="28"/>
          <w:szCs w:val="28"/>
        </w:rPr>
      </w:pPr>
      <w:r w:rsidRPr="001144EF">
        <w:rPr>
          <w:sz w:val="28"/>
          <w:szCs w:val="28"/>
        </w:rPr>
        <w:t>г) порядок осмотра и закрытия помещений по окончании работы;</w:t>
      </w:r>
    </w:p>
    <w:p w:rsidR="00303495" w:rsidRPr="001144EF" w:rsidRDefault="00303495" w:rsidP="00303495">
      <w:pPr>
        <w:pStyle w:val="ConsPlusNormal"/>
        <w:spacing w:before="240"/>
        <w:ind w:firstLine="540"/>
        <w:jc w:val="both"/>
        <w:rPr>
          <w:sz w:val="28"/>
          <w:szCs w:val="28"/>
        </w:rPr>
      </w:pPr>
      <w:r w:rsidRPr="001144EF">
        <w:rPr>
          <w:sz w:val="28"/>
          <w:szCs w:val="28"/>
        </w:rPr>
        <w:t>д) расположение мест для курения, применения открытого огня, проезда транспорта</w:t>
      </w:r>
      <w:del w:id="3005" w:author="Антон Хабиров" w:date="2021-01-20T01:41:00Z">
        <w:r w:rsidRPr="001144EF">
          <w:rPr>
            <w:sz w:val="28"/>
            <w:szCs w:val="28"/>
          </w:rPr>
          <w:delText xml:space="preserve"> и</w:delText>
        </w:r>
      </w:del>
      <w:ins w:id="3006" w:author="Антон Хабиров" w:date="2021-01-20T01:41:00Z">
        <w:r w:rsidRPr="001144EF">
          <w:rPr>
            <w:sz w:val="28"/>
            <w:szCs w:val="28"/>
          </w:rPr>
          <w:t>,</w:t>
        </w:r>
      </w:ins>
      <w:r w:rsidRPr="001144EF">
        <w:rPr>
          <w:sz w:val="28"/>
          <w:szCs w:val="28"/>
        </w:rPr>
        <w:t xml:space="preserve"> проведения огневых или иных пожароопасных работ;</w:t>
      </w:r>
    </w:p>
    <w:p w:rsidR="00303495" w:rsidRPr="001144EF" w:rsidRDefault="00303495" w:rsidP="00303495">
      <w:pPr>
        <w:pStyle w:val="ConsPlusNormal"/>
        <w:jc w:val="both"/>
        <w:rPr>
          <w:del w:id="3007" w:author="Антон Хабиров" w:date="2021-01-20T01:41:00Z"/>
          <w:sz w:val="28"/>
          <w:szCs w:val="28"/>
        </w:rPr>
      </w:pPr>
      <w:del w:id="3008"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r w:rsidRPr="001144EF">
        <w:rPr>
          <w:sz w:val="28"/>
          <w:szCs w:val="28"/>
        </w:rPr>
        <w:t>е) порядок сбора, хранения и удаления горючих веществ и материалов, содержания и хранения спецодежды;</w:t>
      </w:r>
    </w:p>
    <w:p w:rsidR="00303495" w:rsidRPr="001144EF" w:rsidRDefault="00303495" w:rsidP="00303495">
      <w:pPr>
        <w:pStyle w:val="ConsPlusNormal"/>
        <w:spacing w:before="240"/>
        <w:ind w:firstLine="540"/>
        <w:jc w:val="both"/>
        <w:rPr>
          <w:sz w:val="28"/>
          <w:szCs w:val="28"/>
        </w:rPr>
      </w:pPr>
      <w:r w:rsidRPr="001144EF">
        <w:rPr>
          <w:sz w:val="28"/>
          <w:szCs w:val="28"/>
        </w:rPr>
        <w:t>ж) допустимое количество единовременно находящихся в помещениях сырья, полуфабрикатов и готовой продукции;</w:t>
      </w:r>
    </w:p>
    <w:p w:rsidR="00303495" w:rsidRPr="001144EF" w:rsidRDefault="00303495" w:rsidP="00303495">
      <w:pPr>
        <w:pStyle w:val="ConsPlusNormal"/>
        <w:spacing w:before="240"/>
        <w:ind w:firstLine="540"/>
        <w:jc w:val="both"/>
        <w:rPr>
          <w:sz w:val="28"/>
          <w:szCs w:val="28"/>
        </w:rPr>
      </w:pPr>
      <w:r w:rsidRPr="001144EF">
        <w:rPr>
          <w:sz w:val="28"/>
          <w:szCs w:val="28"/>
        </w:rPr>
        <w:t>з) порядок и периодичность уборки горючих отходов и пыли, хранения промасленной спецодежды</w:t>
      </w:r>
      <w:ins w:id="3009" w:author="Антон Хабиров" w:date="2021-01-20T01:41:00Z">
        <w:r w:rsidRPr="001144EF">
          <w:rPr>
            <w:sz w:val="28"/>
            <w:szCs w:val="28"/>
          </w:rPr>
          <w:t>, ветоши</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и) предельные показания контрольно-измерительных приборов (манометры, термометры и др.), отклонения от которых могут вызвать пожар или взрыв;</w:t>
      </w:r>
    </w:p>
    <w:p w:rsidR="00303495" w:rsidRPr="001144EF" w:rsidRDefault="00303495" w:rsidP="00303495">
      <w:pPr>
        <w:pStyle w:val="ConsPlusNormal"/>
        <w:spacing w:before="240"/>
        <w:ind w:firstLine="540"/>
        <w:jc w:val="both"/>
        <w:rPr>
          <w:sz w:val="28"/>
          <w:szCs w:val="28"/>
        </w:rPr>
      </w:pPr>
      <w:proofErr w:type="gramStart"/>
      <w:r w:rsidRPr="001144EF">
        <w:rPr>
          <w:sz w:val="28"/>
          <w:szCs w:val="28"/>
        </w:rPr>
        <w:t xml:space="preserve">к) обязанности и действия работников при пожаре, в том числе при вызове пожарной охраны, </w:t>
      </w:r>
      <w:ins w:id="3010" w:author="Антон Хабиров" w:date="2021-01-20T01:41:00Z">
        <w:r w:rsidRPr="001144EF">
          <w:rPr>
            <w:sz w:val="28"/>
            <w:szCs w:val="28"/>
          </w:rPr>
          <w:t xml:space="preserve">открытии и блокировании в открытом состоянии вращающихся дверей и турникетов, а также других устройств, препятствующих свободной эвакуации людей, </w:t>
        </w:r>
      </w:ins>
      <w:r w:rsidRPr="001144EF">
        <w:rPr>
          <w:sz w:val="28"/>
          <w:szCs w:val="28"/>
        </w:rPr>
        <w:t>аварийной остановке технологического оборудования, отключении вентиляции и электрооборудования (в том числе в случае пожара и по окончании рабочего дня), пользовании средствами пожаротушения и пожарной автоматики, эвакуации горючих веществ</w:t>
      </w:r>
      <w:proofErr w:type="gramEnd"/>
      <w:r w:rsidRPr="001144EF">
        <w:rPr>
          <w:sz w:val="28"/>
          <w:szCs w:val="28"/>
        </w:rPr>
        <w:t xml:space="preserve"> и материальных ценностей, </w:t>
      </w:r>
      <w:proofErr w:type="gramStart"/>
      <w:r w:rsidRPr="001144EF">
        <w:rPr>
          <w:sz w:val="28"/>
          <w:szCs w:val="28"/>
        </w:rPr>
        <w:t>осмотре</w:t>
      </w:r>
      <w:proofErr w:type="gramEnd"/>
      <w:r w:rsidRPr="001144EF">
        <w:rPr>
          <w:sz w:val="28"/>
          <w:szCs w:val="28"/>
        </w:rPr>
        <w:t xml:space="preserve"> и приведении в </w:t>
      </w:r>
      <w:proofErr w:type="spellStart"/>
      <w:r w:rsidRPr="001144EF">
        <w:rPr>
          <w:sz w:val="28"/>
          <w:szCs w:val="28"/>
        </w:rPr>
        <w:t>пожаровзрывобезопасное</w:t>
      </w:r>
      <w:proofErr w:type="spellEnd"/>
      <w:r w:rsidRPr="001144EF">
        <w:rPr>
          <w:sz w:val="28"/>
          <w:szCs w:val="28"/>
        </w:rPr>
        <w:t xml:space="preserve"> состояние всех помещений предприятия (подразделения);</w:t>
      </w:r>
    </w:p>
    <w:p w:rsidR="00303495" w:rsidRPr="001144EF" w:rsidRDefault="00303495" w:rsidP="00303495">
      <w:pPr>
        <w:pStyle w:val="ConsPlusNormal"/>
        <w:spacing w:before="240"/>
        <w:ind w:firstLine="540"/>
        <w:jc w:val="both"/>
        <w:rPr>
          <w:sz w:val="28"/>
          <w:szCs w:val="28"/>
        </w:rPr>
      </w:pPr>
      <w:r w:rsidRPr="001144EF">
        <w:rPr>
          <w:sz w:val="28"/>
          <w:szCs w:val="28"/>
        </w:rPr>
        <w:t>л) допустимое (предельное) количество людей, которые могут одновременно находиться на объекте защиты.</w:t>
      </w:r>
    </w:p>
    <w:p w:rsidR="00303495" w:rsidRPr="001144EF" w:rsidRDefault="00303495" w:rsidP="00303495">
      <w:pPr>
        <w:pStyle w:val="ConsPlusNormal"/>
        <w:jc w:val="both"/>
        <w:rPr>
          <w:del w:id="3011" w:author="Антон Хабиров" w:date="2021-01-20T01:41:00Z"/>
          <w:sz w:val="28"/>
          <w:szCs w:val="28"/>
        </w:rPr>
      </w:pPr>
      <w:del w:id="3012" w:author="Антон Хабиров" w:date="2021-01-20T01:41:00Z">
        <w:r w:rsidRPr="001144EF">
          <w:rPr>
            <w:sz w:val="28"/>
            <w:szCs w:val="28"/>
          </w:rPr>
          <w:delText xml:space="preserve">(пп. "л" введен Постановлением Правительства РФ от 17.02.2014 № 113; в ред. </w:delText>
        </w:r>
        <w:r w:rsidRPr="001144EF">
          <w:rPr>
            <w:sz w:val="28"/>
            <w:szCs w:val="28"/>
          </w:rPr>
          <w:lastRenderedPageBreak/>
          <w:delText>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3013" w:author="Антон Хабиров" w:date="2021-01-20T01:41:00Z">
        <w:r w:rsidRPr="001144EF">
          <w:rPr>
            <w:sz w:val="28"/>
            <w:szCs w:val="28"/>
          </w:rPr>
          <w:delText>462</w:delText>
        </w:r>
      </w:del>
      <w:ins w:id="3014" w:author="Антон Хабиров" w:date="2021-01-20T01:41:00Z">
        <w:r w:rsidRPr="001144EF">
          <w:rPr>
            <w:sz w:val="28"/>
            <w:szCs w:val="28"/>
          </w:rPr>
          <w:t>394</w:t>
        </w:r>
      </w:ins>
      <w:r w:rsidRPr="001144EF">
        <w:rPr>
          <w:sz w:val="28"/>
          <w:szCs w:val="28"/>
        </w:rPr>
        <w:t xml:space="preserve">. В инструкции о мерах пожарной безопасности указываются лица, ответственные за обеспечение пожарной безопасности, в том числе </w:t>
      </w:r>
      <w:proofErr w:type="gramStart"/>
      <w:r w:rsidRPr="001144EF">
        <w:rPr>
          <w:sz w:val="28"/>
          <w:szCs w:val="28"/>
        </w:rPr>
        <w:t>за</w:t>
      </w:r>
      <w:proofErr w:type="gramEnd"/>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а) сообщение о возникновении пожара в пожарную охрану и оповещение (информирование) руководства</w:t>
      </w:r>
      <w:del w:id="3015" w:author="Антон Хабиров" w:date="2021-01-20T01:41:00Z">
        <w:r w:rsidRPr="001144EF">
          <w:rPr>
            <w:sz w:val="28"/>
            <w:szCs w:val="28"/>
          </w:rPr>
          <w:delText xml:space="preserve"> и</w:delText>
        </w:r>
      </w:del>
      <w:ins w:id="3016" w:author="Антон Хабиров" w:date="2021-01-20T01:41:00Z">
        <w:r w:rsidRPr="001144EF">
          <w:rPr>
            <w:sz w:val="28"/>
            <w:szCs w:val="28"/>
          </w:rPr>
          <w:t>,</w:t>
        </w:r>
      </w:ins>
      <w:r w:rsidRPr="001144EF">
        <w:rPr>
          <w:sz w:val="28"/>
          <w:szCs w:val="28"/>
        </w:rPr>
        <w:t xml:space="preserve"> дежурных</w:t>
      </w:r>
      <w:ins w:id="3017" w:author="Антон Хабиров" w:date="2021-01-20T01:41:00Z">
        <w:r w:rsidRPr="001144EF">
          <w:rPr>
            <w:sz w:val="28"/>
            <w:szCs w:val="28"/>
          </w:rPr>
          <w:t xml:space="preserve"> и аварийных</w:t>
        </w:r>
      </w:ins>
      <w:r w:rsidRPr="001144EF">
        <w:rPr>
          <w:sz w:val="28"/>
          <w:szCs w:val="28"/>
        </w:rPr>
        <w:t xml:space="preserve"> служб объекта защиты;</w:t>
      </w:r>
    </w:p>
    <w:p w:rsidR="00303495" w:rsidRPr="001144EF" w:rsidRDefault="00303495" w:rsidP="00303495">
      <w:pPr>
        <w:pStyle w:val="ConsPlusNormal"/>
        <w:jc w:val="both"/>
        <w:rPr>
          <w:del w:id="3018" w:author="Антон Хабиров" w:date="2021-01-20T01:41:00Z"/>
          <w:sz w:val="28"/>
          <w:szCs w:val="28"/>
        </w:rPr>
      </w:pPr>
      <w:del w:id="3019"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б) организацию </w:t>
      </w:r>
      <w:del w:id="3020" w:author="Антон Хабиров" w:date="2021-01-20T01:41:00Z">
        <w:r w:rsidRPr="001144EF">
          <w:rPr>
            <w:sz w:val="28"/>
            <w:szCs w:val="28"/>
          </w:rPr>
          <w:delText>спасания</w:delText>
        </w:r>
      </w:del>
      <w:ins w:id="3021" w:author="Антон Хабиров" w:date="2021-01-20T01:41:00Z">
        <w:r w:rsidRPr="001144EF">
          <w:rPr>
            <w:sz w:val="28"/>
            <w:szCs w:val="28"/>
          </w:rPr>
          <w:t>спасения</w:t>
        </w:r>
      </w:ins>
      <w:r w:rsidRPr="001144EF">
        <w:rPr>
          <w:sz w:val="28"/>
          <w:szCs w:val="28"/>
        </w:rPr>
        <w:t xml:space="preserve"> людей с использованием для этого имеющихся сил и </w:t>
      </w:r>
      <w:ins w:id="3022" w:author="Антон Хабиров" w:date="2021-01-20T01:41:00Z">
        <w:r w:rsidRPr="001144EF">
          <w:rPr>
            <w:sz w:val="28"/>
            <w:szCs w:val="28"/>
          </w:rPr>
          <w:t xml:space="preserve">технических </w:t>
        </w:r>
      </w:ins>
      <w:r w:rsidRPr="001144EF">
        <w:rPr>
          <w:sz w:val="28"/>
          <w:szCs w:val="28"/>
        </w:rPr>
        <w:t>средств</w:t>
      </w:r>
      <w:del w:id="3023" w:author="Антон Хабиров" w:date="2021-01-20T01:41:00Z">
        <w:r w:rsidRPr="001144EF">
          <w:rPr>
            <w:sz w:val="28"/>
            <w:szCs w:val="28"/>
          </w:rPr>
          <w:delText>, в том числе за оказание первой помощи пострадавшим</w:delText>
        </w:r>
      </w:del>
      <w:r w:rsidRPr="001144EF">
        <w:rPr>
          <w:sz w:val="28"/>
          <w:szCs w:val="28"/>
        </w:rPr>
        <w:t>;</w:t>
      </w:r>
    </w:p>
    <w:p w:rsidR="00303495" w:rsidRPr="001144EF" w:rsidRDefault="00303495" w:rsidP="00303495">
      <w:pPr>
        <w:pStyle w:val="ConsPlusNormal"/>
        <w:jc w:val="both"/>
        <w:rPr>
          <w:del w:id="3024" w:author="Антон Хабиров" w:date="2021-01-20T01:41:00Z"/>
          <w:sz w:val="28"/>
          <w:szCs w:val="28"/>
        </w:rPr>
      </w:pPr>
      <w:del w:id="3025"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в) проверку включения автоматических систем противопожарной защиты (систем оповещения людей о пожаре, пожаротушения, </w:t>
      </w:r>
      <w:proofErr w:type="spellStart"/>
      <w:r w:rsidRPr="001144EF">
        <w:rPr>
          <w:sz w:val="28"/>
          <w:szCs w:val="28"/>
        </w:rPr>
        <w:t>противодымной</w:t>
      </w:r>
      <w:proofErr w:type="spellEnd"/>
      <w:r w:rsidRPr="001144EF">
        <w:rPr>
          <w:sz w:val="28"/>
          <w:szCs w:val="28"/>
        </w:rPr>
        <w:t xml:space="preserve"> защиты);</w:t>
      </w:r>
    </w:p>
    <w:p w:rsidR="00303495" w:rsidRPr="001144EF" w:rsidRDefault="00303495" w:rsidP="00303495">
      <w:pPr>
        <w:pStyle w:val="ConsPlusNormal"/>
        <w:spacing w:before="240"/>
        <w:ind w:firstLine="540"/>
        <w:jc w:val="both"/>
        <w:rPr>
          <w:ins w:id="3026" w:author="Антон Хабиров" w:date="2021-01-20T01:41:00Z"/>
          <w:sz w:val="28"/>
          <w:szCs w:val="28"/>
        </w:rPr>
      </w:pPr>
      <w:proofErr w:type="gramStart"/>
      <w:r w:rsidRPr="001144EF">
        <w:rPr>
          <w:sz w:val="28"/>
          <w:szCs w:val="28"/>
        </w:rPr>
        <w:t xml:space="preserve">г) отключение при необходимости электроэнергии (за исключением систем противопожарной защиты), остановку работы транспортирующих устройств, агрегатов, </w:t>
      </w:r>
      <w:del w:id="3027" w:author="Антон Хабиров" w:date="2021-01-20T01:41:00Z">
        <w:r w:rsidRPr="001144EF">
          <w:rPr>
            <w:sz w:val="28"/>
            <w:szCs w:val="28"/>
          </w:rPr>
          <w:delText>аппаратов,</w:delText>
        </w:r>
      </w:del>
      <w:ins w:id="3028" w:author="Антон Хабиров" w:date="2021-01-20T01:41:00Z">
        <w:r w:rsidRPr="001144EF">
          <w:rPr>
            <w:sz w:val="28"/>
            <w:szCs w:val="28"/>
          </w:rPr>
          <w:t>устройств с применением открытого пламени, а также теплогенерирующих агрегатов, аппаратов и устройств с применением горючих теплоносителей и (или) с температурой на их внешней поверхности, способной превысить (в том числе при неисправности теплогенерирующего аппарата) 90 градусов Цельсия;</w:t>
        </w:r>
        <w:proofErr w:type="gramEnd"/>
      </w:ins>
    </w:p>
    <w:p w:rsidR="00303495" w:rsidRPr="001144EF" w:rsidRDefault="00303495" w:rsidP="00303495">
      <w:pPr>
        <w:pStyle w:val="ConsPlusNormal"/>
        <w:spacing w:before="240"/>
        <w:ind w:firstLine="540"/>
        <w:jc w:val="both"/>
        <w:rPr>
          <w:sz w:val="28"/>
          <w:szCs w:val="28"/>
        </w:rPr>
      </w:pPr>
      <w:ins w:id="3029" w:author="Антон Хабиров" w:date="2021-01-20T01:41:00Z">
        <w:r w:rsidRPr="001144EF">
          <w:rPr>
            <w:sz w:val="28"/>
            <w:szCs w:val="28"/>
          </w:rPr>
          <w:t>д)</w:t>
        </w:r>
      </w:ins>
      <w:r w:rsidRPr="001144EF">
        <w:rPr>
          <w:sz w:val="28"/>
          <w:szCs w:val="28"/>
        </w:rPr>
        <w:t xml:space="preserve"> перекрывание сырьевых, газовых, паровых и водных коммуникаций, остановку работы систем вентиляции в </w:t>
      </w:r>
      <w:proofErr w:type="gramStart"/>
      <w:r w:rsidRPr="001144EF">
        <w:rPr>
          <w:sz w:val="28"/>
          <w:szCs w:val="28"/>
        </w:rPr>
        <w:t>аварийном</w:t>
      </w:r>
      <w:proofErr w:type="gramEnd"/>
      <w:r w:rsidRPr="001144EF">
        <w:rPr>
          <w:sz w:val="28"/>
          <w:szCs w:val="28"/>
        </w:rPr>
        <w:t xml:space="preserve"> и смежных с ним помещениях, </w:t>
      </w:r>
      <w:ins w:id="3030" w:author="Антон Хабиров" w:date="2021-01-20T01:41:00Z">
        <w:r w:rsidRPr="001144EF">
          <w:rPr>
            <w:sz w:val="28"/>
            <w:szCs w:val="28"/>
          </w:rPr>
          <w:t xml:space="preserve">а также </w:t>
        </w:r>
      </w:ins>
      <w:r w:rsidRPr="001144EF">
        <w:rPr>
          <w:sz w:val="28"/>
          <w:szCs w:val="28"/>
        </w:rPr>
        <w:t>выполнение других мероприятий, способствующих предотвращению развития пожара и задымления помещений здания</w:t>
      </w:r>
      <w:ins w:id="3031" w:author="Антон Хабиров" w:date="2021-01-20T01:41:00Z">
        <w:r w:rsidRPr="001144EF">
          <w:rPr>
            <w:sz w:val="28"/>
            <w:szCs w:val="28"/>
          </w:rPr>
          <w:t>, сооружения</w:t>
        </w:r>
      </w:ins>
      <w:r w:rsidRPr="001144EF">
        <w:rPr>
          <w:sz w:val="28"/>
          <w:szCs w:val="28"/>
        </w:rPr>
        <w:t>;</w:t>
      </w:r>
    </w:p>
    <w:p w:rsidR="00303495" w:rsidRPr="001144EF" w:rsidRDefault="00303495" w:rsidP="00303495">
      <w:pPr>
        <w:pStyle w:val="ConsPlusNormal"/>
        <w:spacing w:before="240"/>
        <w:ind w:firstLine="540"/>
        <w:jc w:val="both"/>
        <w:rPr>
          <w:sz w:val="28"/>
          <w:szCs w:val="28"/>
        </w:rPr>
      </w:pPr>
      <w:del w:id="3032" w:author="Антон Хабиров" w:date="2021-01-20T01:41:00Z">
        <w:r w:rsidRPr="001144EF">
          <w:rPr>
            <w:sz w:val="28"/>
            <w:szCs w:val="28"/>
          </w:rPr>
          <w:delText>д</w:delText>
        </w:r>
      </w:del>
      <w:ins w:id="3033" w:author="Антон Хабиров" w:date="2021-01-20T01:41:00Z">
        <w:r w:rsidRPr="001144EF">
          <w:rPr>
            <w:sz w:val="28"/>
            <w:szCs w:val="28"/>
          </w:rPr>
          <w:t>е</w:t>
        </w:r>
      </w:ins>
      <w:r w:rsidRPr="001144EF">
        <w:rPr>
          <w:sz w:val="28"/>
          <w:szCs w:val="28"/>
        </w:rPr>
        <w:t>) прекращение всех работ в здании</w:t>
      </w:r>
      <w:ins w:id="3034" w:author="Антон Хабиров" w:date="2021-01-20T01:41:00Z">
        <w:r w:rsidRPr="001144EF">
          <w:rPr>
            <w:sz w:val="28"/>
            <w:szCs w:val="28"/>
          </w:rPr>
          <w:t>, сооружении</w:t>
        </w:r>
      </w:ins>
      <w:r w:rsidRPr="001144EF">
        <w:rPr>
          <w:sz w:val="28"/>
          <w:szCs w:val="28"/>
        </w:rPr>
        <w:t xml:space="preserve"> (если это допустимо по технологическому процессу производства), кроме работ, связанных с мероприятиями по ликвидации пожара;</w:t>
      </w:r>
    </w:p>
    <w:p w:rsidR="00303495" w:rsidRPr="001144EF" w:rsidRDefault="00303495" w:rsidP="00303495">
      <w:pPr>
        <w:pStyle w:val="ConsPlusNormal"/>
        <w:spacing w:before="240"/>
        <w:ind w:firstLine="540"/>
        <w:jc w:val="both"/>
        <w:rPr>
          <w:sz w:val="28"/>
          <w:szCs w:val="28"/>
        </w:rPr>
      </w:pPr>
      <w:del w:id="3035" w:author="Антон Хабиров" w:date="2021-01-20T01:41:00Z">
        <w:r w:rsidRPr="001144EF">
          <w:rPr>
            <w:sz w:val="28"/>
            <w:szCs w:val="28"/>
          </w:rPr>
          <w:delText>е</w:delText>
        </w:r>
      </w:del>
      <w:ins w:id="3036" w:author="Антон Хабиров" w:date="2021-01-20T01:41:00Z">
        <w:r w:rsidRPr="001144EF">
          <w:rPr>
            <w:sz w:val="28"/>
            <w:szCs w:val="28"/>
          </w:rPr>
          <w:t>ж</w:t>
        </w:r>
      </w:ins>
      <w:r w:rsidRPr="001144EF">
        <w:rPr>
          <w:sz w:val="28"/>
          <w:szCs w:val="28"/>
        </w:rPr>
        <w:t xml:space="preserve">) удаление за пределы опасной зоны всех работников, не </w:t>
      </w:r>
      <w:del w:id="3037" w:author="Антон Хабиров" w:date="2021-01-20T01:41:00Z">
        <w:r w:rsidRPr="001144EF">
          <w:rPr>
            <w:sz w:val="28"/>
            <w:szCs w:val="28"/>
          </w:rPr>
          <w:delText>участвующих</w:delText>
        </w:r>
      </w:del>
      <w:ins w:id="3038" w:author="Антон Хабиров" w:date="2021-01-20T01:41:00Z">
        <w:r w:rsidRPr="001144EF">
          <w:rPr>
            <w:sz w:val="28"/>
            <w:szCs w:val="28"/>
          </w:rPr>
          <w:t>задействованных</w:t>
        </w:r>
      </w:ins>
      <w:r w:rsidRPr="001144EF">
        <w:rPr>
          <w:sz w:val="28"/>
          <w:szCs w:val="28"/>
        </w:rPr>
        <w:t xml:space="preserve"> в тушении пожара;</w:t>
      </w:r>
    </w:p>
    <w:p w:rsidR="00303495" w:rsidRPr="001144EF" w:rsidRDefault="00303495" w:rsidP="00303495">
      <w:pPr>
        <w:pStyle w:val="ConsPlusNormal"/>
        <w:spacing w:before="240"/>
        <w:ind w:firstLine="540"/>
        <w:jc w:val="both"/>
        <w:rPr>
          <w:sz w:val="28"/>
          <w:szCs w:val="28"/>
        </w:rPr>
      </w:pPr>
      <w:del w:id="3039" w:author="Антон Хабиров" w:date="2021-01-20T01:41:00Z">
        <w:r w:rsidRPr="001144EF">
          <w:rPr>
            <w:sz w:val="28"/>
            <w:szCs w:val="28"/>
          </w:rPr>
          <w:delText>ж</w:delText>
        </w:r>
      </w:del>
      <w:ins w:id="3040" w:author="Антон Хабиров" w:date="2021-01-20T01:41:00Z">
        <w:r w:rsidRPr="001144EF">
          <w:rPr>
            <w:sz w:val="28"/>
            <w:szCs w:val="28"/>
          </w:rPr>
          <w:t>з</w:t>
        </w:r>
      </w:ins>
      <w:r w:rsidRPr="001144EF">
        <w:rPr>
          <w:sz w:val="28"/>
          <w:szCs w:val="28"/>
        </w:rPr>
        <w:t xml:space="preserve">) осуществление общего руководства </w:t>
      </w:r>
      <w:del w:id="3041" w:author="Антон Хабиров" w:date="2021-01-20T01:41:00Z">
        <w:r w:rsidRPr="001144EF">
          <w:rPr>
            <w:sz w:val="28"/>
            <w:szCs w:val="28"/>
          </w:rPr>
          <w:delText>по тушению</w:delText>
        </w:r>
      </w:del>
      <w:ins w:id="3042" w:author="Антон Хабиров" w:date="2021-01-20T01:41:00Z">
        <w:r w:rsidRPr="001144EF">
          <w:rPr>
            <w:sz w:val="28"/>
            <w:szCs w:val="28"/>
          </w:rPr>
          <w:t>тушением</w:t>
        </w:r>
      </w:ins>
      <w:r w:rsidRPr="001144EF">
        <w:rPr>
          <w:sz w:val="28"/>
          <w:szCs w:val="28"/>
        </w:rPr>
        <w:t xml:space="preserve"> пожара (с учетом специфических особенностей объекта защиты) до прибытия подразделения пожарной охраны;</w:t>
      </w:r>
    </w:p>
    <w:p w:rsidR="00303495" w:rsidRPr="001144EF" w:rsidRDefault="00303495" w:rsidP="00303495">
      <w:pPr>
        <w:pStyle w:val="ConsPlusNormal"/>
        <w:jc w:val="both"/>
        <w:rPr>
          <w:del w:id="3043" w:author="Антон Хабиров" w:date="2021-01-20T01:41:00Z"/>
          <w:sz w:val="28"/>
          <w:szCs w:val="28"/>
        </w:rPr>
      </w:pPr>
      <w:del w:id="304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3045" w:author="Антон Хабиров" w:date="2021-01-20T01:41:00Z">
        <w:r w:rsidRPr="001144EF">
          <w:rPr>
            <w:sz w:val="28"/>
            <w:szCs w:val="28"/>
          </w:rPr>
          <w:delText>з</w:delText>
        </w:r>
      </w:del>
      <w:ins w:id="3046" w:author="Антон Хабиров" w:date="2021-01-20T01:41:00Z">
        <w:r w:rsidRPr="001144EF">
          <w:rPr>
            <w:sz w:val="28"/>
            <w:szCs w:val="28"/>
          </w:rPr>
          <w:t>и</w:t>
        </w:r>
      </w:ins>
      <w:r w:rsidRPr="001144EF">
        <w:rPr>
          <w:sz w:val="28"/>
          <w:szCs w:val="28"/>
        </w:rPr>
        <w:t>) обеспечение соблюдения требований безопасности работниками, принимающими участие в тушении пожара;</w:t>
      </w:r>
    </w:p>
    <w:p w:rsidR="00303495" w:rsidRPr="001144EF" w:rsidRDefault="00303495" w:rsidP="00303495">
      <w:pPr>
        <w:pStyle w:val="ConsPlusNormal"/>
        <w:spacing w:before="240"/>
        <w:ind w:firstLine="540"/>
        <w:jc w:val="both"/>
        <w:rPr>
          <w:sz w:val="28"/>
          <w:szCs w:val="28"/>
        </w:rPr>
      </w:pPr>
      <w:del w:id="3047" w:author="Антон Хабиров" w:date="2021-01-20T01:41:00Z">
        <w:r w:rsidRPr="001144EF">
          <w:rPr>
            <w:sz w:val="28"/>
            <w:szCs w:val="28"/>
          </w:rPr>
          <w:delText>и</w:delText>
        </w:r>
      </w:del>
      <w:ins w:id="3048" w:author="Антон Хабиров" w:date="2021-01-20T01:41:00Z">
        <w:r w:rsidRPr="001144EF">
          <w:rPr>
            <w:sz w:val="28"/>
            <w:szCs w:val="28"/>
          </w:rPr>
          <w:t>к</w:t>
        </w:r>
      </w:ins>
      <w:r w:rsidRPr="001144EF">
        <w:rPr>
          <w:sz w:val="28"/>
          <w:szCs w:val="28"/>
        </w:rPr>
        <w:t>) организацию одновременно с тушением пожара эвакуации и защиты материальных ценностей;</w:t>
      </w:r>
    </w:p>
    <w:p w:rsidR="00303495" w:rsidRPr="001144EF" w:rsidRDefault="00303495" w:rsidP="00303495">
      <w:pPr>
        <w:pStyle w:val="ConsPlusNormal"/>
        <w:spacing w:before="240"/>
        <w:ind w:firstLine="540"/>
        <w:jc w:val="both"/>
        <w:rPr>
          <w:sz w:val="28"/>
          <w:szCs w:val="28"/>
        </w:rPr>
      </w:pPr>
      <w:del w:id="3049" w:author="Антон Хабиров" w:date="2021-01-20T01:41:00Z">
        <w:r w:rsidRPr="001144EF">
          <w:rPr>
            <w:sz w:val="28"/>
            <w:szCs w:val="28"/>
          </w:rPr>
          <w:lastRenderedPageBreak/>
          <w:delText>к</w:delText>
        </w:r>
      </w:del>
      <w:ins w:id="3050" w:author="Антон Хабиров" w:date="2021-01-20T01:41:00Z">
        <w:r w:rsidRPr="001144EF">
          <w:rPr>
            <w:sz w:val="28"/>
            <w:szCs w:val="28"/>
          </w:rPr>
          <w:t>л</w:t>
        </w:r>
      </w:ins>
      <w:r w:rsidRPr="001144EF">
        <w:rPr>
          <w:sz w:val="28"/>
          <w:szCs w:val="28"/>
        </w:rPr>
        <w:t>) встречу подразделений пожарной охраны и оказание помощи в выборе кратчайшего пути для подъезда к очагу пожара;</w:t>
      </w:r>
    </w:p>
    <w:p w:rsidR="00303495" w:rsidRPr="001144EF" w:rsidRDefault="00303495" w:rsidP="00303495">
      <w:pPr>
        <w:pStyle w:val="ConsPlusNormal"/>
        <w:spacing w:before="240"/>
        <w:ind w:firstLine="540"/>
        <w:jc w:val="both"/>
        <w:rPr>
          <w:sz w:val="28"/>
          <w:szCs w:val="28"/>
        </w:rPr>
      </w:pPr>
      <w:del w:id="3051" w:author="Антон Хабиров" w:date="2021-01-20T01:41:00Z">
        <w:r w:rsidRPr="001144EF">
          <w:rPr>
            <w:sz w:val="28"/>
            <w:szCs w:val="28"/>
          </w:rPr>
          <w:delText>л</w:delText>
        </w:r>
      </w:del>
      <w:ins w:id="3052" w:author="Антон Хабиров" w:date="2021-01-20T01:41:00Z">
        <w:r w:rsidRPr="001144EF">
          <w:rPr>
            <w:sz w:val="28"/>
            <w:szCs w:val="28"/>
          </w:rPr>
          <w:t>м</w:t>
        </w:r>
      </w:ins>
      <w:r w:rsidRPr="001144EF">
        <w:rPr>
          <w:sz w:val="28"/>
          <w:szCs w:val="28"/>
        </w:rPr>
        <w:t xml:space="preserve">) сообщение подразделениям пожарной охраны, привлекаемым для тушения пожаров и </w:t>
      </w:r>
      <w:proofErr w:type="gramStart"/>
      <w:r w:rsidRPr="001144EF">
        <w:rPr>
          <w:sz w:val="28"/>
          <w:szCs w:val="28"/>
        </w:rPr>
        <w:t>проведения</w:t>
      </w:r>
      <w:proofErr w:type="gramEnd"/>
      <w:r w:rsidRPr="001144EF">
        <w:rPr>
          <w:sz w:val="28"/>
          <w:szCs w:val="28"/>
        </w:rPr>
        <w:t xml:space="preserve"> связанных с ними первоочередных аварийно-спасательных работ, сведений, необходимых для обеспечения безопасности личного состава, о перерабатываемых или хранящихся на объекте защиты опасных (взрывоопасных), взрывчатых, сильнодействующих ядовитых веществах;</w:t>
      </w:r>
    </w:p>
    <w:p w:rsidR="00303495" w:rsidRPr="001144EF" w:rsidRDefault="00303495" w:rsidP="00303495">
      <w:pPr>
        <w:pStyle w:val="ConsPlusNormal"/>
        <w:jc w:val="both"/>
        <w:rPr>
          <w:del w:id="3053" w:author="Антон Хабиров" w:date="2021-01-20T01:41:00Z"/>
          <w:sz w:val="28"/>
          <w:szCs w:val="28"/>
        </w:rPr>
      </w:pPr>
      <w:del w:id="305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3055" w:author="Антон Хабиров" w:date="2021-01-20T01:41:00Z">
        <w:r w:rsidRPr="001144EF">
          <w:rPr>
            <w:sz w:val="28"/>
            <w:szCs w:val="28"/>
          </w:rPr>
          <w:delText>м</w:delText>
        </w:r>
      </w:del>
      <w:ins w:id="3056" w:author="Антон Хабиров" w:date="2021-01-20T01:41:00Z">
        <w:r w:rsidRPr="001144EF">
          <w:rPr>
            <w:sz w:val="28"/>
            <w:szCs w:val="28"/>
          </w:rPr>
          <w:t>н</w:t>
        </w:r>
      </w:ins>
      <w:r w:rsidRPr="001144EF">
        <w:rPr>
          <w:sz w:val="28"/>
          <w:szCs w:val="28"/>
        </w:rPr>
        <w:t xml:space="preserve">) по прибытии </w:t>
      </w:r>
      <w:del w:id="3057" w:author="Антон Хабиров" w:date="2021-01-20T01:41:00Z">
        <w:r w:rsidRPr="001144EF">
          <w:rPr>
            <w:sz w:val="28"/>
            <w:szCs w:val="28"/>
          </w:rPr>
          <w:delText xml:space="preserve">пожарного </w:delText>
        </w:r>
      </w:del>
      <w:r w:rsidRPr="001144EF">
        <w:rPr>
          <w:sz w:val="28"/>
          <w:szCs w:val="28"/>
        </w:rPr>
        <w:t>подразделения</w:t>
      </w:r>
      <w:ins w:id="3058" w:author="Антон Хабиров" w:date="2021-01-20T01:41:00Z">
        <w:r w:rsidRPr="001144EF">
          <w:rPr>
            <w:sz w:val="28"/>
            <w:szCs w:val="28"/>
          </w:rPr>
          <w:t xml:space="preserve"> пожарной охраны</w:t>
        </w:r>
      </w:ins>
      <w:r w:rsidRPr="001144EF">
        <w:rPr>
          <w:sz w:val="28"/>
          <w:szCs w:val="28"/>
        </w:rPr>
        <w:t xml:space="preserve"> информирование руководителя тушения пожара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сообщение других сведений, необходимых для успешной ликвидации пожара;</w:t>
      </w:r>
    </w:p>
    <w:p w:rsidR="00303495" w:rsidRPr="001144EF" w:rsidRDefault="00303495" w:rsidP="00303495">
      <w:pPr>
        <w:pStyle w:val="ConsPlusNormal"/>
        <w:jc w:val="both"/>
        <w:rPr>
          <w:del w:id="3059" w:author="Антон Хабиров" w:date="2021-01-20T01:41:00Z"/>
          <w:sz w:val="28"/>
          <w:szCs w:val="28"/>
        </w:rPr>
      </w:pPr>
      <w:del w:id="3060"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3061" w:author="Антон Хабиров" w:date="2021-01-20T01:41:00Z">
        <w:r w:rsidRPr="001144EF">
          <w:rPr>
            <w:sz w:val="28"/>
            <w:szCs w:val="28"/>
          </w:rPr>
          <w:delText>н</w:delText>
        </w:r>
      </w:del>
      <w:ins w:id="3062" w:author="Антон Хабиров" w:date="2021-01-20T01:41:00Z">
        <w:r w:rsidRPr="001144EF">
          <w:rPr>
            <w:sz w:val="28"/>
            <w:szCs w:val="28"/>
          </w:rPr>
          <w:t>о</w:t>
        </w:r>
      </w:ins>
      <w:r w:rsidRPr="001144EF">
        <w:rPr>
          <w:sz w:val="28"/>
          <w:szCs w:val="28"/>
        </w:rPr>
        <w:t>) организацию привлечения сил и средств объекта защиты к осуществлению мероприятий, связанных с ликвидацией пожара и предупреждением его развития.</w:t>
      </w:r>
    </w:p>
    <w:p w:rsidR="00303495" w:rsidRPr="001144EF" w:rsidRDefault="00303495" w:rsidP="00303495">
      <w:pPr>
        <w:pStyle w:val="ConsPlusNormal"/>
        <w:jc w:val="both"/>
        <w:rPr>
          <w:del w:id="3063" w:author="Антон Хабиров" w:date="2021-01-20T01:41:00Z"/>
          <w:sz w:val="28"/>
          <w:szCs w:val="28"/>
        </w:rPr>
      </w:pPr>
      <w:del w:id="306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bookmarkStart w:id="3065" w:name="Par1089"/>
      <w:bookmarkEnd w:id="3065"/>
      <w:r w:rsidRPr="001144EF">
        <w:rPr>
          <w:rFonts w:ascii="Times New Roman" w:hAnsi="Times New Roman" w:cs="Times New Roman"/>
          <w:sz w:val="28"/>
          <w:szCs w:val="28"/>
        </w:rPr>
        <w:t xml:space="preserve">XIX. Обеспечение объектов защиты </w:t>
      </w:r>
      <w:proofErr w:type="gramStart"/>
      <w:r w:rsidRPr="001144EF">
        <w:rPr>
          <w:rFonts w:ascii="Times New Roman" w:hAnsi="Times New Roman" w:cs="Times New Roman"/>
          <w:sz w:val="28"/>
          <w:szCs w:val="28"/>
        </w:rPr>
        <w:t>первичными</w:t>
      </w:r>
      <w:proofErr w:type="gramEnd"/>
    </w:p>
    <w:p w:rsidR="00303495" w:rsidRPr="001144EF" w:rsidRDefault="00303495" w:rsidP="00303495">
      <w:pPr>
        <w:pStyle w:val="ConsPlusTitle"/>
        <w:jc w:val="center"/>
        <w:rPr>
          <w:rFonts w:ascii="Times New Roman" w:hAnsi="Times New Roman" w:cs="Times New Roman"/>
          <w:sz w:val="28"/>
          <w:szCs w:val="28"/>
        </w:rPr>
      </w:pPr>
      <w:r w:rsidRPr="001144EF">
        <w:rPr>
          <w:rFonts w:ascii="Times New Roman" w:hAnsi="Times New Roman" w:cs="Times New Roman"/>
          <w:sz w:val="28"/>
          <w:szCs w:val="28"/>
        </w:rPr>
        <w:t>средствами пожаротушения</w:t>
      </w:r>
    </w:p>
    <w:p w:rsidR="00303495" w:rsidRPr="001144EF" w:rsidRDefault="00303495" w:rsidP="00303495">
      <w:pPr>
        <w:pStyle w:val="ConsPlusNormal"/>
        <w:jc w:val="center"/>
        <w:rPr>
          <w:del w:id="3066" w:author="Антон Хабиров" w:date="2021-01-20T01:41:00Z"/>
          <w:sz w:val="28"/>
          <w:szCs w:val="28"/>
        </w:rPr>
      </w:pPr>
      <w:del w:id="3067"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ind w:firstLine="540"/>
        <w:jc w:val="both"/>
        <w:rPr>
          <w:del w:id="3068" w:author="Антон Хабиров" w:date="2021-01-20T01:41:00Z"/>
          <w:sz w:val="28"/>
          <w:szCs w:val="28"/>
        </w:rPr>
      </w:pPr>
    </w:p>
    <w:p w:rsidR="00303495" w:rsidRPr="001144EF" w:rsidRDefault="00303495" w:rsidP="00303495">
      <w:pPr>
        <w:pStyle w:val="ConsPlusNormal"/>
        <w:jc w:val="both"/>
        <w:rPr>
          <w:ins w:id="3069" w:author="Антон Хабиров" w:date="2021-01-20T01:41:00Z"/>
          <w:sz w:val="28"/>
          <w:szCs w:val="28"/>
        </w:rPr>
      </w:pPr>
      <w:del w:id="3070" w:author="Антон Хабиров" w:date="2021-01-20T01:41:00Z">
        <w:r w:rsidRPr="001144EF">
          <w:rPr>
            <w:sz w:val="28"/>
            <w:szCs w:val="28"/>
          </w:rPr>
          <w:delText>463</w:delText>
        </w:r>
      </w:del>
    </w:p>
    <w:p w:rsidR="00303495" w:rsidRPr="001144EF" w:rsidRDefault="00303495" w:rsidP="00303495">
      <w:pPr>
        <w:pStyle w:val="ConsPlusNormal"/>
        <w:ind w:firstLine="540"/>
        <w:jc w:val="both"/>
        <w:rPr>
          <w:sz w:val="28"/>
          <w:szCs w:val="28"/>
        </w:rPr>
      </w:pPr>
      <w:ins w:id="3071" w:author="Антон Хабиров" w:date="2021-01-20T01:41:00Z">
        <w:r w:rsidRPr="001144EF">
          <w:rPr>
            <w:sz w:val="28"/>
            <w:szCs w:val="28"/>
          </w:rPr>
          <w:t>395</w:t>
        </w:r>
      </w:ins>
      <w:r w:rsidRPr="001144EF">
        <w:rPr>
          <w:sz w:val="28"/>
          <w:szCs w:val="28"/>
        </w:rPr>
        <w:t>. При определении видов и количества первичных средств пожаротушения следует учитывать физико-химические и пожароопасные свойства горючих веществ, их взаимодействие с огнетушащими веществами, а также площадь помещений, открытых площадок и установок.</w:t>
      </w:r>
    </w:p>
    <w:p w:rsidR="00303495" w:rsidRPr="001144EF" w:rsidRDefault="00303495" w:rsidP="00303495">
      <w:pPr>
        <w:pStyle w:val="ConsPlusNormal"/>
        <w:jc w:val="both"/>
        <w:rPr>
          <w:del w:id="3072" w:author="Антон Хабиров" w:date="2021-01-20T01:41:00Z"/>
          <w:sz w:val="28"/>
          <w:szCs w:val="28"/>
        </w:rPr>
      </w:pPr>
      <w:del w:id="3073"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3074" w:author="Антон Хабиров" w:date="2021-01-20T01:41:00Z">
        <w:r w:rsidRPr="001144EF">
          <w:rPr>
            <w:sz w:val="28"/>
            <w:szCs w:val="28"/>
          </w:rPr>
          <w:delText>464</w:delText>
        </w:r>
      </w:del>
      <w:ins w:id="3075" w:author="Антон Хабиров" w:date="2021-01-20T01:41:00Z">
        <w:r w:rsidRPr="001144EF">
          <w:rPr>
            <w:sz w:val="28"/>
            <w:szCs w:val="28"/>
          </w:rPr>
          <w:t>396</w:t>
        </w:r>
      </w:ins>
      <w:r w:rsidRPr="001144EF">
        <w:rPr>
          <w:sz w:val="28"/>
          <w:szCs w:val="28"/>
        </w:rPr>
        <w:t>. Комплектование технологического оборудования огнетушителями осуществляется согласно требованиям технических условий (паспортов) на это оборудование.</w:t>
      </w:r>
    </w:p>
    <w:p w:rsidR="00303495" w:rsidRPr="001144EF" w:rsidRDefault="00303495" w:rsidP="00303495">
      <w:pPr>
        <w:pStyle w:val="ConsPlusNormal"/>
        <w:spacing w:before="240"/>
        <w:ind w:firstLine="540"/>
        <w:jc w:val="both"/>
        <w:rPr>
          <w:sz w:val="28"/>
          <w:szCs w:val="28"/>
        </w:rPr>
      </w:pPr>
      <w:bookmarkStart w:id="3076" w:name="Par1094"/>
      <w:bookmarkEnd w:id="3076"/>
      <w:del w:id="3077" w:author="Антон Хабиров" w:date="2021-01-20T01:41:00Z">
        <w:r w:rsidRPr="001144EF">
          <w:rPr>
            <w:sz w:val="28"/>
            <w:szCs w:val="28"/>
          </w:rPr>
          <w:delText>465</w:delText>
        </w:r>
      </w:del>
      <w:ins w:id="3078" w:author="Антон Хабиров" w:date="2021-01-20T01:41:00Z">
        <w:r w:rsidRPr="001144EF">
          <w:rPr>
            <w:sz w:val="28"/>
            <w:szCs w:val="28"/>
          </w:rPr>
          <w:t>397</w:t>
        </w:r>
      </w:ins>
      <w:r w:rsidRPr="001144EF">
        <w:rPr>
          <w:sz w:val="28"/>
          <w:szCs w:val="28"/>
        </w:rPr>
        <w:t xml:space="preserve">. Выбор типа и расчет необходимого количества огнетушителей на объекте защиты (в помещении) осуществляется в соответствии с </w:t>
      </w:r>
      <w:del w:id="3079" w:author="Антон Хабиров" w:date="2021-01-20T01:41:00Z">
        <w:r w:rsidRPr="001144EF">
          <w:rPr>
            <w:sz w:val="28"/>
            <w:szCs w:val="28"/>
          </w:rPr>
          <w:delText>пунктами 468, 474</w:delText>
        </w:r>
      </w:del>
      <w:ins w:id="3080" w:author="Антон Хабиров" w:date="2021-01-20T01:41:00Z">
        <w:r w:rsidRPr="001144EF">
          <w:rPr>
            <w:sz w:val="28"/>
            <w:szCs w:val="28"/>
          </w:rPr>
          <w:t>положениями</w:t>
        </w:r>
      </w:ins>
      <w:r w:rsidRPr="001144EF">
        <w:rPr>
          <w:sz w:val="28"/>
          <w:szCs w:val="28"/>
        </w:rPr>
        <w:t xml:space="preserve"> настоящих Правил и приложениями № 1 и 2 к настоящим Правилам в зависимости от огнетушащей способности огнетушителя, категорий помещений по пожарной и взрывопожарной опасности, а также класса пожара.</w:t>
      </w:r>
    </w:p>
    <w:p w:rsidR="00303495" w:rsidRPr="001144EF" w:rsidRDefault="00303495" w:rsidP="00303495">
      <w:pPr>
        <w:pStyle w:val="ConsPlusNormal"/>
        <w:jc w:val="both"/>
        <w:rPr>
          <w:del w:id="3081" w:author="Антон Хабиров" w:date="2021-01-20T01:41:00Z"/>
          <w:sz w:val="28"/>
          <w:szCs w:val="28"/>
        </w:rPr>
      </w:pPr>
      <w:del w:id="3082"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Для тушения пожаров различных классов порошковые огнетушители должны иметь соответствующие заряды:</w:t>
      </w:r>
    </w:p>
    <w:p w:rsidR="00303495" w:rsidRPr="001144EF" w:rsidRDefault="00303495" w:rsidP="00303495">
      <w:pPr>
        <w:pStyle w:val="ConsPlusNormal"/>
        <w:spacing w:before="240"/>
        <w:ind w:firstLine="540"/>
        <w:jc w:val="both"/>
        <w:rPr>
          <w:sz w:val="28"/>
          <w:szCs w:val="28"/>
        </w:rPr>
      </w:pPr>
      <w:r w:rsidRPr="001144EF">
        <w:rPr>
          <w:sz w:val="28"/>
          <w:szCs w:val="28"/>
        </w:rPr>
        <w:lastRenderedPageBreak/>
        <w:t>для пожаров класса A - порошок ABCE;</w:t>
      </w:r>
    </w:p>
    <w:p w:rsidR="00303495" w:rsidRPr="001144EF" w:rsidRDefault="00303495" w:rsidP="00303495">
      <w:pPr>
        <w:pStyle w:val="ConsPlusNormal"/>
        <w:spacing w:before="240"/>
        <w:ind w:firstLine="540"/>
        <w:jc w:val="both"/>
        <w:rPr>
          <w:sz w:val="28"/>
          <w:szCs w:val="28"/>
        </w:rPr>
      </w:pPr>
      <w:r w:rsidRPr="001144EF">
        <w:rPr>
          <w:sz w:val="28"/>
          <w:szCs w:val="28"/>
        </w:rPr>
        <w:t>для пожаров классов B, C, E - порошок BCE или ABCE;</w:t>
      </w:r>
    </w:p>
    <w:p w:rsidR="00303495" w:rsidRPr="001144EF" w:rsidRDefault="00303495" w:rsidP="00303495">
      <w:pPr>
        <w:pStyle w:val="ConsPlusNormal"/>
        <w:spacing w:before="240"/>
        <w:ind w:firstLine="540"/>
        <w:jc w:val="both"/>
        <w:rPr>
          <w:sz w:val="28"/>
          <w:szCs w:val="28"/>
        </w:rPr>
      </w:pPr>
      <w:r w:rsidRPr="001144EF">
        <w:rPr>
          <w:sz w:val="28"/>
          <w:szCs w:val="28"/>
        </w:rPr>
        <w:t>для пожаров класса D - порошок D.</w:t>
      </w:r>
    </w:p>
    <w:p w:rsidR="00303495" w:rsidRPr="001144EF" w:rsidRDefault="00303495" w:rsidP="00303495">
      <w:pPr>
        <w:pStyle w:val="ConsPlusNormal"/>
        <w:spacing w:before="240"/>
        <w:ind w:firstLine="540"/>
        <w:jc w:val="both"/>
        <w:rPr>
          <w:del w:id="3083" w:author="Антон Хабиров" w:date="2021-01-20T01:41:00Z"/>
          <w:sz w:val="28"/>
          <w:szCs w:val="28"/>
        </w:rPr>
      </w:pPr>
      <w:del w:id="3084" w:author="Антон Хабиров" w:date="2021-01-20T01:41:00Z">
        <w:r w:rsidRPr="001144EF">
          <w:rPr>
            <w:sz w:val="28"/>
            <w:szCs w:val="28"/>
          </w:rPr>
          <w:delText>В замкнутых помещениях объемом не более 50 куб. метров для тушения пожаров вместо переносных огнетушителей (или дополнительно к ним) могут быть использованы огнетушители самосрабатывающие порошковые.</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Выбор огнетушителя (передвижной или </w:t>
      </w:r>
      <w:del w:id="3085" w:author="Антон Хабиров" w:date="2021-01-20T01:41:00Z">
        <w:r w:rsidRPr="001144EF">
          <w:rPr>
            <w:sz w:val="28"/>
            <w:szCs w:val="28"/>
          </w:rPr>
          <w:delText>ручной</w:delText>
        </w:r>
      </w:del>
      <w:ins w:id="3086" w:author="Антон Хабиров" w:date="2021-01-20T01:41:00Z">
        <w:r w:rsidRPr="001144EF">
          <w:rPr>
            <w:sz w:val="28"/>
            <w:szCs w:val="28"/>
          </w:rPr>
          <w:t>переносной</w:t>
        </w:r>
      </w:ins>
      <w:r w:rsidRPr="001144EF">
        <w:rPr>
          <w:sz w:val="28"/>
          <w:szCs w:val="28"/>
        </w:rPr>
        <w:t>) обусловлен размерами возможных очагов пожара.</w:t>
      </w:r>
    </w:p>
    <w:p w:rsidR="00303495" w:rsidRPr="001144EF" w:rsidRDefault="00303495" w:rsidP="00303495">
      <w:pPr>
        <w:pStyle w:val="ConsPlusNormal"/>
        <w:spacing w:before="240"/>
        <w:ind w:firstLine="540"/>
        <w:jc w:val="both"/>
        <w:rPr>
          <w:sz w:val="28"/>
          <w:szCs w:val="28"/>
        </w:rPr>
      </w:pPr>
      <w:del w:id="3087" w:author="Антон Хабиров" w:date="2021-01-20T01:41:00Z">
        <w:r w:rsidRPr="001144EF">
          <w:rPr>
            <w:sz w:val="28"/>
            <w:szCs w:val="28"/>
          </w:rPr>
          <w:delText>При значительных размерах возможных очагов пожара необходимо</w:delText>
        </w:r>
      </w:del>
      <w:ins w:id="3088" w:author="Антон Хабиров" w:date="2021-01-20T01:41:00Z">
        <w:r w:rsidRPr="001144EF">
          <w:rPr>
            <w:sz w:val="28"/>
            <w:szCs w:val="28"/>
          </w:rPr>
          <w:t>Допускается</w:t>
        </w:r>
      </w:ins>
      <w:r w:rsidRPr="001144EF">
        <w:rPr>
          <w:sz w:val="28"/>
          <w:szCs w:val="28"/>
        </w:rPr>
        <w:t xml:space="preserve"> использовать </w:t>
      </w:r>
      <w:del w:id="3089" w:author="Антон Хабиров" w:date="2021-01-20T01:41:00Z">
        <w:r w:rsidRPr="001144EF">
          <w:rPr>
            <w:sz w:val="28"/>
            <w:szCs w:val="28"/>
          </w:rPr>
          <w:delText xml:space="preserve">передвижные </w:delText>
        </w:r>
      </w:del>
      <w:r w:rsidRPr="001144EF">
        <w:rPr>
          <w:sz w:val="28"/>
          <w:szCs w:val="28"/>
        </w:rPr>
        <w:t>огнетушители</w:t>
      </w:r>
      <w:ins w:id="3090" w:author="Антон Хабиров" w:date="2021-01-20T01:41:00Z">
        <w:r w:rsidRPr="001144EF">
          <w:rPr>
            <w:sz w:val="28"/>
            <w:szCs w:val="28"/>
          </w:rPr>
          <w:t xml:space="preserve"> более высокого ранга, чем предусмотрено приложениями № 1 и 2 к настоящим Правилам</w:t>
        </w:r>
      </w:ins>
      <w:r w:rsidRPr="001144EF">
        <w:rPr>
          <w:sz w:val="28"/>
          <w:szCs w:val="28"/>
        </w:rPr>
        <w:t>.</w:t>
      </w:r>
    </w:p>
    <w:p w:rsidR="00303495" w:rsidRPr="001144EF" w:rsidRDefault="00303495" w:rsidP="00303495">
      <w:pPr>
        <w:pStyle w:val="ConsPlusNormal"/>
        <w:spacing w:before="240"/>
        <w:ind w:firstLine="540"/>
        <w:jc w:val="both"/>
        <w:rPr>
          <w:sz w:val="28"/>
          <w:szCs w:val="28"/>
        </w:rPr>
      </w:pPr>
      <w:del w:id="3091" w:author="Антон Хабиров" w:date="2021-01-20T01:41:00Z">
        <w:r w:rsidRPr="001144EF">
          <w:rPr>
            <w:sz w:val="28"/>
            <w:szCs w:val="28"/>
          </w:rPr>
          <w:delText>466</w:delText>
        </w:r>
      </w:del>
      <w:ins w:id="3092" w:author="Антон Хабиров" w:date="2021-01-20T01:41:00Z">
        <w:r w:rsidRPr="001144EF">
          <w:rPr>
            <w:sz w:val="28"/>
            <w:szCs w:val="28"/>
          </w:rPr>
          <w:t>398</w:t>
        </w:r>
      </w:ins>
      <w:r w:rsidRPr="001144EF">
        <w:rPr>
          <w:sz w:val="28"/>
          <w:szCs w:val="28"/>
        </w:rPr>
        <w:t>. При выборе огнетушителя с соответствующим температурным пределом использования учитываются климатические условия эксплуатации зданий</w:t>
      </w:r>
      <w:del w:id="3093" w:author="Антон Хабиров" w:date="2021-01-20T01:41:00Z">
        <w:r w:rsidRPr="001144EF">
          <w:rPr>
            <w:sz w:val="28"/>
            <w:szCs w:val="28"/>
          </w:rPr>
          <w:delText xml:space="preserve"> и</w:delText>
        </w:r>
      </w:del>
      <w:ins w:id="3094" w:author="Антон Хабиров" w:date="2021-01-20T01:41:00Z">
        <w:r w:rsidRPr="001144EF">
          <w:rPr>
            <w:sz w:val="28"/>
            <w:szCs w:val="28"/>
          </w:rPr>
          <w:t>,</w:t>
        </w:r>
      </w:ins>
      <w:r w:rsidRPr="001144EF">
        <w:rPr>
          <w:sz w:val="28"/>
          <w:szCs w:val="28"/>
        </w:rPr>
        <w:t xml:space="preserve"> сооружений</w:t>
      </w:r>
      <w:ins w:id="3095" w:author="Антон Хабиров" w:date="2021-01-20T01:41:00Z">
        <w:r w:rsidRPr="001144EF">
          <w:rPr>
            <w:sz w:val="28"/>
            <w:szCs w:val="28"/>
          </w:rPr>
          <w:t>, помещений</w:t>
        </w:r>
      </w:ins>
      <w:r w:rsidRPr="001144EF">
        <w:rPr>
          <w:sz w:val="28"/>
          <w:szCs w:val="28"/>
        </w:rPr>
        <w:t>.</w:t>
      </w:r>
    </w:p>
    <w:p w:rsidR="00303495" w:rsidRPr="001144EF" w:rsidRDefault="00303495" w:rsidP="00303495">
      <w:pPr>
        <w:pStyle w:val="ConsPlusNormal"/>
        <w:spacing w:before="240"/>
        <w:ind w:firstLine="540"/>
        <w:jc w:val="both"/>
        <w:rPr>
          <w:sz w:val="28"/>
          <w:szCs w:val="28"/>
        </w:rPr>
      </w:pPr>
      <w:del w:id="3096" w:author="Антон Хабиров" w:date="2021-01-20T01:41:00Z">
        <w:r w:rsidRPr="001144EF">
          <w:rPr>
            <w:sz w:val="28"/>
            <w:szCs w:val="28"/>
          </w:rPr>
          <w:delText>467</w:delText>
        </w:r>
      </w:del>
      <w:ins w:id="3097" w:author="Антон Хабиров" w:date="2021-01-20T01:41:00Z">
        <w:r w:rsidRPr="001144EF">
          <w:rPr>
            <w:sz w:val="28"/>
            <w:szCs w:val="28"/>
          </w:rPr>
          <w:t>399</w:t>
        </w:r>
      </w:ins>
      <w:r w:rsidRPr="001144EF">
        <w:rPr>
          <w:sz w:val="28"/>
          <w:szCs w:val="28"/>
        </w:rPr>
        <w:t xml:space="preserve">. Если возможны комбинированные очаги пожара, то предпочтение при выборе огнетушителя отдается более </w:t>
      </w:r>
      <w:proofErr w:type="gramStart"/>
      <w:r w:rsidRPr="001144EF">
        <w:rPr>
          <w:sz w:val="28"/>
          <w:szCs w:val="28"/>
        </w:rPr>
        <w:t>универсальному</w:t>
      </w:r>
      <w:proofErr w:type="gramEnd"/>
      <w:r w:rsidRPr="001144EF">
        <w:rPr>
          <w:sz w:val="28"/>
          <w:szCs w:val="28"/>
        </w:rPr>
        <w:t xml:space="preserve"> по области применения.</w:t>
      </w:r>
    </w:p>
    <w:p w:rsidR="00303495" w:rsidRPr="001144EF" w:rsidRDefault="00303495" w:rsidP="00303495">
      <w:pPr>
        <w:pStyle w:val="ConsPlusNormal"/>
        <w:spacing w:before="240"/>
        <w:ind w:firstLine="540"/>
        <w:jc w:val="both"/>
        <w:rPr>
          <w:del w:id="3098" w:author="Антон Хабиров" w:date="2021-01-20T01:41:00Z"/>
          <w:sz w:val="28"/>
          <w:szCs w:val="28"/>
        </w:rPr>
      </w:pPr>
      <w:bookmarkStart w:id="3099" w:name="Par1313"/>
      <w:bookmarkEnd w:id="3099"/>
      <w:del w:id="3100" w:author="Антон Хабиров" w:date="2021-01-20T01:41:00Z">
        <w:r w:rsidRPr="001144EF">
          <w:rPr>
            <w:sz w:val="28"/>
            <w:szCs w:val="28"/>
          </w:rPr>
          <w:delText>468</w:delText>
        </w:r>
      </w:del>
      <w:ins w:id="3101" w:author="Антон Хабиров" w:date="2021-01-20T01:41:00Z">
        <w:r w:rsidRPr="001144EF">
          <w:rPr>
            <w:sz w:val="28"/>
            <w:szCs w:val="28"/>
          </w:rPr>
          <w:t>400</w:t>
        </w:r>
      </w:ins>
      <w:r w:rsidRPr="001144EF">
        <w:rPr>
          <w:sz w:val="28"/>
          <w:szCs w:val="28"/>
        </w:rPr>
        <w:t>. В общественных зданиях и сооружениях на каждом этаже размещается не менее 2 огнетушителей</w:t>
      </w:r>
      <w:del w:id="3102" w:author="Антон Хабиров" w:date="2021-01-20T01:41:00Z">
        <w:r w:rsidRPr="001144EF">
          <w:rPr>
            <w:sz w:val="28"/>
            <w:szCs w:val="28"/>
          </w:rPr>
          <w:delText>.</w:delText>
        </w:r>
      </w:del>
    </w:p>
    <w:p w:rsidR="00303495" w:rsidRPr="001144EF" w:rsidRDefault="00303495" w:rsidP="00303495">
      <w:pPr>
        <w:pStyle w:val="ConsPlusNormal"/>
        <w:jc w:val="both"/>
        <w:rPr>
          <w:del w:id="3103" w:author="Антон Хабиров" w:date="2021-01-20T01:41:00Z"/>
          <w:sz w:val="28"/>
          <w:szCs w:val="28"/>
        </w:rPr>
      </w:pPr>
      <w:del w:id="3104"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3105" w:author="Антон Хабиров" w:date="2021-01-20T01:41:00Z">
        <w:r w:rsidRPr="001144EF">
          <w:rPr>
            <w:sz w:val="28"/>
            <w:szCs w:val="28"/>
          </w:rPr>
          <w:delText>Требования по защите считаются выполненными при использовании огнетушителей</w:delText>
        </w:r>
      </w:del>
      <w:r w:rsidRPr="001144EF">
        <w:rPr>
          <w:sz w:val="28"/>
          <w:szCs w:val="28"/>
        </w:rPr>
        <w:t xml:space="preserve"> с минимальным рангом тушения модельного очага пожара в соответствии с приложением № 1 к настоящим Правилам</w:t>
      </w:r>
      <w:del w:id="3106" w:author="Антон Хабиров" w:date="2021-01-20T01:41:00Z">
        <w:r w:rsidRPr="001144EF">
          <w:rPr>
            <w:sz w:val="28"/>
            <w:szCs w:val="28"/>
          </w:rPr>
          <w:delText>, при условии, что</w:delText>
        </w:r>
      </w:del>
      <w:ins w:id="3107" w:author="Антон Хабиров" w:date="2021-01-20T01:41:00Z">
        <w:r w:rsidRPr="001144EF">
          <w:rPr>
            <w:sz w:val="28"/>
            <w:szCs w:val="28"/>
          </w:rPr>
          <w:t xml:space="preserve"> и</w:t>
        </w:r>
      </w:ins>
      <w:r w:rsidRPr="001144EF">
        <w:rPr>
          <w:sz w:val="28"/>
          <w:szCs w:val="28"/>
        </w:rPr>
        <w:t xml:space="preserve"> расстояние до огнетушителя от возможного очага возгорания не </w:t>
      </w:r>
      <w:del w:id="3108" w:author="Антон Хабиров" w:date="2021-01-20T01:41:00Z">
        <w:r w:rsidRPr="001144EF">
          <w:rPr>
            <w:sz w:val="28"/>
            <w:szCs w:val="28"/>
          </w:rPr>
          <w:delText>превышает</w:delText>
        </w:r>
      </w:del>
      <w:ins w:id="3109" w:author="Антон Хабиров" w:date="2021-01-20T01:41:00Z">
        <w:r w:rsidRPr="001144EF">
          <w:rPr>
            <w:sz w:val="28"/>
            <w:szCs w:val="28"/>
          </w:rPr>
          <w:t>должно превышать</w:t>
        </w:r>
      </w:ins>
      <w:r w:rsidRPr="001144EF">
        <w:rPr>
          <w:sz w:val="28"/>
          <w:szCs w:val="28"/>
        </w:rPr>
        <w:t xml:space="preserve"> норм, установленных пунктом </w:t>
      </w:r>
      <w:del w:id="3110" w:author="Антон Хабиров" w:date="2021-01-20T01:41:00Z">
        <w:r w:rsidRPr="001144EF">
          <w:rPr>
            <w:sz w:val="28"/>
            <w:szCs w:val="28"/>
          </w:rPr>
          <w:delText>474</w:delText>
        </w:r>
      </w:del>
      <w:ins w:id="3111" w:author="Антон Хабиров" w:date="2021-01-20T01:41:00Z">
        <w:r w:rsidRPr="001144EF">
          <w:rPr>
            <w:sz w:val="28"/>
            <w:szCs w:val="28"/>
          </w:rPr>
          <w:t>406</w:t>
        </w:r>
      </w:ins>
      <w:r w:rsidRPr="001144EF">
        <w:rPr>
          <w:sz w:val="28"/>
          <w:szCs w:val="28"/>
        </w:rPr>
        <w:t xml:space="preserve"> настоящих Правил.</w:t>
      </w:r>
    </w:p>
    <w:p w:rsidR="00303495" w:rsidRPr="001144EF" w:rsidRDefault="00303495" w:rsidP="00303495">
      <w:pPr>
        <w:pStyle w:val="ConsPlusNormal"/>
        <w:jc w:val="both"/>
        <w:rPr>
          <w:del w:id="3112" w:author="Антон Хабиров" w:date="2021-01-20T01:41:00Z"/>
          <w:sz w:val="28"/>
          <w:szCs w:val="28"/>
        </w:rPr>
      </w:pPr>
      <w:del w:id="3113" w:author="Антон Хабиров" w:date="2021-01-20T01:41:00Z">
        <w:r w:rsidRPr="001144EF">
          <w:rPr>
            <w:sz w:val="28"/>
            <w:szCs w:val="28"/>
          </w:rPr>
          <w:delText>(абзац введен Постановлением Правительства РФ от 20.09.2016 № 947; в ред. Постановления Правительства РФ от 23.04.2020 № 569)</w:delText>
        </w:r>
      </w:del>
    </w:p>
    <w:p w:rsidR="00303495" w:rsidRPr="001144EF" w:rsidRDefault="00303495" w:rsidP="00303495">
      <w:pPr>
        <w:pStyle w:val="ConsPlusNormal"/>
        <w:spacing w:before="240"/>
        <w:ind w:firstLine="540"/>
        <w:jc w:val="both"/>
        <w:rPr>
          <w:sz w:val="28"/>
          <w:szCs w:val="28"/>
        </w:rPr>
      </w:pPr>
      <w:del w:id="3114" w:author="Антон Хабиров" w:date="2021-01-20T01:41:00Z">
        <w:r w:rsidRPr="001144EF">
          <w:rPr>
            <w:sz w:val="28"/>
            <w:szCs w:val="28"/>
          </w:rPr>
          <w:delText>469</w:delText>
        </w:r>
      </w:del>
      <w:ins w:id="3115" w:author="Антон Хабиров" w:date="2021-01-20T01:41:00Z">
        <w:r w:rsidRPr="001144EF">
          <w:rPr>
            <w:sz w:val="28"/>
            <w:szCs w:val="28"/>
          </w:rPr>
          <w:t>401</w:t>
        </w:r>
      </w:ins>
      <w:r w:rsidRPr="001144EF">
        <w:rPr>
          <w:sz w:val="28"/>
          <w:szCs w:val="28"/>
        </w:rPr>
        <w:t>. Помещение категории</w:t>
      </w:r>
      <w:proofErr w:type="gramStart"/>
      <w:r w:rsidRPr="001144EF">
        <w:rPr>
          <w:sz w:val="28"/>
          <w:szCs w:val="28"/>
        </w:rPr>
        <w:t xml:space="preserve"> Д</w:t>
      </w:r>
      <w:proofErr w:type="gramEnd"/>
      <w:r w:rsidRPr="001144EF">
        <w:rPr>
          <w:sz w:val="28"/>
          <w:szCs w:val="28"/>
        </w:rPr>
        <w:t xml:space="preserve"> по взрывопожарной и пожарной опасности не оснащается огнетушителями, если площадь этого помещения не превышает 100 кв. метров.</w:t>
      </w:r>
    </w:p>
    <w:p w:rsidR="00303495" w:rsidRPr="001144EF" w:rsidRDefault="00303495" w:rsidP="00303495">
      <w:pPr>
        <w:pStyle w:val="ConsPlusNormal"/>
        <w:spacing w:before="240"/>
        <w:ind w:firstLine="540"/>
        <w:jc w:val="both"/>
        <w:rPr>
          <w:sz w:val="28"/>
          <w:szCs w:val="28"/>
        </w:rPr>
      </w:pPr>
      <w:del w:id="3116" w:author="Антон Хабиров" w:date="2021-01-20T01:41:00Z">
        <w:r w:rsidRPr="001144EF">
          <w:rPr>
            <w:sz w:val="28"/>
            <w:szCs w:val="28"/>
          </w:rPr>
          <w:delText>470</w:delText>
        </w:r>
      </w:del>
      <w:ins w:id="3117" w:author="Антон Хабиров" w:date="2021-01-20T01:41:00Z">
        <w:r w:rsidRPr="001144EF">
          <w:rPr>
            <w:sz w:val="28"/>
            <w:szCs w:val="28"/>
          </w:rPr>
          <w:t>402</w:t>
        </w:r>
      </w:ins>
      <w:r w:rsidRPr="001144EF">
        <w:rPr>
          <w:sz w:val="28"/>
          <w:szCs w:val="28"/>
        </w:rPr>
        <w:t xml:space="preserve">. При наличии нескольких рядом расположенных помещений одного функционального назначения определение необходимого количества огнетушителей осуществляется по суммарной площади этих помещений и с учетом </w:t>
      </w:r>
      <w:del w:id="3118" w:author="Антон Хабиров" w:date="2021-01-20T01:41:00Z">
        <w:r w:rsidRPr="001144EF">
          <w:rPr>
            <w:sz w:val="28"/>
            <w:szCs w:val="28"/>
          </w:rPr>
          <w:delText>пункта 474</w:delText>
        </w:r>
      </w:del>
      <w:ins w:id="3119" w:author="Антон Хабиров" w:date="2021-01-20T01:41:00Z">
        <w:r w:rsidRPr="001144EF">
          <w:rPr>
            <w:sz w:val="28"/>
            <w:szCs w:val="28"/>
          </w:rPr>
          <w:t>положений</w:t>
        </w:r>
      </w:ins>
      <w:r w:rsidRPr="001144EF">
        <w:rPr>
          <w:sz w:val="28"/>
          <w:szCs w:val="28"/>
        </w:rPr>
        <w:t xml:space="preserve"> настоящих Правил.</w:t>
      </w:r>
    </w:p>
    <w:p w:rsidR="00303495" w:rsidRPr="001144EF" w:rsidRDefault="00303495" w:rsidP="00303495">
      <w:pPr>
        <w:pStyle w:val="ConsPlusNormal"/>
        <w:jc w:val="both"/>
        <w:rPr>
          <w:del w:id="3120" w:author="Антон Хабиров" w:date="2021-01-20T01:41:00Z"/>
          <w:sz w:val="28"/>
          <w:szCs w:val="28"/>
        </w:rPr>
      </w:pPr>
      <w:moveToRangeStart w:id="3121" w:author="Антон Хабиров" w:date="2021-01-20T01:41:00Z" w:name="move61999333"/>
      <w:moveTo w:id="3122" w:author="Антон Хабиров" w:date="2021-01-20T01:41:00Z">
        <w:r w:rsidRPr="001144EF">
          <w:rPr>
            <w:sz w:val="28"/>
            <w:szCs w:val="28"/>
          </w:rPr>
          <w:t xml:space="preserve">403. </w:t>
        </w:r>
      </w:moveTo>
      <w:moveToRangeEnd w:id="3121"/>
      <w:del w:id="3123" w:author="Антон Хабиров" w:date="2021-01-20T01:41:00Z">
        <w:r w:rsidRPr="001144EF">
          <w:rPr>
            <w:sz w:val="28"/>
            <w:szCs w:val="28"/>
          </w:rPr>
          <w:delText>(п. 470 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3124" w:author="Антон Хабиров" w:date="2021-01-20T01:41:00Z">
        <w:r w:rsidRPr="001144EF">
          <w:rPr>
            <w:sz w:val="28"/>
            <w:szCs w:val="28"/>
          </w:rPr>
          <w:delText>471. Огнетушители, отправленные</w:delText>
        </w:r>
      </w:del>
      <w:ins w:id="3125" w:author="Антон Хабиров" w:date="2021-01-20T01:41:00Z">
        <w:r w:rsidRPr="001144EF">
          <w:rPr>
            <w:sz w:val="28"/>
            <w:szCs w:val="28"/>
          </w:rPr>
          <w:t>Каждый огнетушитель, отправленный</w:t>
        </w:r>
      </w:ins>
      <w:r w:rsidRPr="001144EF">
        <w:rPr>
          <w:sz w:val="28"/>
          <w:szCs w:val="28"/>
        </w:rPr>
        <w:t xml:space="preserve"> с </w:t>
      </w:r>
      <w:del w:id="3126" w:author="Антон Хабиров" w:date="2021-01-20T01:41:00Z">
        <w:r w:rsidRPr="001144EF">
          <w:rPr>
            <w:sz w:val="28"/>
            <w:szCs w:val="28"/>
          </w:rPr>
          <w:delText>предприятия</w:delText>
        </w:r>
      </w:del>
      <w:ins w:id="3127" w:author="Антон Хабиров" w:date="2021-01-20T01:41:00Z">
        <w:r w:rsidRPr="001144EF">
          <w:rPr>
            <w:sz w:val="28"/>
            <w:szCs w:val="28"/>
          </w:rPr>
          <w:t>объекта защиты</w:t>
        </w:r>
      </w:ins>
      <w:r w:rsidRPr="001144EF">
        <w:rPr>
          <w:sz w:val="28"/>
          <w:szCs w:val="28"/>
        </w:rPr>
        <w:t xml:space="preserve"> на перезарядку, </w:t>
      </w:r>
      <w:del w:id="3128" w:author="Антон Хабиров" w:date="2021-01-20T01:41:00Z">
        <w:r w:rsidRPr="001144EF">
          <w:rPr>
            <w:sz w:val="28"/>
            <w:szCs w:val="28"/>
          </w:rPr>
          <w:delText>заменяются</w:delText>
        </w:r>
      </w:del>
      <w:ins w:id="3129" w:author="Антон Хабиров" w:date="2021-01-20T01:41:00Z">
        <w:r w:rsidRPr="001144EF">
          <w:rPr>
            <w:sz w:val="28"/>
            <w:szCs w:val="28"/>
          </w:rPr>
          <w:t xml:space="preserve">заменяется заряженным </w:t>
        </w:r>
        <w:r w:rsidRPr="001144EF">
          <w:rPr>
            <w:sz w:val="28"/>
            <w:szCs w:val="28"/>
          </w:rPr>
          <w:lastRenderedPageBreak/>
          <w:t>огнетушителем,</w:t>
        </w:r>
      </w:ins>
      <w:r w:rsidRPr="001144EF">
        <w:rPr>
          <w:sz w:val="28"/>
          <w:szCs w:val="28"/>
        </w:rPr>
        <w:t xml:space="preserve"> соответствующим </w:t>
      </w:r>
      <w:del w:id="3130" w:author="Антон Хабиров" w:date="2021-01-20T01:41:00Z">
        <w:r w:rsidRPr="001144EF">
          <w:rPr>
            <w:sz w:val="28"/>
            <w:szCs w:val="28"/>
          </w:rPr>
          <w:delText>количеством заряженных огнетушителей</w:delText>
        </w:r>
      </w:del>
      <w:ins w:id="3131" w:author="Антон Хабиров" w:date="2021-01-20T01:41:00Z">
        <w:r w:rsidRPr="001144EF">
          <w:rPr>
            <w:sz w:val="28"/>
            <w:szCs w:val="28"/>
          </w:rPr>
          <w:t>минимальному рангу тушения модельного очага пожара огнетушителя, отправленного на перезарядку</w:t>
        </w:r>
      </w:ins>
      <w:r w:rsidRPr="001144EF">
        <w:rPr>
          <w:sz w:val="28"/>
          <w:szCs w:val="28"/>
        </w:rPr>
        <w:t>.</w:t>
      </w:r>
    </w:p>
    <w:p w:rsidR="00303495" w:rsidRPr="001144EF" w:rsidRDefault="00303495" w:rsidP="00303495">
      <w:pPr>
        <w:pStyle w:val="ConsPlusNormal"/>
        <w:spacing w:before="240"/>
        <w:ind w:firstLine="540"/>
        <w:jc w:val="both"/>
        <w:rPr>
          <w:sz w:val="28"/>
          <w:szCs w:val="28"/>
        </w:rPr>
      </w:pPr>
      <w:del w:id="3132" w:author="Антон Хабиров" w:date="2021-01-20T01:41:00Z">
        <w:r w:rsidRPr="001144EF">
          <w:rPr>
            <w:sz w:val="28"/>
            <w:szCs w:val="28"/>
          </w:rPr>
          <w:delText>472</w:delText>
        </w:r>
      </w:del>
      <w:ins w:id="3133" w:author="Антон Хабиров" w:date="2021-01-20T01:41:00Z">
        <w:r w:rsidRPr="001144EF">
          <w:rPr>
            <w:sz w:val="28"/>
            <w:szCs w:val="28"/>
          </w:rPr>
          <w:t>404</w:t>
        </w:r>
      </w:ins>
      <w:r w:rsidRPr="001144EF">
        <w:rPr>
          <w:sz w:val="28"/>
          <w:szCs w:val="28"/>
        </w:rPr>
        <w:t xml:space="preserve">. При защите помещений </w:t>
      </w:r>
      <w:del w:id="3134" w:author="Антон Хабиров" w:date="2021-01-20T01:41:00Z">
        <w:r w:rsidRPr="001144EF">
          <w:rPr>
            <w:sz w:val="28"/>
            <w:szCs w:val="28"/>
          </w:rPr>
          <w:delText>с вычислительной техникой, телефонных станций, музеев, архивов и т.д.</w:delText>
        </w:r>
      </w:del>
      <w:ins w:id="3135" w:author="Антон Хабиров" w:date="2021-01-20T01:41:00Z">
        <w:r w:rsidRPr="001144EF">
          <w:rPr>
            <w:sz w:val="28"/>
            <w:szCs w:val="28"/>
          </w:rPr>
          <w:t>огнетушителями</w:t>
        </w:r>
      </w:ins>
      <w:r w:rsidRPr="001144EF">
        <w:rPr>
          <w:sz w:val="28"/>
          <w:szCs w:val="28"/>
        </w:rPr>
        <w:t xml:space="preserve"> следует учитывать специфику взаимодействия огнетушащих веществ с защищаемым оборудованием, изделиями и материалами.</w:t>
      </w:r>
      <w:del w:id="3136" w:author="Антон Хабиров" w:date="2021-01-20T01:41:00Z">
        <w:r w:rsidRPr="001144EF">
          <w:rPr>
            <w:sz w:val="28"/>
            <w:szCs w:val="28"/>
          </w:rPr>
          <w:delText xml:space="preserve"> Указанные помещения следует оборудовать хладоновыми или углекислотными огнетушителями.</w:delText>
        </w:r>
      </w:del>
    </w:p>
    <w:p w:rsidR="00303495" w:rsidRPr="001144EF" w:rsidRDefault="00303495" w:rsidP="00303495">
      <w:pPr>
        <w:pStyle w:val="ConsPlusNormal"/>
        <w:jc w:val="both"/>
        <w:rPr>
          <w:del w:id="3137" w:author="Антон Хабиров" w:date="2021-01-20T01:41:00Z"/>
          <w:sz w:val="28"/>
          <w:szCs w:val="28"/>
        </w:rPr>
      </w:pPr>
      <w:del w:id="3138"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3139" w:author="Антон Хабиров" w:date="2021-01-20T01:41:00Z">
        <w:r w:rsidRPr="001144EF">
          <w:rPr>
            <w:sz w:val="28"/>
            <w:szCs w:val="28"/>
          </w:rPr>
          <w:delText>473</w:delText>
        </w:r>
      </w:del>
      <w:ins w:id="3140" w:author="Антон Хабиров" w:date="2021-01-20T01:41:00Z">
        <w:r w:rsidRPr="001144EF">
          <w:rPr>
            <w:sz w:val="28"/>
            <w:szCs w:val="28"/>
          </w:rPr>
          <w:t>405</w:t>
        </w:r>
      </w:ins>
      <w:r w:rsidRPr="001144EF">
        <w:rPr>
          <w:sz w:val="28"/>
          <w:szCs w:val="28"/>
        </w:rPr>
        <w:t xml:space="preserve">. Помещения, оборудованные автоматическими </w:t>
      </w:r>
      <w:del w:id="3141" w:author="Антон Хабиров" w:date="2021-01-20T01:41:00Z">
        <w:r w:rsidRPr="001144EF">
          <w:rPr>
            <w:sz w:val="28"/>
            <w:szCs w:val="28"/>
          </w:rPr>
          <w:delText xml:space="preserve">стационарными </w:delText>
        </w:r>
      </w:del>
      <w:r w:rsidRPr="001144EF">
        <w:rPr>
          <w:sz w:val="28"/>
          <w:szCs w:val="28"/>
        </w:rPr>
        <w:t xml:space="preserve">установками пожаротушения, обеспечиваются огнетушителями на 50 процентов </w:t>
      </w:r>
      <w:del w:id="3142" w:author="Антон Хабиров" w:date="2021-01-20T01:41:00Z">
        <w:r w:rsidRPr="001144EF">
          <w:rPr>
            <w:sz w:val="28"/>
            <w:szCs w:val="28"/>
          </w:rPr>
          <w:delText xml:space="preserve">от </w:delText>
        </w:r>
      </w:del>
      <w:r w:rsidRPr="001144EF">
        <w:rPr>
          <w:sz w:val="28"/>
          <w:szCs w:val="28"/>
        </w:rPr>
        <w:t>расчетного количества огнетушителей</w:t>
      </w:r>
      <w:ins w:id="3143" w:author="Антон Хабиров" w:date="2021-01-20T01:41:00Z">
        <w:r w:rsidRPr="001144EF">
          <w:rPr>
            <w:sz w:val="28"/>
            <w:szCs w:val="28"/>
          </w:rPr>
          <w:t>, при этом расстояние до огнетушителя от возможного очага возгорания не должно превышать норм, установленных пунктом 406 настоящих Правил</w:t>
        </w:r>
      </w:ins>
      <w:r w:rsidRPr="001144EF">
        <w:rPr>
          <w:sz w:val="28"/>
          <w:szCs w:val="28"/>
        </w:rPr>
        <w:t>.</w:t>
      </w:r>
    </w:p>
    <w:p w:rsidR="00303495" w:rsidRPr="001144EF" w:rsidRDefault="00303495" w:rsidP="00303495">
      <w:pPr>
        <w:pStyle w:val="ConsPlusNormal"/>
        <w:spacing w:before="240"/>
        <w:ind w:firstLine="540"/>
        <w:jc w:val="both"/>
        <w:rPr>
          <w:sz w:val="28"/>
          <w:szCs w:val="28"/>
        </w:rPr>
      </w:pPr>
      <w:bookmarkStart w:id="3144" w:name="Par1109"/>
      <w:bookmarkStart w:id="3145" w:name="Par1324"/>
      <w:bookmarkEnd w:id="3144"/>
      <w:bookmarkEnd w:id="3145"/>
      <w:del w:id="3146" w:author="Антон Хабиров" w:date="2021-01-20T01:41:00Z">
        <w:r w:rsidRPr="001144EF">
          <w:rPr>
            <w:sz w:val="28"/>
            <w:szCs w:val="28"/>
          </w:rPr>
          <w:delText>474</w:delText>
        </w:r>
      </w:del>
      <w:ins w:id="3147" w:author="Антон Хабиров" w:date="2021-01-20T01:41:00Z">
        <w:r w:rsidRPr="001144EF">
          <w:rPr>
            <w:sz w:val="28"/>
            <w:szCs w:val="28"/>
          </w:rPr>
          <w:t>406</w:t>
        </w:r>
      </w:ins>
      <w:r w:rsidRPr="001144EF">
        <w:rPr>
          <w:sz w:val="28"/>
          <w:szCs w:val="28"/>
        </w:rPr>
        <w:t>. Расстояние от возможного очага пожара до места размещения переносного огнетушителя (с учетом перегородок, дверных проемов, возможных загромождений, оборудования) не должно превышать 20 метров для помещений административного и общественного назначения, 30 метров - для помещений категорий</w:t>
      </w:r>
      <w:proofErr w:type="gramStart"/>
      <w:r w:rsidRPr="001144EF">
        <w:rPr>
          <w:sz w:val="28"/>
          <w:szCs w:val="28"/>
        </w:rPr>
        <w:t xml:space="preserve"> А</w:t>
      </w:r>
      <w:proofErr w:type="gramEnd"/>
      <w:r w:rsidRPr="001144EF">
        <w:rPr>
          <w:sz w:val="28"/>
          <w:szCs w:val="28"/>
        </w:rPr>
        <w:t>, Б и В1 - В4 по пожарной и взрывопожарной опасности, 40 метров - для помещений категории Г по пожарной и взрывопожарной опасности, 70 метров - для помещений категории Д по пожарной и взрывопожарной опасности.</w:t>
      </w:r>
    </w:p>
    <w:p w:rsidR="00303495" w:rsidRPr="001144EF" w:rsidRDefault="00303495" w:rsidP="00303495">
      <w:pPr>
        <w:pStyle w:val="ConsPlusNormal"/>
        <w:spacing w:before="240"/>
        <w:ind w:firstLine="540"/>
        <w:jc w:val="both"/>
        <w:rPr>
          <w:sz w:val="28"/>
          <w:szCs w:val="28"/>
        </w:rPr>
      </w:pPr>
      <w:r w:rsidRPr="001144EF">
        <w:rPr>
          <w:sz w:val="28"/>
          <w:szCs w:val="28"/>
        </w:rPr>
        <w:t xml:space="preserve">Здания и сооружения производственного и складского назначения </w:t>
      </w:r>
      <w:ins w:id="3148" w:author="Антон Хабиров" w:date="2021-01-20T01:41:00Z">
        <w:r w:rsidRPr="001144EF">
          <w:rPr>
            <w:sz w:val="28"/>
            <w:szCs w:val="28"/>
          </w:rPr>
          <w:t xml:space="preserve">площадью более 500 кв. метров </w:t>
        </w:r>
      </w:ins>
      <w:r w:rsidRPr="001144EF">
        <w:rPr>
          <w:sz w:val="28"/>
          <w:szCs w:val="28"/>
        </w:rPr>
        <w:t xml:space="preserve">дополнительно оснащаются передвижными огнетушителями </w:t>
      </w:r>
      <w:del w:id="3149" w:author="Антон Хабиров" w:date="2021-01-20T01:41:00Z">
        <w:r w:rsidRPr="001144EF">
          <w:rPr>
            <w:sz w:val="28"/>
            <w:szCs w:val="28"/>
          </w:rPr>
          <w:delText>в соответствии с</w:delText>
        </w:r>
      </w:del>
      <w:ins w:id="3150" w:author="Антон Хабиров" w:date="2021-01-20T01:41:00Z">
        <w:r w:rsidRPr="001144EF">
          <w:rPr>
            <w:sz w:val="28"/>
            <w:szCs w:val="28"/>
          </w:rPr>
          <w:t>по нормам, предусмотренным</w:t>
        </w:r>
      </w:ins>
      <w:r w:rsidRPr="001144EF">
        <w:rPr>
          <w:sz w:val="28"/>
          <w:szCs w:val="28"/>
        </w:rPr>
        <w:t xml:space="preserve"> приложением № 2 к настоящим Правилам</w:t>
      </w:r>
      <w:ins w:id="3151" w:author="Антон Хабиров" w:date="2021-01-20T01:41:00Z">
        <w:r w:rsidRPr="001144EF">
          <w:rPr>
            <w:sz w:val="28"/>
            <w:szCs w:val="28"/>
          </w:rPr>
          <w:t>. Не требуется оснащение передвижными огнетушителями зданий и сооружений категории</w:t>
        </w:r>
        <w:proofErr w:type="gramStart"/>
        <w:r w:rsidRPr="001144EF">
          <w:rPr>
            <w:sz w:val="28"/>
            <w:szCs w:val="28"/>
          </w:rPr>
          <w:t xml:space="preserve"> Д</w:t>
        </w:r>
        <w:proofErr w:type="gramEnd"/>
        <w:r w:rsidRPr="001144EF">
          <w:rPr>
            <w:sz w:val="28"/>
            <w:szCs w:val="28"/>
          </w:rPr>
          <w:t xml:space="preserve"> по взрывопожарной и пожарной опасности</w:t>
        </w:r>
      </w:ins>
      <w:r w:rsidRPr="001144EF">
        <w:rPr>
          <w:sz w:val="28"/>
          <w:szCs w:val="28"/>
        </w:rPr>
        <w:t>.</w:t>
      </w:r>
    </w:p>
    <w:p w:rsidR="00303495" w:rsidRPr="001144EF" w:rsidRDefault="00303495" w:rsidP="00303495">
      <w:pPr>
        <w:pStyle w:val="ConsPlusNormal"/>
        <w:jc w:val="both"/>
        <w:rPr>
          <w:del w:id="3152" w:author="Антон Хабиров" w:date="2021-01-20T01:41:00Z"/>
          <w:sz w:val="28"/>
          <w:szCs w:val="28"/>
        </w:rPr>
      </w:pPr>
      <w:del w:id="3153" w:author="Антон Хабиров" w:date="2021-01-20T01:41:00Z">
        <w:r w:rsidRPr="001144EF">
          <w:rPr>
            <w:sz w:val="28"/>
            <w:szCs w:val="28"/>
          </w:rPr>
          <w:delText>(п. 474 в ред. Постановления Правительства РФ от 20.09.2016 № 947)</w:delText>
        </w:r>
      </w:del>
    </w:p>
    <w:p w:rsidR="00303495" w:rsidRPr="001144EF" w:rsidRDefault="00303495" w:rsidP="00303495">
      <w:pPr>
        <w:pStyle w:val="ConsPlusNormal"/>
        <w:spacing w:before="240"/>
        <w:ind w:firstLine="540"/>
        <w:jc w:val="both"/>
        <w:rPr>
          <w:del w:id="3154" w:author="Антон Хабиров" w:date="2021-01-20T01:41:00Z"/>
          <w:sz w:val="28"/>
          <w:szCs w:val="28"/>
        </w:rPr>
      </w:pPr>
      <w:del w:id="3155" w:author="Антон Хабиров" w:date="2021-01-20T01:41:00Z">
        <w:r w:rsidRPr="001144EF">
          <w:rPr>
            <w:sz w:val="28"/>
            <w:szCs w:val="28"/>
          </w:rPr>
          <w:delText>475</w:delText>
        </w:r>
      </w:del>
      <w:ins w:id="3156" w:author="Антон Хабиров" w:date="2021-01-20T01:41:00Z">
        <w:r w:rsidRPr="001144EF">
          <w:rPr>
            <w:sz w:val="28"/>
            <w:szCs w:val="28"/>
          </w:rPr>
          <w:t>407</w:t>
        </w:r>
      </w:ins>
      <w:r w:rsidRPr="001144EF">
        <w:rPr>
          <w:sz w:val="28"/>
          <w:szCs w:val="28"/>
        </w:rPr>
        <w:t xml:space="preserve">. Каждый огнетушитель, установленный на объекте защиты, должен иметь </w:t>
      </w:r>
      <w:del w:id="3157" w:author="Антон Хабиров" w:date="2021-01-20T01:41:00Z">
        <w:r w:rsidRPr="001144EF">
          <w:rPr>
            <w:sz w:val="28"/>
            <w:szCs w:val="28"/>
          </w:rPr>
          <w:delText xml:space="preserve">паспорт завода-изготовителя и </w:delText>
        </w:r>
      </w:del>
      <w:r w:rsidRPr="001144EF">
        <w:rPr>
          <w:sz w:val="28"/>
          <w:szCs w:val="28"/>
        </w:rPr>
        <w:t>порядковый номер</w:t>
      </w:r>
      <w:del w:id="3158" w:author="Антон Хабиров" w:date="2021-01-20T01:41:00Z">
        <w:r w:rsidRPr="001144EF">
          <w:rPr>
            <w:sz w:val="28"/>
            <w:szCs w:val="28"/>
          </w:rPr>
          <w:delText>.</w:delText>
        </w:r>
      </w:del>
    </w:p>
    <w:p w:rsidR="00303495" w:rsidRPr="001144EF" w:rsidRDefault="00303495" w:rsidP="00303495">
      <w:pPr>
        <w:pStyle w:val="ConsPlusNormal"/>
        <w:jc w:val="both"/>
        <w:rPr>
          <w:del w:id="3159" w:author="Антон Хабиров" w:date="2021-01-20T01:41:00Z"/>
          <w:sz w:val="28"/>
          <w:szCs w:val="28"/>
        </w:rPr>
      </w:pPr>
      <w:del w:id="3160"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proofErr w:type="gramStart"/>
      <w:ins w:id="3161" w:author="Антон Хабиров" w:date="2021-01-20T01:41:00Z">
        <w:r w:rsidRPr="001144EF">
          <w:rPr>
            <w:sz w:val="28"/>
            <w:szCs w:val="28"/>
          </w:rPr>
          <w:t xml:space="preserve">, нанесенный на корпус огнетушителя, дату зарядки (перезарядки), а </w:t>
        </w:r>
      </w:ins>
      <w:r w:rsidRPr="001144EF">
        <w:rPr>
          <w:sz w:val="28"/>
          <w:szCs w:val="28"/>
        </w:rPr>
        <w:t xml:space="preserve">запускающее или запорно-пусковое устройство </w:t>
      </w:r>
      <w:del w:id="3162" w:author="Антон Хабиров" w:date="2021-01-20T01:41:00Z">
        <w:r w:rsidRPr="001144EF">
          <w:rPr>
            <w:sz w:val="28"/>
            <w:szCs w:val="28"/>
          </w:rPr>
          <w:delText xml:space="preserve">огнетушителя </w:delText>
        </w:r>
      </w:del>
      <w:r w:rsidRPr="001144EF">
        <w:rPr>
          <w:sz w:val="28"/>
          <w:szCs w:val="28"/>
        </w:rPr>
        <w:t>должно быть опломбировано</w:t>
      </w:r>
      <w:del w:id="3163" w:author="Антон Хабиров" w:date="2021-01-20T01:41:00Z">
        <w:r w:rsidRPr="001144EF">
          <w:rPr>
            <w:sz w:val="28"/>
            <w:szCs w:val="28"/>
          </w:rPr>
          <w:delText xml:space="preserve"> одноразовой пломбой</w:delText>
        </w:r>
      </w:del>
      <w:r w:rsidRPr="001144EF">
        <w:rPr>
          <w:sz w:val="28"/>
          <w:szCs w:val="28"/>
        </w:rPr>
        <w:t>.</w:t>
      </w:r>
      <w:proofErr w:type="gramEnd"/>
    </w:p>
    <w:p w:rsidR="00303495" w:rsidRPr="001144EF" w:rsidRDefault="00303495" w:rsidP="00303495">
      <w:pPr>
        <w:pStyle w:val="ConsPlusNormal"/>
        <w:jc w:val="both"/>
        <w:rPr>
          <w:del w:id="3164" w:author="Антон Хабиров" w:date="2021-01-20T01:41:00Z"/>
          <w:sz w:val="28"/>
          <w:szCs w:val="28"/>
        </w:rPr>
      </w:pPr>
      <w:del w:id="3165" w:author="Антон Хабиров" w:date="2021-01-20T01:41:00Z">
        <w:r w:rsidRPr="001144EF">
          <w:rPr>
            <w:sz w:val="28"/>
            <w:szCs w:val="28"/>
          </w:rPr>
          <w:delText>(п. 475 в ред. Постановления Правительства РФ от 17.02.2014 № 113)</w:delText>
        </w:r>
      </w:del>
    </w:p>
    <w:p w:rsidR="00303495" w:rsidRPr="001144EF" w:rsidRDefault="00303495" w:rsidP="00303495">
      <w:pPr>
        <w:pStyle w:val="ConsPlusNormal"/>
        <w:spacing w:before="240"/>
        <w:ind w:firstLine="540"/>
        <w:jc w:val="both"/>
        <w:rPr>
          <w:del w:id="3166" w:author="Антон Хабиров" w:date="2021-01-20T01:41:00Z"/>
          <w:sz w:val="28"/>
          <w:szCs w:val="28"/>
        </w:rPr>
      </w:pPr>
      <w:del w:id="3167" w:author="Антон Хабиров" w:date="2021-01-20T01:41:00Z">
        <w:r w:rsidRPr="001144EF">
          <w:rPr>
            <w:sz w:val="28"/>
            <w:szCs w:val="28"/>
          </w:rPr>
          <w:delText>476. Опломбирование огнетушителя осуществляется заводом-изготовителем при производстве огнетушителя или специализированными организациями при регламентном техническом обслуживании или перезарядке огнетушителя.</w:delText>
        </w:r>
      </w:del>
    </w:p>
    <w:p w:rsidR="00303495" w:rsidRPr="001144EF" w:rsidRDefault="00303495" w:rsidP="00303495">
      <w:pPr>
        <w:pStyle w:val="ConsPlusNormal"/>
        <w:spacing w:before="240"/>
        <w:ind w:firstLine="540"/>
        <w:jc w:val="both"/>
        <w:rPr>
          <w:del w:id="3168" w:author="Антон Хабиров" w:date="2021-01-20T01:41:00Z"/>
          <w:sz w:val="28"/>
          <w:szCs w:val="28"/>
        </w:rPr>
      </w:pPr>
      <w:del w:id="3169" w:author="Антон Хабиров" w:date="2021-01-20T01:41:00Z">
        <w:r w:rsidRPr="001144EF">
          <w:rPr>
            <w:sz w:val="28"/>
            <w:szCs w:val="28"/>
          </w:rPr>
          <w:delText>477. На одноразовую пломбу наносятся следующие обозначения:</w:delText>
        </w:r>
      </w:del>
    </w:p>
    <w:p w:rsidR="00303495" w:rsidRPr="001144EF" w:rsidRDefault="00303495" w:rsidP="00303495">
      <w:pPr>
        <w:pStyle w:val="ConsPlusNormal"/>
        <w:spacing w:before="240"/>
        <w:ind w:firstLine="540"/>
        <w:jc w:val="both"/>
        <w:rPr>
          <w:del w:id="3170" w:author="Антон Хабиров" w:date="2021-01-20T01:41:00Z"/>
          <w:sz w:val="28"/>
          <w:szCs w:val="28"/>
        </w:rPr>
      </w:pPr>
      <w:del w:id="3171" w:author="Антон Хабиров" w:date="2021-01-20T01:41:00Z">
        <w:r w:rsidRPr="001144EF">
          <w:rPr>
            <w:sz w:val="28"/>
            <w:szCs w:val="28"/>
          </w:rPr>
          <w:lastRenderedPageBreak/>
          <w:delText>а) индивидуальный номер пломбы;</w:delText>
        </w:r>
      </w:del>
    </w:p>
    <w:p w:rsidR="00303495" w:rsidRPr="001144EF" w:rsidRDefault="00303495" w:rsidP="00303495">
      <w:pPr>
        <w:pStyle w:val="ConsPlusNormal"/>
        <w:spacing w:before="240"/>
        <w:ind w:firstLine="540"/>
        <w:jc w:val="both"/>
        <w:rPr>
          <w:del w:id="3172" w:author="Антон Хабиров" w:date="2021-01-20T01:41:00Z"/>
          <w:sz w:val="28"/>
          <w:szCs w:val="28"/>
        </w:rPr>
      </w:pPr>
      <w:del w:id="3173" w:author="Антон Хабиров" w:date="2021-01-20T01:41:00Z">
        <w:r w:rsidRPr="001144EF">
          <w:rPr>
            <w:sz w:val="28"/>
            <w:szCs w:val="28"/>
          </w:rPr>
          <w:delText>б) дата зарядки огнетушителя с указанием месяца и года.</w:delText>
        </w:r>
      </w:del>
    </w:p>
    <w:p w:rsidR="00303495" w:rsidRPr="001144EF" w:rsidRDefault="00303495" w:rsidP="00303495">
      <w:pPr>
        <w:pStyle w:val="ConsPlusNormal"/>
        <w:jc w:val="both"/>
        <w:rPr>
          <w:del w:id="3174" w:author="Антон Хабиров" w:date="2021-01-20T01:41:00Z"/>
          <w:sz w:val="28"/>
          <w:szCs w:val="28"/>
        </w:rPr>
      </w:pPr>
      <w:del w:id="3175" w:author="Антон Хабиров" w:date="2021-01-20T01:41:00Z">
        <w:r w:rsidRPr="001144EF">
          <w:rPr>
            <w:sz w:val="28"/>
            <w:szCs w:val="28"/>
          </w:rPr>
          <w:delText>(п. 477 в ред. Постановления Правительства РФ от 17.02.2014 № 113)</w:delText>
        </w:r>
      </w:del>
    </w:p>
    <w:p w:rsidR="00303495" w:rsidRPr="001144EF" w:rsidRDefault="00303495" w:rsidP="00303495">
      <w:pPr>
        <w:pStyle w:val="ConsPlusNormal"/>
        <w:spacing w:before="240"/>
        <w:ind w:firstLine="540"/>
        <w:jc w:val="both"/>
        <w:rPr>
          <w:del w:id="3176" w:author="Антон Хабиров" w:date="2021-01-20T01:41:00Z"/>
          <w:sz w:val="28"/>
          <w:szCs w:val="28"/>
        </w:rPr>
      </w:pPr>
      <w:del w:id="3177" w:author="Антон Хабиров" w:date="2021-01-20T01:41:00Z">
        <w:r w:rsidRPr="001144EF">
          <w:rPr>
            <w:sz w:val="28"/>
            <w:szCs w:val="28"/>
          </w:rPr>
          <w:delText>478. Руководитель организации обеспечивает наличие и исправность огнетушителей, периодичность их осмотра и проверки, а также своевременную перезарядку огнетушителей.</w:delText>
        </w:r>
      </w:del>
    </w:p>
    <w:p w:rsidR="00303495" w:rsidRPr="001144EF" w:rsidRDefault="00303495" w:rsidP="00303495">
      <w:pPr>
        <w:pStyle w:val="ConsPlusNormal"/>
        <w:spacing w:before="240"/>
        <w:ind w:firstLine="540"/>
        <w:jc w:val="both"/>
        <w:rPr>
          <w:del w:id="3178" w:author="Антон Хабиров" w:date="2021-01-20T01:41:00Z"/>
          <w:sz w:val="28"/>
          <w:szCs w:val="28"/>
        </w:rPr>
      </w:pPr>
      <w:del w:id="3179" w:author="Антон Хабиров" w:date="2021-01-20T01:41:00Z">
        <w:r w:rsidRPr="001144EF">
          <w:rPr>
            <w:sz w:val="28"/>
            <w:szCs w:val="28"/>
          </w:rPr>
          <w:delText>Учет наличия, периодичности осмотра и сроков перезарядки огнетушителей ведется в специальном журнале произвольной формы.</w:delText>
        </w:r>
      </w:del>
    </w:p>
    <w:p w:rsidR="00303495" w:rsidRPr="001144EF" w:rsidRDefault="00303495" w:rsidP="00303495">
      <w:pPr>
        <w:pStyle w:val="ConsPlusNormal"/>
        <w:jc w:val="both"/>
        <w:rPr>
          <w:del w:id="3180" w:author="Антон Хабиров" w:date="2021-01-20T01:41:00Z"/>
          <w:sz w:val="28"/>
          <w:szCs w:val="28"/>
        </w:rPr>
      </w:pPr>
      <w:del w:id="3181"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3182" w:author="Антон Хабиров" w:date="2021-01-20T01:41:00Z">
        <w:r w:rsidRPr="001144EF">
          <w:rPr>
            <w:sz w:val="28"/>
            <w:szCs w:val="28"/>
          </w:rPr>
          <w:delText>479</w:delText>
        </w:r>
      </w:del>
      <w:ins w:id="3183" w:author="Антон Хабиров" w:date="2021-01-20T01:41:00Z">
        <w:r w:rsidRPr="001144EF">
          <w:rPr>
            <w:sz w:val="28"/>
            <w:szCs w:val="28"/>
          </w:rPr>
          <w:t>408</w:t>
        </w:r>
      </w:ins>
      <w:r w:rsidRPr="001144EF">
        <w:rPr>
          <w:sz w:val="28"/>
          <w:szCs w:val="28"/>
        </w:rPr>
        <w:t xml:space="preserve">. В зимнее время </w:t>
      </w:r>
      <w:del w:id="3184" w:author="Антон Хабиров" w:date="2021-01-20T01:41:00Z">
        <w:r w:rsidRPr="001144EF">
          <w:rPr>
            <w:sz w:val="28"/>
            <w:szCs w:val="28"/>
          </w:rPr>
          <w:delText xml:space="preserve">(при температуре ниже + 1 °C) </w:delText>
        </w:r>
      </w:del>
      <w:r w:rsidRPr="001144EF">
        <w:rPr>
          <w:sz w:val="28"/>
          <w:szCs w:val="28"/>
        </w:rPr>
        <w:t xml:space="preserve">огнетушители с зарядом на водной основе необходимо хранить в </w:t>
      </w:r>
      <w:del w:id="3185" w:author="Антон Хабиров" w:date="2021-01-20T01:41:00Z">
        <w:r w:rsidRPr="001144EF">
          <w:rPr>
            <w:sz w:val="28"/>
            <w:szCs w:val="28"/>
          </w:rPr>
          <w:delText>отапливаемых помещениях</w:delText>
        </w:r>
      </w:del>
      <w:ins w:id="3186" w:author="Антон Хабиров" w:date="2021-01-20T01:41:00Z">
        <w:r w:rsidRPr="001144EF">
          <w:rPr>
            <w:sz w:val="28"/>
            <w:szCs w:val="28"/>
          </w:rPr>
          <w:t>соответствии с инструкцией изготовителя</w:t>
        </w:r>
      </w:ins>
      <w:r w:rsidRPr="001144EF">
        <w:rPr>
          <w:sz w:val="28"/>
          <w:szCs w:val="28"/>
        </w:rPr>
        <w:t>.</w:t>
      </w:r>
    </w:p>
    <w:p w:rsidR="00303495" w:rsidRPr="001144EF" w:rsidRDefault="00303495" w:rsidP="00303495">
      <w:pPr>
        <w:pStyle w:val="ConsPlusNormal"/>
        <w:spacing w:before="240"/>
        <w:ind w:firstLine="540"/>
        <w:jc w:val="both"/>
        <w:rPr>
          <w:sz w:val="28"/>
          <w:szCs w:val="28"/>
        </w:rPr>
      </w:pPr>
      <w:del w:id="3187" w:author="Антон Хабиров" w:date="2021-01-20T01:41:00Z">
        <w:r w:rsidRPr="001144EF">
          <w:rPr>
            <w:sz w:val="28"/>
            <w:szCs w:val="28"/>
          </w:rPr>
          <w:delText>480</w:delText>
        </w:r>
      </w:del>
      <w:ins w:id="3188" w:author="Антон Хабиров" w:date="2021-01-20T01:41:00Z">
        <w:r w:rsidRPr="001144EF">
          <w:rPr>
            <w:sz w:val="28"/>
            <w:szCs w:val="28"/>
          </w:rPr>
          <w:t>409</w:t>
        </w:r>
      </w:ins>
      <w:r w:rsidRPr="001144EF">
        <w:rPr>
          <w:sz w:val="28"/>
          <w:szCs w:val="28"/>
        </w:rPr>
        <w:t>. Огнетушители, размещенные в коридорах, проходах, не должны препятствовать безопасной эвакуации людей. Огнетушители следует располагать на видных местах вблизи от выходов из помещений на высоте не более 1,5 метра</w:t>
      </w:r>
      <w:ins w:id="3189" w:author="Антон Хабиров" w:date="2021-01-20T01:41:00Z">
        <w:r w:rsidRPr="001144EF">
          <w:rPr>
            <w:sz w:val="28"/>
            <w:szCs w:val="28"/>
          </w:rPr>
          <w:t xml:space="preserve"> до верха корпуса огнетушителя либо в специальных подставках из негорючих материалов, исключающих падение или опрокидывание</w:t>
        </w:r>
      </w:ins>
      <w:r w:rsidRPr="001144EF">
        <w:rPr>
          <w:sz w:val="28"/>
          <w:szCs w:val="28"/>
        </w:rPr>
        <w:t>.</w:t>
      </w:r>
    </w:p>
    <w:p w:rsidR="00303495" w:rsidRPr="001144EF" w:rsidRDefault="00303495" w:rsidP="00303495">
      <w:pPr>
        <w:pStyle w:val="ConsPlusNormal"/>
        <w:spacing w:before="240"/>
        <w:ind w:firstLine="540"/>
        <w:jc w:val="both"/>
        <w:rPr>
          <w:sz w:val="28"/>
          <w:szCs w:val="28"/>
        </w:rPr>
      </w:pPr>
      <w:del w:id="3190" w:author="Антон Хабиров" w:date="2021-01-20T01:41:00Z">
        <w:r w:rsidRPr="001144EF">
          <w:rPr>
            <w:sz w:val="28"/>
            <w:szCs w:val="28"/>
          </w:rPr>
          <w:delText xml:space="preserve">481. Здания, не </w:delText>
        </w:r>
      </w:del>
      <w:ins w:id="3191" w:author="Антон Хабиров" w:date="2021-01-20T01:41:00Z">
        <w:r w:rsidRPr="001144EF">
          <w:rPr>
            <w:sz w:val="28"/>
            <w:szCs w:val="28"/>
          </w:rPr>
          <w:t xml:space="preserve">410. </w:t>
        </w:r>
        <w:proofErr w:type="gramStart"/>
        <w:r w:rsidRPr="001144EF">
          <w:rPr>
            <w:sz w:val="28"/>
            <w:szCs w:val="28"/>
          </w:rPr>
          <w:t xml:space="preserve">Производственные и (или) складские здания предприятий (организаций), не </w:t>
        </w:r>
      </w:ins>
      <w:r w:rsidRPr="001144EF">
        <w:rPr>
          <w:sz w:val="28"/>
          <w:szCs w:val="28"/>
        </w:rPr>
        <w:t xml:space="preserve">оборудованные внутренним противопожарным водопроводом </w:t>
      </w:r>
      <w:del w:id="3192" w:author="Антон Хабиров" w:date="2021-01-20T01:41:00Z">
        <w:r w:rsidRPr="001144EF">
          <w:rPr>
            <w:sz w:val="28"/>
            <w:szCs w:val="28"/>
          </w:rPr>
          <w:delText>и</w:delText>
        </w:r>
      </w:del>
      <w:ins w:id="3193" w:author="Антон Хабиров" w:date="2021-01-20T01:41:00Z">
        <w:r w:rsidRPr="001144EF">
          <w:rPr>
            <w:sz w:val="28"/>
            <w:szCs w:val="28"/>
          </w:rPr>
          <w:t>или</w:t>
        </w:r>
      </w:ins>
      <w:r w:rsidRPr="001144EF">
        <w:rPr>
          <w:sz w:val="28"/>
          <w:szCs w:val="28"/>
        </w:rPr>
        <w:t xml:space="preserve"> автоматическими установками пожаротушения</w:t>
      </w:r>
      <w:ins w:id="3194" w:author="Антон Хабиров" w:date="2021-01-20T01:41:00Z">
        <w:r w:rsidRPr="001144EF">
          <w:rPr>
            <w:sz w:val="28"/>
            <w:szCs w:val="28"/>
          </w:rPr>
          <w:t xml:space="preserve"> (за исключением зданий, оборудовать которые установками пожаротушения и внутренним противопожарным водопроводом не требуется), помещения и площадки предприятий (организаций) по первичной переработке сельскохозяйственных культур, помещения различного назначения, в которых проводятся огневые работы</w:t>
        </w:r>
      </w:ins>
      <w:r w:rsidRPr="001144EF">
        <w:rPr>
          <w:sz w:val="28"/>
          <w:szCs w:val="28"/>
        </w:rPr>
        <w:t xml:space="preserve">, а также территории предприятий (организаций), не </w:t>
      </w:r>
      <w:del w:id="3195" w:author="Антон Хабиров" w:date="2021-01-20T01:41:00Z">
        <w:r w:rsidRPr="001144EF">
          <w:rPr>
            <w:sz w:val="28"/>
            <w:szCs w:val="28"/>
          </w:rPr>
          <w:delText>имеющие</w:delText>
        </w:r>
      </w:del>
      <w:ins w:id="3196" w:author="Антон Хабиров" w:date="2021-01-20T01:41:00Z">
        <w:r w:rsidRPr="001144EF">
          <w:rPr>
            <w:sz w:val="28"/>
            <w:szCs w:val="28"/>
          </w:rPr>
          <w:t>имеющих источников</w:t>
        </w:r>
      </w:ins>
      <w:r w:rsidRPr="001144EF">
        <w:rPr>
          <w:sz w:val="28"/>
          <w:szCs w:val="28"/>
        </w:rPr>
        <w:t xml:space="preserve"> наружного противопожарного </w:t>
      </w:r>
      <w:del w:id="3197" w:author="Антон Хабиров" w:date="2021-01-20T01:41:00Z">
        <w:r w:rsidRPr="001144EF">
          <w:rPr>
            <w:sz w:val="28"/>
            <w:szCs w:val="28"/>
          </w:rPr>
          <w:delText>водопровода</w:delText>
        </w:r>
      </w:del>
      <w:ins w:id="3198" w:author="Антон Хабиров" w:date="2021-01-20T01:41:00Z">
        <w:r w:rsidRPr="001144EF">
          <w:rPr>
            <w:sz w:val="28"/>
            <w:szCs w:val="28"/>
          </w:rPr>
          <w:t>водоснабжения</w:t>
        </w:r>
      </w:ins>
      <w:r w:rsidRPr="001144EF">
        <w:rPr>
          <w:sz w:val="28"/>
          <w:szCs w:val="28"/>
        </w:rPr>
        <w:t>, или наружные</w:t>
      </w:r>
      <w:proofErr w:type="gramEnd"/>
      <w:r w:rsidRPr="001144EF">
        <w:rPr>
          <w:sz w:val="28"/>
          <w:szCs w:val="28"/>
        </w:rPr>
        <w:t xml:space="preserve"> технологические установки </w:t>
      </w:r>
      <w:del w:id="3199" w:author="Антон Хабиров" w:date="2021-01-20T01:41:00Z">
        <w:r w:rsidRPr="001144EF">
          <w:rPr>
            <w:sz w:val="28"/>
            <w:szCs w:val="28"/>
          </w:rPr>
          <w:delText xml:space="preserve">этих </w:delText>
        </w:r>
      </w:del>
      <w:r w:rsidRPr="001144EF">
        <w:rPr>
          <w:sz w:val="28"/>
          <w:szCs w:val="28"/>
        </w:rPr>
        <w:t xml:space="preserve">предприятий (организаций), удаленные на </w:t>
      </w:r>
      <w:del w:id="3200" w:author="Антон Хабиров" w:date="2021-01-20T01:41:00Z">
        <w:r w:rsidRPr="001144EF">
          <w:rPr>
            <w:sz w:val="28"/>
            <w:szCs w:val="28"/>
          </w:rPr>
          <w:delText>расстоянии</w:delText>
        </w:r>
      </w:del>
      <w:ins w:id="3201" w:author="Антон Хабиров" w:date="2021-01-20T01:41:00Z">
        <w:r w:rsidRPr="001144EF">
          <w:rPr>
            <w:sz w:val="28"/>
            <w:szCs w:val="28"/>
          </w:rPr>
          <w:t>расстояние</w:t>
        </w:r>
      </w:ins>
      <w:r w:rsidRPr="001144EF">
        <w:rPr>
          <w:sz w:val="28"/>
          <w:szCs w:val="28"/>
        </w:rPr>
        <w:t xml:space="preserve"> более 100 метров от источников наружного противопожарного водоснабжения, должны оборудоваться пожарными щитами.</w:t>
      </w:r>
    </w:p>
    <w:p w:rsidR="00303495" w:rsidRPr="001144EF" w:rsidRDefault="00303495" w:rsidP="00303495">
      <w:pPr>
        <w:pStyle w:val="ConsPlusNormal"/>
        <w:jc w:val="both"/>
        <w:rPr>
          <w:del w:id="3202" w:author="Антон Хабиров" w:date="2021-01-20T01:41:00Z"/>
          <w:sz w:val="28"/>
          <w:szCs w:val="28"/>
        </w:rPr>
      </w:pPr>
      <w:del w:id="3203"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del w:id="3204" w:author="Антон Хабиров" w:date="2021-01-20T01:41:00Z"/>
          <w:sz w:val="28"/>
          <w:szCs w:val="28"/>
        </w:rPr>
      </w:pPr>
      <w:r w:rsidRPr="001144EF">
        <w:rPr>
          <w:sz w:val="28"/>
          <w:szCs w:val="28"/>
        </w:rPr>
        <w:t xml:space="preserve">Необходимое количество пожарных щитов и их тип определяются </w:t>
      </w:r>
      <w:del w:id="3205" w:author="Антон Хабиров" w:date="2021-01-20T01:41:00Z">
        <w:r w:rsidRPr="001144EF">
          <w:rPr>
            <w:sz w:val="28"/>
            <w:szCs w:val="28"/>
          </w:rPr>
          <w:delText>согласно приложению № 5.</w:delText>
        </w:r>
      </w:del>
    </w:p>
    <w:p w:rsidR="00303495" w:rsidRPr="001144EF" w:rsidRDefault="00303495" w:rsidP="00303495">
      <w:pPr>
        <w:pStyle w:val="ConsPlusNormal"/>
        <w:spacing w:before="240"/>
        <w:ind w:firstLine="540"/>
        <w:jc w:val="both"/>
        <w:rPr>
          <w:sz w:val="28"/>
          <w:szCs w:val="28"/>
        </w:rPr>
      </w:pPr>
      <w:del w:id="3206" w:author="Антон Хабиров" w:date="2021-01-20T01:41:00Z">
        <w:r w:rsidRPr="001144EF">
          <w:rPr>
            <w:sz w:val="28"/>
            <w:szCs w:val="28"/>
          </w:rPr>
          <w:delText>(</w:delText>
        </w:r>
      </w:del>
      <w:r w:rsidRPr="001144EF">
        <w:rPr>
          <w:sz w:val="28"/>
          <w:szCs w:val="28"/>
        </w:rPr>
        <w:t xml:space="preserve">в </w:t>
      </w:r>
      <w:del w:id="3207" w:author="Антон Хабиров" w:date="2021-01-20T01:41:00Z">
        <w:r w:rsidRPr="001144EF">
          <w:rPr>
            <w:sz w:val="28"/>
            <w:szCs w:val="28"/>
          </w:rPr>
          <w:delText>ред. Постановления Правительства РФ от 20.09.2016 № 947)</w:delText>
        </w:r>
      </w:del>
      <w:ins w:id="3208" w:author="Антон Хабиров" w:date="2021-01-20T01:41:00Z">
        <w:r w:rsidRPr="001144EF">
          <w:rPr>
            <w:sz w:val="28"/>
            <w:szCs w:val="28"/>
          </w:rPr>
          <w:t>зависимости от категории помещений, зданий (сооружений) и наружных технологических установок по взрывопожарной и пожарной опасности. Нормы оснащения зданий, сооружений, строений и территорий пожарными щитами приводятся согласно приложению № 6.</w:t>
        </w:r>
      </w:ins>
    </w:p>
    <w:p w:rsidR="00303495" w:rsidRPr="001144EF" w:rsidRDefault="00303495" w:rsidP="00303495">
      <w:pPr>
        <w:pStyle w:val="ConsPlusNormal"/>
        <w:jc w:val="both"/>
        <w:rPr>
          <w:del w:id="3209" w:author="Антон Хабиров" w:date="2021-01-20T01:41:00Z"/>
          <w:sz w:val="28"/>
          <w:szCs w:val="28"/>
        </w:rPr>
      </w:pPr>
      <w:del w:id="3210" w:author="Антон Хабиров" w:date="2021-01-20T01:41:00Z">
        <w:r w:rsidRPr="001144EF">
          <w:rPr>
            <w:sz w:val="28"/>
            <w:szCs w:val="28"/>
          </w:rPr>
          <w:delText>(п. 481 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del w:id="3211" w:author="Антон Хабиров" w:date="2021-01-20T01:41:00Z">
        <w:r w:rsidRPr="001144EF">
          <w:rPr>
            <w:sz w:val="28"/>
            <w:szCs w:val="28"/>
          </w:rPr>
          <w:lastRenderedPageBreak/>
          <w:delText xml:space="preserve">482. </w:delText>
        </w:r>
      </w:del>
      <w:r w:rsidRPr="001144EF">
        <w:rPr>
          <w:sz w:val="28"/>
          <w:szCs w:val="28"/>
        </w:rPr>
        <w:t>Пожарные щиты комплектуются немеханизированным пожарным инструментом и инвентарем</w:t>
      </w:r>
      <w:ins w:id="3212" w:author="Антон Хабиров" w:date="2021-01-20T01:41:00Z">
        <w:r w:rsidRPr="001144EF">
          <w:rPr>
            <w:sz w:val="28"/>
            <w:szCs w:val="28"/>
          </w:rPr>
          <w:t>. Нормы комплектации пожарных щитов немеханизированным инструментом и инвентарем приводятся</w:t>
        </w:r>
      </w:ins>
      <w:r w:rsidRPr="001144EF">
        <w:rPr>
          <w:sz w:val="28"/>
          <w:szCs w:val="28"/>
        </w:rPr>
        <w:t xml:space="preserve"> согласно приложению № </w:t>
      </w:r>
      <w:del w:id="3213" w:author="Антон Хабиров" w:date="2021-01-20T01:41:00Z">
        <w:r w:rsidRPr="001144EF">
          <w:rPr>
            <w:sz w:val="28"/>
            <w:szCs w:val="28"/>
          </w:rPr>
          <w:delText>6</w:delText>
        </w:r>
      </w:del>
      <w:ins w:id="3214" w:author="Антон Хабиров" w:date="2021-01-20T01:41:00Z">
        <w:r w:rsidRPr="001144EF">
          <w:rPr>
            <w:sz w:val="28"/>
            <w:szCs w:val="28"/>
          </w:rPr>
          <w:t>7</w:t>
        </w:r>
      </w:ins>
      <w:r w:rsidRPr="001144EF">
        <w:rPr>
          <w:sz w:val="28"/>
          <w:szCs w:val="28"/>
        </w:rPr>
        <w:t>.</w:t>
      </w:r>
    </w:p>
    <w:p w:rsidR="00303495" w:rsidRPr="001144EF" w:rsidRDefault="00303495" w:rsidP="00303495">
      <w:pPr>
        <w:pStyle w:val="ConsPlusNormal"/>
        <w:spacing w:before="240"/>
        <w:ind w:firstLine="540"/>
        <w:jc w:val="both"/>
        <w:rPr>
          <w:sz w:val="28"/>
          <w:szCs w:val="28"/>
        </w:rPr>
      </w:pPr>
      <w:del w:id="3215" w:author="Антон Хабиров" w:date="2021-01-20T01:41:00Z">
        <w:r w:rsidRPr="001144EF">
          <w:rPr>
            <w:sz w:val="28"/>
            <w:szCs w:val="28"/>
          </w:rPr>
          <w:delText>483</w:delText>
        </w:r>
      </w:del>
      <w:ins w:id="3216" w:author="Антон Хабиров" w:date="2021-01-20T01:41:00Z">
        <w:r w:rsidRPr="001144EF">
          <w:rPr>
            <w:sz w:val="28"/>
            <w:szCs w:val="28"/>
          </w:rPr>
          <w:t>411</w:t>
        </w:r>
      </w:ins>
      <w:r w:rsidRPr="001144EF">
        <w:rPr>
          <w:sz w:val="28"/>
          <w:szCs w:val="28"/>
        </w:rPr>
        <w:t>. Бочки для хранения воды, устанавливаемые рядом с пожарным щитом, должны иметь объем не менее 0,2 куб. метра и комплектоваться ведрами.</w:t>
      </w:r>
    </w:p>
    <w:p w:rsidR="00303495" w:rsidRPr="001144EF" w:rsidRDefault="00303495" w:rsidP="00303495">
      <w:pPr>
        <w:pStyle w:val="ConsPlusNormal"/>
        <w:spacing w:before="240"/>
        <w:ind w:firstLine="540"/>
        <w:jc w:val="both"/>
        <w:rPr>
          <w:sz w:val="28"/>
          <w:szCs w:val="28"/>
        </w:rPr>
      </w:pPr>
      <w:r w:rsidRPr="001144EF">
        <w:rPr>
          <w:sz w:val="28"/>
          <w:szCs w:val="28"/>
        </w:rPr>
        <w:t>Ящики для песка должны иметь объем 0,5 куб. метра и комплектоваться совковой лопатой. Конструкция ящика должна обеспечивать удобство извлечения песка и исключать попадание осадков.</w:t>
      </w:r>
    </w:p>
    <w:p w:rsidR="00303495" w:rsidRPr="001144EF" w:rsidRDefault="00303495" w:rsidP="00303495">
      <w:pPr>
        <w:pStyle w:val="ConsPlusNormal"/>
        <w:spacing w:before="240"/>
        <w:ind w:firstLine="540"/>
        <w:jc w:val="both"/>
        <w:rPr>
          <w:sz w:val="28"/>
          <w:szCs w:val="28"/>
        </w:rPr>
      </w:pPr>
      <w:del w:id="3217" w:author="Антон Хабиров" w:date="2021-01-20T01:41:00Z">
        <w:r w:rsidRPr="001144EF">
          <w:rPr>
            <w:sz w:val="28"/>
            <w:szCs w:val="28"/>
          </w:rPr>
          <w:delText xml:space="preserve">484. </w:delText>
        </w:r>
      </w:del>
      <w:r w:rsidRPr="001144EF">
        <w:rPr>
          <w:sz w:val="28"/>
          <w:szCs w:val="28"/>
        </w:rPr>
        <w:t xml:space="preserve">Ящики с песком, как правило, устанавливаются с пожарными щитами в местах, где возможен </w:t>
      </w:r>
      <w:del w:id="3218" w:author="Антон Хабиров" w:date="2021-01-20T01:41:00Z">
        <w:r w:rsidRPr="001144EF">
          <w:rPr>
            <w:sz w:val="28"/>
            <w:szCs w:val="28"/>
          </w:rPr>
          <w:delText>разлив</w:delText>
        </w:r>
      </w:del>
      <w:ins w:id="3219" w:author="Антон Хабиров" w:date="2021-01-20T01:41:00Z">
        <w:r w:rsidRPr="001144EF">
          <w:rPr>
            <w:sz w:val="28"/>
            <w:szCs w:val="28"/>
          </w:rPr>
          <w:t>розлив</w:t>
        </w:r>
      </w:ins>
      <w:r w:rsidRPr="001144EF">
        <w:rPr>
          <w:sz w:val="28"/>
          <w:szCs w:val="28"/>
        </w:rPr>
        <w:t xml:space="preserve"> легковоспламеняющихся или горючих жидкостей.</w:t>
      </w:r>
    </w:p>
    <w:p w:rsidR="00303495" w:rsidRPr="001144EF" w:rsidRDefault="00303495" w:rsidP="00303495">
      <w:pPr>
        <w:pStyle w:val="ConsPlusNormal"/>
        <w:jc w:val="both"/>
        <w:rPr>
          <w:del w:id="3220" w:author="Антон Хабиров" w:date="2021-01-20T01:41:00Z"/>
          <w:sz w:val="28"/>
          <w:szCs w:val="28"/>
        </w:rPr>
      </w:pPr>
      <w:del w:id="3221"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r w:rsidRPr="001144EF">
        <w:rPr>
          <w:sz w:val="28"/>
          <w:szCs w:val="28"/>
        </w:rPr>
        <w:t xml:space="preserve">Для помещений </w:t>
      </w:r>
      <w:ins w:id="3222" w:author="Антон Хабиров" w:date="2021-01-20T01:41:00Z">
        <w:r w:rsidRPr="001144EF">
          <w:rPr>
            <w:sz w:val="28"/>
            <w:szCs w:val="28"/>
          </w:rPr>
          <w:t>категорий</w:t>
        </w:r>
        <w:proofErr w:type="gramStart"/>
        <w:r w:rsidRPr="001144EF">
          <w:rPr>
            <w:sz w:val="28"/>
            <w:szCs w:val="28"/>
          </w:rPr>
          <w:t xml:space="preserve"> А</w:t>
        </w:r>
        <w:proofErr w:type="gramEnd"/>
        <w:r w:rsidRPr="001144EF">
          <w:rPr>
            <w:sz w:val="28"/>
            <w:szCs w:val="28"/>
          </w:rPr>
          <w:t xml:space="preserve">, Б, В1 - В4 </w:t>
        </w:r>
      </w:ins>
      <w:r w:rsidRPr="001144EF">
        <w:rPr>
          <w:sz w:val="28"/>
          <w:szCs w:val="28"/>
        </w:rPr>
        <w:t xml:space="preserve">и наружных технологических установок категорий </w:t>
      </w:r>
      <w:del w:id="3223" w:author="Антон Хабиров" w:date="2021-01-20T01:41:00Z">
        <w:r w:rsidRPr="001144EF">
          <w:rPr>
            <w:sz w:val="28"/>
            <w:szCs w:val="28"/>
          </w:rPr>
          <w:delText>А, Б</w:delText>
        </w:r>
      </w:del>
      <w:ins w:id="3224" w:author="Антон Хабиров" w:date="2021-01-20T01:41:00Z">
        <w:r w:rsidRPr="001144EF">
          <w:rPr>
            <w:sz w:val="28"/>
            <w:szCs w:val="28"/>
          </w:rPr>
          <w:t>АН, БН</w:t>
        </w:r>
      </w:ins>
      <w:r w:rsidRPr="001144EF">
        <w:rPr>
          <w:sz w:val="28"/>
          <w:szCs w:val="28"/>
        </w:rPr>
        <w:t xml:space="preserve"> и </w:t>
      </w:r>
      <w:del w:id="3225" w:author="Антон Хабиров" w:date="2021-01-20T01:41:00Z">
        <w:r w:rsidRPr="001144EF">
          <w:rPr>
            <w:sz w:val="28"/>
            <w:szCs w:val="28"/>
          </w:rPr>
          <w:delText>В</w:delText>
        </w:r>
      </w:del>
      <w:ins w:id="3226" w:author="Антон Хабиров" w:date="2021-01-20T01:41:00Z">
        <w:r w:rsidRPr="001144EF">
          <w:rPr>
            <w:sz w:val="28"/>
            <w:szCs w:val="28"/>
          </w:rPr>
          <w:t>ВН</w:t>
        </w:r>
      </w:ins>
      <w:r w:rsidRPr="001144EF">
        <w:rPr>
          <w:sz w:val="28"/>
          <w:szCs w:val="28"/>
        </w:rPr>
        <w:t xml:space="preserve"> по взрывопожарной и пожарной опасности предусматривается запас песка 0,5 куб. метра на каждые 500 кв. метров защищаемой площади</w:t>
      </w:r>
      <w:del w:id="3227" w:author="Антон Хабиров" w:date="2021-01-20T01:41:00Z">
        <w:r w:rsidRPr="001144EF">
          <w:rPr>
            <w:sz w:val="28"/>
            <w:szCs w:val="28"/>
          </w:rPr>
          <w:delText>, а для помещений и наружных технологических установок категорий Г и Д по взрывопожарной и пожарной опасности - не менее 0,5 куб. метра на каждые 1000 кв. метров защищаемой площади.</w:delText>
        </w:r>
      </w:del>
      <w:ins w:id="3228" w:author="Антон Хабиров" w:date="2021-01-20T01:41:00Z">
        <w:r w:rsidRPr="001144EF">
          <w:rPr>
            <w:sz w:val="28"/>
            <w:szCs w:val="28"/>
          </w:rPr>
          <w:t>.</w:t>
        </w:r>
      </w:ins>
    </w:p>
    <w:p w:rsidR="00303495" w:rsidRPr="001144EF" w:rsidRDefault="00303495" w:rsidP="00303495">
      <w:pPr>
        <w:pStyle w:val="ConsPlusNormal"/>
        <w:spacing w:before="240"/>
        <w:ind w:firstLine="540"/>
        <w:jc w:val="both"/>
        <w:rPr>
          <w:sz w:val="28"/>
          <w:szCs w:val="28"/>
        </w:rPr>
      </w:pPr>
      <w:del w:id="3229" w:author="Антон Хабиров" w:date="2021-01-20T01:41:00Z">
        <w:r w:rsidRPr="001144EF">
          <w:rPr>
            <w:sz w:val="28"/>
            <w:szCs w:val="28"/>
          </w:rPr>
          <w:delText>485</w:delText>
        </w:r>
      </w:del>
      <w:ins w:id="3230" w:author="Антон Хабиров" w:date="2021-01-20T01:41:00Z">
        <w:r w:rsidRPr="001144EF">
          <w:rPr>
            <w:sz w:val="28"/>
            <w:szCs w:val="28"/>
          </w:rPr>
          <w:t>412</w:t>
        </w:r>
      </w:ins>
      <w:r w:rsidRPr="001144EF">
        <w:rPr>
          <w:sz w:val="28"/>
          <w:szCs w:val="28"/>
        </w:rPr>
        <w:t xml:space="preserve">. Покрывала для изоляции очага возгорания должны </w:t>
      </w:r>
      <w:ins w:id="3231" w:author="Антон Хабиров" w:date="2021-01-20T01:41:00Z">
        <w:r w:rsidRPr="001144EF">
          <w:rPr>
            <w:sz w:val="28"/>
            <w:szCs w:val="28"/>
          </w:rPr>
          <w:t xml:space="preserve">обеспечивать тушение пожаров классов A, B, E и </w:t>
        </w:r>
      </w:ins>
      <w:r w:rsidRPr="001144EF">
        <w:rPr>
          <w:sz w:val="28"/>
          <w:szCs w:val="28"/>
        </w:rPr>
        <w:t>иметь размер не менее одного метра шириной и одного метра длиной.</w:t>
      </w:r>
    </w:p>
    <w:p w:rsidR="00303495" w:rsidRPr="001144EF" w:rsidRDefault="00303495" w:rsidP="00303495">
      <w:pPr>
        <w:pStyle w:val="ConsPlusNormal"/>
        <w:jc w:val="both"/>
        <w:rPr>
          <w:del w:id="3232" w:author="Антон Хабиров" w:date="2021-01-20T01:41:00Z"/>
          <w:sz w:val="28"/>
          <w:szCs w:val="28"/>
        </w:rPr>
      </w:pPr>
      <w:del w:id="3233" w:author="Антон Хабиров" w:date="2021-01-20T01:41:00Z">
        <w:r w:rsidRPr="001144EF">
          <w:rPr>
            <w:sz w:val="28"/>
            <w:szCs w:val="28"/>
          </w:rPr>
          <w:delText>(в ред. Постановления Правительства РФ от 17.02.2014 № 113)</w:delText>
        </w:r>
      </w:del>
    </w:p>
    <w:p w:rsidR="00303495" w:rsidRPr="001144EF" w:rsidRDefault="00303495" w:rsidP="00303495">
      <w:pPr>
        <w:pStyle w:val="ConsPlusNormal"/>
        <w:spacing w:before="240"/>
        <w:ind w:firstLine="540"/>
        <w:jc w:val="both"/>
        <w:rPr>
          <w:sz w:val="28"/>
          <w:szCs w:val="28"/>
        </w:rPr>
      </w:pPr>
      <w:r w:rsidRPr="001144EF">
        <w:rPr>
          <w:sz w:val="28"/>
          <w:szCs w:val="28"/>
        </w:rPr>
        <w:t>В помещениях, где применяются и (или) хранятся легковоспламеняющиеся и (или) горючие жидкости, размеры полотен должны быть не менее 2 x 1,5 метра.</w:t>
      </w:r>
    </w:p>
    <w:p w:rsidR="00303495" w:rsidRPr="001144EF" w:rsidRDefault="00303495" w:rsidP="00303495">
      <w:pPr>
        <w:pStyle w:val="ConsPlusNormal"/>
        <w:spacing w:before="240"/>
        <w:ind w:firstLine="540"/>
        <w:jc w:val="both"/>
        <w:rPr>
          <w:sz w:val="28"/>
          <w:szCs w:val="28"/>
        </w:rPr>
      </w:pPr>
      <w:del w:id="3234" w:author="Антон Хабиров" w:date="2021-01-20T01:41:00Z">
        <w:r w:rsidRPr="001144EF">
          <w:rPr>
            <w:sz w:val="28"/>
            <w:szCs w:val="28"/>
          </w:rPr>
          <w:delText>Полотна</w:delText>
        </w:r>
      </w:del>
      <w:ins w:id="3235" w:author="Антон Хабиров" w:date="2021-01-20T01:41:00Z">
        <w:r w:rsidRPr="001144EF">
          <w:rPr>
            <w:sz w:val="28"/>
            <w:szCs w:val="28"/>
          </w:rPr>
          <w:t>Покрывала для изоляции очага возгорания</w:t>
        </w:r>
      </w:ins>
      <w:r w:rsidRPr="001144EF">
        <w:rPr>
          <w:sz w:val="28"/>
          <w:szCs w:val="28"/>
        </w:rPr>
        <w:t xml:space="preserve"> хранятся в водонепроницаемых закрывающихся футлярах (чехлах, упаковках), позволяющих быстро применить эти средства в случае пожара.</w:t>
      </w:r>
    </w:p>
    <w:p w:rsidR="00303495" w:rsidRPr="001144EF" w:rsidRDefault="00303495" w:rsidP="00303495">
      <w:pPr>
        <w:pStyle w:val="ConsPlusNormal"/>
        <w:spacing w:before="240"/>
        <w:ind w:firstLine="540"/>
        <w:jc w:val="both"/>
        <w:rPr>
          <w:del w:id="3236" w:author="Антон Хабиров" w:date="2021-01-20T01:41:00Z"/>
          <w:sz w:val="28"/>
          <w:szCs w:val="28"/>
        </w:rPr>
      </w:pPr>
      <w:del w:id="3237" w:author="Антон Хабиров" w:date="2021-01-20T01:41:00Z">
        <w:r w:rsidRPr="001144EF">
          <w:rPr>
            <w:sz w:val="28"/>
            <w:szCs w:val="28"/>
          </w:rPr>
          <w:delText>Абзац утратил силу. - Постановление Правительства РФ от 17.02.2014 № 113.</w:delText>
        </w:r>
      </w:del>
    </w:p>
    <w:p w:rsidR="00303495" w:rsidRPr="001144EF" w:rsidRDefault="00303495" w:rsidP="00303495">
      <w:pPr>
        <w:pStyle w:val="ConsPlusNormal"/>
        <w:spacing w:before="240"/>
        <w:ind w:firstLine="540"/>
        <w:jc w:val="both"/>
        <w:rPr>
          <w:ins w:id="3238" w:author="Антон Хабиров" w:date="2021-01-20T01:41:00Z"/>
          <w:sz w:val="28"/>
          <w:szCs w:val="28"/>
        </w:rPr>
      </w:pPr>
      <w:del w:id="3239" w:author="Антон Хабиров" w:date="2021-01-20T01:41:00Z">
        <w:r w:rsidRPr="001144EF">
          <w:rPr>
            <w:sz w:val="28"/>
            <w:szCs w:val="28"/>
          </w:rPr>
          <w:delText>486</w:delText>
        </w:r>
      </w:del>
      <w:ins w:id="3240" w:author="Антон Хабиров" w:date="2021-01-20T01:41:00Z">
        <w:r w:rsidRPr="001144EF">
          <w:rPr>
            <w:sz w:val="28"/>
            <w:szCs w:val="28"/>
          </w:rPr>
          <w:t>Руководитель организации обеспечивает 1 раз в год проверку покрывала для изоляции очага возгорания на предмет отсутствия механических повреждений и его целостности с внесением информации в журнал эксплуатации систем противопожарной защиты.</w:t>
        </w:r>
      </w:ins>
    </w:p>
    <w:p w:rsidR="00303495" w:rsidRPr="001144EF" w:rsidRDefault="00303495" w:rsidP="00303495">
      <w:pPr>
        <w:pStyle w:val="ConsPlusNormal"/>
        <w:spacing w:before="240"/>
        <w:ind w:firstLine="540"/>
        <w:jc w:val="both"/>
        <w:rPr>
          <w:sz w:val="28"/>
          <w:szCs w:val="28"/>
        </w:rPr>
      </w:pPr>
      <w:ins w:id="3241" w:author="Антон Хабиров" w:date="2021-01-20T01:41:00Z">
        <w:r w:rsidRPr="001144EF">
          <w:rPr>
            <w:sz w:val="28"/>
            <w:szCs w:val="28"/>
          </w:rPr>
          <w:t>413</w:t>
        </w:r>
      </w:ins>
      <w:r w:rsidRPr="001144EF">
        <w:rPr>
          <w:sz w:val="28"/>
          <w:szCs w:val="28"/>
        </w:rPr>
        <w:t>. Использование первичных средств пожаротушения, немеханизированного пожарного инструмента и инвентаря для хозяйственных и прочих нужд, не связанных с тушением пожара, запрещается.</w:t>
      </w:r>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bookmarkStart w:id="3242" w:name="Par1127"/>
      <w:bookmarkStart w:id="3243" w:name="Par1359"/>
      <w:bookmarkEnd w:id="3242"/>
      <w:bookmarkEnd w:id="3243"/>
      <w:r w:rsidRPr="001144EF">
        <w:rPr>
          <w:rFonts w:ascii="Times New Roman" w:hAnsi="Times New Roman" w:cs="Times New Roman"/>
          <w:sz w:val="28"/>
          <w:szCs w:val="28"/>
        </w:rPr>
        <w:lastRenderedPageBreak/>
        <w:t>XX. Порядок оформления паспорта населенного пункта</w:t>
      </w:r>
      <w:ins w:id="3244" w:author="Антон Хабиров" w:date="2021-01-20T01:41:00Z">
        <w:r w:rsidRPr="001144EF">
          <w:rPr>
            <w:rFonts w:ascii="Times New Roman" w:hAnsi="Times New Roman" w:cs="Times New Roman"/>
            <w:sz w:val="28"/>
            <w:szCs w:val="28"/>
          </w:rPr>
          <w:t>,</w:t>
        </w:r>
      </w:ins>
    </w:p>
    <w:p w:rsidR="00303495" w:rsidRPr="001144EF" w:rsidRDefault="00303495" w:rsidP="00303495">
      <w:pPr>
        <w:pStyle w:val="ConsPlusNormal"/>
        <w:jc w:val="center"/>
        <w:rPr>
          <w:del w:id="3245" w:author="Антон Хабиров" w:date="2021-01-20T01:41:00Z"/>
          <w:sz w:val="28"/>
          <w:szCs w:val="28"/>
        </w:rPr>
      </w:pPr>
      <w:del w:id="3246" w:author="Антон Хабиров" w:date="2021-01-20T01:41:00Z">
        <w:r w:rsidRPr="001144EF">
          <w:rPr>
            <w:sz w:val="28"/>
            <w:szCs w:val="28"/>
          </w:rPr>
          <w:delText>(введен Постановлением Правительства РФ от 17.02.2014 № 113)</w:delText>
        </w:r>
      </w:del>
    </w:p>
    <w:p w:rsidR="00303495" w:rsidRPr="001144EF" w:rsidRDefault="00303495" w:rsidP="00303495">
      <w:pPr>
        <w:pStyle w:val="ConsPlusNormal"/>
        <w:ind w:firstLine="540"/>
        <w:jc w:val="both"/>
        <w:rPr>
          <w:del w:id="3247" w:author="Антон Хабиров" w:date="2021-01-20T01:41:00Z"/>
          <w:sz w:val="28"/>
          <w:szCs w:val="28"/>
        </w:rPr>
      </w:pPr>
    </w:p>
    <w:p w:rsidR="00303495" w:rsidRPr="001144EF" w:rsidRDefault="00303495" w:rsidP="00303495">
      <w:pPr>
        <w:pStyle w:val="ConsPlusTitle"/>
        <w:jc w:val="center"/>
        <w:rPr>
          <w:ins w:id="3248" w:author="Антон Хабиров" w:date="2021-01-20T01:41:00Z"/>
          <w:rFonts w:ascii="Times New Roman" w:hAnsi="Times New Roman" w:cs="Times New Roman"/>
          <w:sz w:val="28"/>
          <w:szCs w:val="28"/>
        </w:rPr>
      </w:pPr>
      <w:del w:id="3249" w:author="Антон Хабиров" w:date="2021-01-20T01:41:00Z">
        <w:r w:rsidRPr="001144EF">
          <w:rPr>
            <w:rFonts w:ascii="Times New Roman" w:hAnsi="Times New Roman" w:cs="Times New Roman"/>
            <w:sz w:val="28"/>
            <w:szCs w:val="28"/>
          </w:rPr>
          <w:delText>487</w:delText>
        </w:r>
      </w:del>
      <w:ins w:id="3250" w:author="Антон Хабиров" w:date="2021-01-20T01:41:00Z">
        <w:r w:rsidRPr="001144EF">
          <w:rPr>
            <w:rFonts w:ascii="Times New Roman" w:hAnsi="Times New Roman" w:cs="Times New Roman"/>
            <w:sz w:val="28"/>
            <w:szCs w:val="28"/>
          </w:rPr>
          <w:t>паспорта территории</w:t>
        </w:r>
      </w:ins>
    </w:p>
    <w:p w:rsidR="00303495" w:rsidRPr="001144EF" w:rsidRDefault="00303495" w:rsidP="00303495">
      <w:pPr>
        <w:pStyle w:val="ConsPlusNormal"/>
        <w:jc w:val="both"/>
        <w:rPr>
          <w:ins w:id="3251" w:author="Антон Хабиров" w:date="2021-01-20T01:41:00Z"/>
          <w:sz w:val="28"/>
          <w:szCs w:val="28"/>
        </w:rPr>
      </w:pPr>
    </w:p>
    <w:p w:rsidR="00303495" w:rsidRPr="001144EF" w:rsidRDefault="00303495" w:rsidP="00303495">
      <w:pPr>
        <w:pStyle w:val="ConsPlusNormal"/>
        <w:ind w:firstLine="540"/>
        <w:jc w:val="both"/>
        <w:rPr>
          <w:sz w:val="28"/>
          <w:szCs w:val="28"/>
        </w:rPr>
      </w:pPr>
      <w:ins w:id="3252" w:author="Антон Хабиров" w:date="2021-01-20T01:41:00Z">
        <w:r w:rsidRPr="001144EF">
          <w:rPr>
            <w:sz w:val="28"/>
            <w:szCs w:val="28"/>
          </w:rPr>
          <w:t>414</w:t>
        </w:r>
      </w:ins>
      <w:r w:rsidRPr="001144EF">
        <w:rPr>
          <w:sz w:val="28"/>
          <w:szCs w:val="28"/>
        </w:rPr>
        <w:t xml:space="preserve">. Паспорт населенного пункта </w:t>
      </w:r>
      <w:del w:id="3253" w:author="Антон Хабиров" w:date="2021-01-20T01:41:00Z">
        <w:r w:rsidRPr="001144EF">
          <w:rPr>
            <w:sz w:val="28"/>
            <w:szCs w:val="28"/>
          </w:rPr>
          <w:delText>составляется</w:delText>
        </w:r>
      </w:del>
      <w:ins w:id="3254" w:author="Антон Хабиров" w:date="2021-01-20T01:41:00Z">
        <w:r w:rsidRPr="001144EF">
          <w:rPr>
            <w:sz w:val="28"/>
            <w:szCs w:val="28"/>
          </w:rPr>
          <w:t>и паспорт территории составляются</w:t>
        </w:r>
      </w:ins>
      <w:r w:rsidRPr="001144EF">
        <w:rPr>
          <w:sz w:val="28"/>
          <w:szCs w:val="28"/>
        </w:rPr>
        <w:t xml:space="preserve"> к началу пожароопасного сезона на каждый населенный пункт, </w:t>
      </w:r>
      <w:del w:id="3255" w:author="Антон Хабиров" w:date="2021-01-20T01:41:00Z">
        <w:r w:rsidRPr="001144EF">
          <w:rPr>
            <w:sz w:val="28"/>
            <w:szCs w:val="28"/>
          </w:rPr>
          <w:delText>подверженный</w:delText>
        </w:r>
      </w:del>
      <w:ins w:id="3256" w:author="Антон Хабиров" w:date="2021-01-20T01:41:00Z">
        <w:r w:rsidRPr="001144EF">
          <w:rPr>
            <w:sz w:val="28"/>
            <w:szCs w:val="28"/>
          </w:rPr>
          <w:t>территорию организации отдыха детей и их оздоровления, территорию садоводства или огородничества, подверженных</w:t>
        </w:r>
      </w:ins>
      <w:r w:rsidRPr="001144EF">
        <w:rPr>
          <w:sz w:val="28"/>
          <w:szCs w:val="28"/>
        </w:rPr>
        <w:t xml:space="preserve"> угрозе лесных пожаров</w:t>
      </w:r>
      <w:del w:id="3257" w:author="Антон Хабиров" w:date="2021-01-20T01:41:00Z">
        <w:r w:rsidRPr="001144EF">
          <w:rPr>
            <w:sz w:val="28"/>
            <w:szCs w:val="28"/>
          </w:rPr>
          <w:delText xml:space="preserve"> в соответствии с формой</w:delText>
        </w:r>
      </w:del>
      <w:ins w:id="3258" w:author="Антон Хабиров" w:date="2021-01-20T01:41:00Z">
        <w:r w:rsidRPr="001144EF">
          <w:rPr>
            <w:sz w:val="28"/>
            <w:szCs w:val="28"/>
          </w:rPr>
          <w:t>, по формам</w:t>
        </w:r>
      </w:ins>
      <w:r w:rsidRPr="001144EF">
        <w:rPr>
          <w:sz w:val="28"/>
          <w:szCs w:val="28"/>
        </w:rPr>
        <w:t xml:space="preserve"> согласно </w:t>
      </w:r>
      <w:del w:id="3259" w:author="Антон Хабиров" w:date="2021-01-20T01:41:00Z">
        <w:r w:rsidRPr="001144EF">
          <w:rPr>
            <w:sz w:val="28"/>
            <w:szCs w:val="28"/>
          </w:rPr>
          <w:delText>приложению № 7</w:delText>
        </w:r>
      </w:del>
      <w:ins w:id="3260" w:author="Антон Хабиров" w:date="2021-01-20T01:41:00Z">
        <w:r w:rsidRPr="001144EF">
          <w:rPr>
            <w:sz w:val="28"/>
            <w:szCs w:val="28"/>
          </w:rPr>
          <w:t>приложениям № 8 и 9</w:t>
        </w:r>
      </w:ins>
      <w:r w:rsidRPr="001144EF">
        <w:rPr>
          <w:sz w:val="28"/>
          <w:szCs w:val="28"/>
        </w:rPr>
        <w:t>.</w:t>
      </w:r>
    </w:p>
    <w:p w:rsidR="00303495" w:rsidRPr="001144EF" w:rsidRDefault="00303495" w:rsidP="00303495">
      <w:pPr>
        <w:pStyle w:val="ConsPlusNormal"/>
        <w:spacing w:before="240"/>
        <w:ind w:firstLine="540"/>
        <w:jc w:val="both"/>
        <w:rPr>
          <w:ins w:id="3261" w:author="Антон Хабиров" w:date="2021-01-20T01:41:00Z"/>
          <w:sz w:val="28"/>
          <w:szCs w:val="28"/>
        </w:rPr>
      </w:pPr>
      <w:del w:id="3262" w:author="Антон Хабиров" w:date="2021-01-20T01:41:00Z">
        <w:r w:rsidRPr="001144EF">
          <w:rPr>
            <w:sz w:val="28"/>
            <w:szCs w:val="28"/>
          </w:rPr>
          <w:delText>488</w:delText>
        </w:r>
      </w:del>
      <w:ins w:id="3263" w:author="Антон Хабиров" w:date="2021-01-20T01:41:00Z">
        <w:r w:rsidRPr="001144EF">
          <w:rPr>
            <w:sz w:val="28"/>
            <w:szCs w:val="28"/>
          </w:rPr>
          <w:t>Паспорт населенного пункта и паспорт территории должны содержать достоверную информацию, соответствующую фактической обстановке обеспечения пожарной безопасности на соответствующей территории.</w:t>
        </w:r>
      </w:ins>
    </w:p>
    <w:p w:rsidR="00303495" w:rsidRPr="001144EF" w:rsidRDefault="00303495" w:rsidP="00303495">
      <w:pPr>
        <w:pStyle w:val="ConsPlusNormal"/>
        <w:spacing w:before="240"/>
        <w:ind w:firstLine="540"/>
        <w:jc w:val="both"/>
        <w:rPr>
          <w:sz w:val="28"/>
          <w:szCs w:val="28"/>
        </w:rPr>
      </w:pPr>
      <w:ins w:id="3264" w:author="Антон Хабиров" w:date="2021-01-20T01:41:00Z">
        <w:r w:rsidRPr="001144EF">
          <w:rPr>
            <w:sz w:val="28"/>
            <w:szCs w:val="28"/>
          </w:rPr>
          <w:t>415</w:t>
        </w:r>
      </w:ins>
      <w:r w:rsidRPr="001144EF">
        <w:rPr>
          <w:sz w:val="28"/>
          <w:szCs w:val="28"/>
        </w:rPr>
        <w:t>. Населенный пункт</w:t>
      </w:r>
      <w:del w:id="3265" w:author="Антон Хабиров" w:date="2021-01-20T01:41:00Z">
        <w:r w:rsidRPr="001144EF">
          <w:rPr>
            <w:sz w:val="28"/>
            <w:szCs w:val="28"/>
          </w:rPr>
          <w:delText xml:space="preserve"> считается подверженным</w:delText>
        </w:r>
      </w:del>
      <w:ins w:id="3266" w:author="Антон Хабиров" w:date="2021-01-20T01:41:00Z">
        <w:r w:rsidRPr="001144EF">
          <w:rPr>
            <w:sz w:val="28"/>
            <w:szCs w:val="28"/>
          </w:rPr>
          <w:t>, территория организации отдыха детей и их оздоровления, территория садоводства или огородничества считаются подверженными</w:t>
        </w:r>
      </w:ins>
      <w:r w:rsidRPr="001144EF">
        <w:rPr>
          <w:sz w:val="28"/>
          <w:szCs w:val="28"/>
        </w:rPr>
        <w:t xml:space="preserve"> угрозе лесных пожаров в случае </w:t>
      </w:r>
      <w:del w:id="3267" w:author="Антон Хабиров" w:date="2021-01-20T01:41:00Z">
        <w:r w:rsidRPr="001144EF">
          <w:rPr>
            <w:sz w:val="28"/>
            <w:szCs w:val="28"/>
          </w:rPr>
          <w:delText>его</w:delText>
        </w:r>
      </w:del>
      <w:ins w:id="3268" w:author="Антон Хабиров" w:date="2021-01-20T01:41:00Z">
        <w:r w:rsidRPr="001144EF">
          <w:rPr>
            <w:sz w:val="28"/>
            <w:szCs w:val="28"/>
          </w:rPr>
          <w:t>их</w:t>
        </w:r>
      </w:ins>
      <w:r w:rsidRPr="001144EF">
        <w:rPr>
          <w:sz w:val="28"/>
          <w:szCs w:val="28"/>
        </w:rPr>
        <w:t xml:space="preserve"> непосредственного примыкания к хвойному (смешанному) лесному участку либо наличия на </w:t>
      </w:r>
      <w:ins w:id="3269" w:author="Антон Хабиров" w:date="2021-01-20T01:41:00Z">
        <w:r w:rsidRPr="001144EF">
          <w:rPr>
            <w:sz w:val="28"/>
            <w:szCs w:val="28"/>
          </w:rPr>
          <w:t xml:space="preserve">их </w:t>
        </w:r>
      </w:ins>
      <w:r w:rsidRPr="001144EF">
        <w:rPr>
          <w:sz w:val="28"/>
          <w:szCs w:val="28"/>
        </w:rPr>
        <w:t xml:space="preserve">землях </w:t>
      </w:r>
      <w:del w:id="3270" w:author="Антон Хабиров" w:date="2021-01-20T01:41:00Z">
        <w:r w:rsidRPr="001144EF">
          <w:rPr>
            <w:sz w:val="28"/>
            <w:szCs w:val="28"/>
          </w:rPr>
          <w:delText>населенного пункта городского</w:delText>
        </w:r>
      </w:del>
      <w:ins w:id="3271" w:author="Антон Хабиров" w:date="2021-01-20T01:41:00Z">
        <w:r w:rsidRPr="001144EF">
          <w:rPr>
            <w:sz w:val="28"/>
            <w:szCs w:val="28"/>
          </w:rPr>
          <w:t>(территории)</w:t>
        </w:r>
      </w:ins>
      <w:r w:rsidRPr="001144EF">
        <w:rPr>
          <w:sz w:val="28"/>
          <w:szCs w:val="28"/>
        </w:rPr>
        <w:t xml:space="preserve"> хвойного (смешанного) леса.</w:t>
      </w:r>
    </w:p>
    <w:p w:rsidR="00303495" w:rsidRPr="001144EF" w:rsidRDefault="00303495" w:rsidP="00303495">
      <w:pPr>
        <w:pStyle w:val="ConsPlusNormal"/>
        <w:spacing w:before="240"/>
        <w:ind w:firstLine="540"/>
        <w:jc w:val="both"/>
        <w:rPr>
          <w:sz w:val="28"/>
          <w:szCs w:val="28"/>
        </w:rPr>
      </w:pPr>
      <w:del w:id="3272" w:author="Антон Хабиров" w:date="2021-01-20T01:41:00Z">
        <w:r w:rsidRPr="001144EF">
          <w:rPr>
            <w:sz w:val="28"/>
            <w:szCs w:val="28"/>
          </w:rPr>
          <w:delText>489</w:delText>
        </w:r>
      </w:del>
      <w:ins w:id="3273" w:author="Антон Хабиров" w:date="2021-01-20T01:41:00Z">
        <w:r w:rsidRPr="001144EF">
          <w:rPr>
            <w:sz w:val="28"/>
            <w:szCs w:val="28"/>
          </w:rPr>
          <w:t>416</w:t>
        </w:r>
      </w:ins>
      <w:r w:rsidRPr="001144EF">
        <w:rPr>
          <w:sz w:val="28"/>
          <w:szCs w:val="28"/>
        </w:rPr>
        <w:t>. Населенный пункт</w:t>
      </w:r>
      <w:del w:id="3274" w:author="Антон Хабиров" w:date="2021-01-20T01:41:00Z">
        <w:r w:rsidRPr="001144EF">
          <w:rPr>
            <w:sz w:val="28"/>
            <w:szCs w:val="28"/>
          </w:rPr>
          <w:delText xml:space="preserve"> признается</w:delText>
        </w:r>
      </w:del>
      <w:ins w:id="3275" w:author="Антон Хабиров" w:date="2021-01-20T01:41:00Z">
        <w:r w:rsidRPr="001144EF">
          <w:rPr>
            <w:sz w:val="28"/>
            <w:szCs w:val="28"/>
          </w:rPr>
          <w:t>, территория организации отдыха детей и их оздоровления, территория садоводства или огородничества признаются</w:t>
        </w:r>
      </w:ins>
      <w:r w:rsidRPr="001144EF">
        <w:rPr>
          <w:sz w:val="28"/>
          <w:szCs w:val="28"/>
        </w:rPr>
        <w:t xml:space="preserve"> непосредственно </w:t>
      </w:r>
      <w:del w:id="3276" w:author="Антон Хабиров" w:date="2021-01-20T01:41:00Z">
        <w:r w:rsidRPr="001144EF">
          <w:rPr>
            <w:sz w:val="28"/>
            <w:szCs w:val="28"/>
          </w:rPr>
          <w:delText>примыкающим</w:delText>
        </w:r>
      </w:del>
      <w:ins w:id="3277" w:author="Антон Хабиров" w:date="2021-01-20T01:41:00Z">
        <w:r w:rsidRPr="001144EF">
          <w:rPr>
            <w:sz w:val="28"/>
            <w:szCs w:val="28"/>
          </w:rPr>
          <w:t>примыкающими</w:t>
        </w:r>
      </w:ins>
      <w:r w:rsidRPr="001144EF">
        <w:rPr>
          <w:sz w:val="28"/>
          <w:szCs w:val="28"/>
        </w:rPr>
        <w:t xml:space="preserve"> к лесному участку, если расстояние до крайних деревьев соответствующего лесного участка составляет:</w:t>
      </w:r>
    </w:p>
    <w:p w:rsidR="00303495" w:rsidRPr="001144EF" w:rsidRDefault="00303495" w:rsidP="00303495">
      <w:pPr>
        <w:pStyle w:val="ConsPlusNormal"/>
        <w:spacing w:before="240"/>
        <w:ind w:firstLine="540"/>
        <w:jc w:val="both"/>
        <w:rPr>
          <w:sz w:val="28"/>
          <w:szCs w:val="28"/>
        </w:rPr>
      </w:pPr>
      <w:r w:rsidRPr="001144EF">
        <w:rPr>
          <w:sz w:val="28"/>
          <w:szCs w:val="28"/>
        </w:rPr>
        <w:t xml:space="preserve">а) менее 100 метров от границы населенного пункта, </w:t>
      </w:r>
      <w:del w:id="3278" w:author="Антон Хабиров" w:date="2021-01-20T01:41:00Z">
        <w:r w:rsidRPr="001144EF">
          <w:rPr>
            <w:sz w:val="28"/>
            <w:szCs w:val="28"/>
          </w:rPr>
          <w:delText>на землях которого</w:delText>
        </w:r>
      </w:del>
      <w:ins w:id="3279" w:author="Антон Хабиров" w:date="2021-01-20T01:41:00Z">
        <w:r w:rsidRPr="001144EF">
          <w:rPr>
            <w:sz w:val="28"/>
            <w:szCs w:val="28"/>
          </w:rPr>
          <w:t>территории организации отдыха детей и их оздоровления и территории садоводства или огородничества, где</w:t>
        </w:r>
      </w:ins>
      <w:r w:rsidRPr="001144EF">
        <w:rPr>
          <w:sz w:val="28"/>
          <w:szCs w:val="28"/>
        </w:rPr>
        <w:t xml:space="preserve"> имеются объекты </w:t>
      </w:r>
      <w:del w:id="3280" w:author="Антон Хабиров" w:date="2021-01-20T01:41:00Z">
        <w:r w:rsidRPr="001144EF">
          <w:rPr>
            <w:sz w:val="28"/>
            <w:szCs w:val="28"/>
          </w:rPr>
          <w:delText>капитального строительства</w:delText>
        </w:r>
      </w:del>
      <w:ins w:id="3281" w:author="Антон Хабиров" w:date="2021-01-20T01:41:00Z">
        <w:r w:rsidRPr="001144EF">
          <w:rPr>
            <w:sz w:val="28"/>
            <w:szCs w:val="28"/>
          </w:rPr>
          <w:t>защиты</w:t>
        </w:r>
      </w:ins>
      <w:r w:rsidRPr="001144EF">
        <w:rPr>
          <w:sz w:val="28"/>
          <w:szCs w:val="28"/>
        </w:rPr>
        <w:t xml:space="preserve"> с количеством </w:t>
      </w:r>
      <w:ins w:id="3282" w:author="Антон Хабиров" w:date="2021-01-20T01:41:00Z">
        <w:r w:rsidRPr="001144EF">
          <w:rPr>
            <w:sz w:val="28"/>
            <w:szCs w:val="28"/>
          </w:rPr>
          <w:t xml:space="preserve">этажей </w:t>
        </w:r>
      </w:ins>
      <w:r w:rsidRPr="001144EF">
        <w:rPr>
          <w:sz w:val="28"/>
          <w:szCs w:val="28"/>
        </w:rPr>
        <w:t xml:space="preserve">более </w:t>
      </w:r>
      <w:del w:id="3283" w:author="Антон Хабиров" w:date="2021-01-20T01:41:00Z">
        <w:r w:rsidRPr="001144EF">
          <w:rPr>
            <w:sz w:val="28"/>
            <w:szCs w:val="28"/>
          </w:rPr>
          <w:delText>двух этажей</w:delText>
        </w:r>
      </w:del>
      <w:ins w:id="3284" w:author="Антон Хабиров" w:date="2021-01-20T01:41:00Z">
        <w:r w:rsidRPr="001144EF">
          <w:rPr>
            <w:sz w:val="28"/>
            <w:szCs w:val="28"/>
          </w:rPr>
          <w:t>2</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 xml:space="preserve">б) менее 50 метров от границы населенного пункта, </w:t>
      </w:r>
      <w:del w:id="3285" w:author="Антон Хабиров" w:date="2021-01-20T01:41:00Z">
        <w:r w:rsidRPr="001144EF">
          <w:rPr>
            <w:sz w:val="28"/>
            <w:szCs w:val="28"/>
          </w:rPr>
          <w:delText>на землях которого</w:delText>
        </w:r>
      </w:del>
      <w:ins w:id="3286" w:author="Антон Хабиров" w:date="2021-01-20T01:41:00Z">
        <w:r w:rsidRPr="001144EF">
          <w:rPr>
            <w:sz w:val="28"/>
            <w:szCs w:val="28"/>
          </w:rPr>
          <w:t>организации отдыха детей и их оздоровления, территории садоводства или огородничества, где</w:t>
        </w:r>
      </w:ins>
      <w:r w:rsidRPr="001144EF">
        <w:rPr>
          <w:sz w:val="28"/>
          <w:szCs w:val="28"/>
        </w:rPr>
        <w:t xml:space="preserve"> имеются объекты </w:t>
      </w:r>
      <w:del w:id="3287" w:author="Антон Хабиров" w:date="2021-01-20T01:41:00Z">
        <w:r w:rsidRPr="001144EF">
          <w:rPr>
            <w:sz w:val="28"/>
            <w:szCs w:val="28"/>
          </w:rPr>
          <w:delText>капитального строительства</w:delText>
        </w:r>
      </w:del>
      <w:ins w:id="3288" w:author="Антон Хабиров" w:date="2021-01-20T01:41:00Z">
        <w:r w:rsidRPr="001144EF">
          <w:rPr>
            <w:sz w:val="28"/>
            <w:szCs w:val="28"/>
          </w:rPr>
          <w:t>защиты</w:t>
        </w:r>
      </w:ins>
      <w:r w:rsidRPr="001144EF">
        <w:rPr>
          <w:sz w:val="28"/>
          <w:szCs w:val="28"/>
        </w:rPr>
        <w:t xml:space="preserve"> с количеством этажей 2 и менее.</w:t>
      </w:r>
    </w:p>
    <w:p w:rsidR="00303495" w:rsidRPr="001144EF" w:rsidRDefault="00303495" w:rsidP="00303495">
      <w:pPr>
        <w:pStyle w:val="ConsPlusNormal"/>
        <w:spacing w:before="240"/>
        <w:ind w:firstLine="540"/>
        <w:jc w:val="both"/>
        <w:rPr>
          <w:sz w:val="28"/>
          <w:szCs w:val="28"/>
        </w:rPr>
      </w:pPr>
      <w:del w:id="3289" w:author="Антон Хабиров" w:date="2021-01-20T01:41:00Z">
        <w:r w:rsidRPr="001144EF">
          <w:rPr>
            <w:sz w:val="28"/>
            <w:szCs w:val="28"/>
          </w:rPr>
          <w:delText>490</w:delText>
        </w:r>
      </w:del>
      <w:ins w:id="3290" w:author="Антон Хабиров" w:date="2021-01-20T01:41:00Z">
        <w:r w:rsidRPr="001144EF">
          <w:rPr>
            <w:sz w:val="28"/>
            <w:szCs w:val="28"/>
          </w:rPr>
          <w:t>417</w:t>
        </w:r>
      </w:ins>
      <w:r w:rsidRPr="001144EF">
        <w:rPr>
          <w:sz w:val="28"/>
          <w:szCs w:val="28"/>
        </w:rPr>
        <w:t>. Перечень населенных пунктов</w:t>
      </w:r>
      <w:ins w:id="3291" w:author="Антон Хабиров" w:date="2021-01-20T01:41:00Z">
        <w:r w:rsidRPr="001144EF">
          <w:rPr>
            <w:sz w:val="28"/>
            <w:szCs w:val="28"/>
          </w:rPr>
          <w:t>, территорий организаций отдыха детей и их оздоровления, территорий садоводства или огородничества</w:t>
        </w:r>
      </w:ins>
      <w:r w:rsidRPr="001144EF">
        <w:rPr>
          <w:sz w:val="28"/>
          <w:szCs w:val="28"/>
        </w:rPr>
        <w:t>, подверженных угрозе лесных пожаров, и начало пожароопасного сезона ежегодно устанавливаются нормативным правовым актом субъекта Российской Федерации исходя из природно-климатических особенностей, связанных со сходом снежного покрова в лесах.</w:t>
      </w:r>
    </w:p>
    <w:p w:rsidR="00303495" w:rsidRPr="001144EF" w:rsidRDefault="00303495" w:rsidP="00303495">
      <w:pPr>
        <w:pStyle w:val="ConsPlusNormal"/>
        <w:jc w:val="both"/>
        <w:rPr>
          <w:del w:id="3292" w:author="Антон Хабиров" w:date="2021-01-20T01:41:00Z"/>
          <w:sz w:val="28"/>
          <w:szCs w:val="28"/>
        </w:rPr>
      </w:pPr>
      <w:del w:id="3293" w:author="Антон Хабиров" w:date="2021-01-20T01:41:00Z">
        <w:r w:rsidRPr="001144EF">
          <w:rPr>
            <w:sz w:val="28"/>
            <w:szCs w:val="28"/>
          </w:rPr>
          <w:delText>(в ред. Постановления Правительства РФ от 20.09.2016 № 947)</w:delText>
        </w:r>
      </w:del>
    </w:p>
    <w:p w:rsidR="00303495" w:rsidRPr="001144EF" w:rsidRDefault="00303495" w:rsidP="00303495">
      <w:pPr>
        <w:pStyle w:val="ConsPlusNormal"/>
        <w:spacing w:before="240"/>
        <w:ind w:firstLine="540"/>
        <w:jc w:val="both"/>
        <w:rPr>
          <w:sz w:val="28"/>
          <w:szCs w:val="28"/>
        </w:rPr>
      </w:pPr>
      <w:del w:id="3294" w:author="Антон Хабиров" w:date="2021-01-20T01:41:00Z">
        <w:r w:rsidRPr="001144EF">
          <w:rPr>
            <w:sz w:val="28"/>
            <w:szCs w:val="28"/>
          </w:rPr>
          <w:delText>491</w:delText>
        </w:r>
      </w:del>
      <w:ins w:id="3295" w:author="Антон Хабиров" w:date="2021-01-20T01:41:00Z">
        <w:r w:rsidRPr="001144EF">
          <w:rPr>
            <w:sz w:val="28"/>
            <w:szCs w:val="28"/>
          </w:rPr>
          <w:t>418</w:t>
        </w:r>
      </w:ins>
      <w:r w:rsidRPr="001144EF">
        <w:rPr>
          <w:sz w:val="28"/>
          <w:szCs w:val="28"/>
        </w:rPr>
        <w:t xml:space="preserve">. Паспорт населенного пункта </w:t>
      </w:r>
      <w:del w:id="3296" w:author="Антон Хабиров" w:date="2021-01-20T01:41:00Z">
        <w:r w:rsidRPr="001144EF">
          <w:rPr>
            <w:sz w:val="28"/>
            <w:szCs w:val="28"/>
          </w:rPr>
          <w:delText>оформляется</w:delText>
        </w:r>
      </w:del>
      <w:ins w:id="3297" w:author="Антон Хабиров" w:date="2021-01-20T01:41:00Z">
        <w:r w:rsidRPr="001144EF">
          <w:rPr>
            <w:sz w:val="28"/>
            <w:szCs w:val="28"/>
          </w:rPr>
          <w:t xml:space="preserve">и паспорт территории </w:t>
        </w:r>
        <w:r w:rsidRPr="001144EF">
          <w:rPr>
            <w:sz w:val="28"/>
            <w:szCs w:val="28"/>
          </w:rPr>
          <w:lastRenderedPageBreak/>
          <w:t>оформляются</w:t>
        </w:r>
      </w:ins>
      <w:r w:rsidRPr="001144EF">
        <w:rPr>
          <w:sz w:val="28"/>
          <w:szCs w:val="28"/>
        </w:rPr>
        <w:t xml:space="preserve"> в 3 экземплярах</w:t>
      </w:r>
      <w:ins w:id="3298" w:author="Антон Хабиров" w:date="2021-01-20T01:41:00Z">
        <w:r w:rsidRPr="001144EF">
          <w:rPr>
            <w:sz w:val="28"/>
            <w:szCs w:val="28"/>
          </w:rPr>
          <w:t xml:space="preserve"> в течение 15 дней со дня принятия нормативного правового акта субъекта Российской Федерации, утверждающего перечень населенных пунктов и территорий, подверженных угрозе лесных пожаров</w:t>
        </w:r>
      </w:ins>
      <w:r w:rsidRPr="001144EF">
        <w:rPr>
          <w:sz w:val="28"/>
          <w:szCs w:val="28"/>
        </w:rPr>
        <w:t>.</w:t>
      </w:r>
    </w:p>
    <w:p w:rsidR="00303495" w:rsidRPr="001144EF" w:rsidRDefault="00303495" w:rsidP="00303495">
      <w:pPr>
        <w:pStyle w:val="ConsPlusNormal"/>
        <w:spacing w:before="240"/>
        <w:ind w:firstLine="540"/>
        <w:jc w:val="both"/>
        <w:rPr>
          <w:sz w:val="28"/>
          <w:szCs w:val="28"/>
        </w:rPr>
      </w:pPr>
      <w:proofErr w:type="gramStart"/>
      <w:r w:rsidRPr="001144EF">
        <w:rPr>
          <w:sz w:val="28"/>
          <w:szCs w:val="28"/>
        </w:rPr>
        <w:t xml:space="preserve">Орган местного самоуправления (орган государственной власти субъекта Российской Федерации), </w:t>
      </w:r>
      <w:del w:id="3299" w:author="Антон Хабиров" w:date="2021-01-20T01:41:00Z">
        <w:r w:rsidRPr="001144EF">
          <w:rPr>
            <w:sz w:val="28"/>
            <w:szCs w:val="28"/>
          </w:rPr>
          <w:delText>утвердивший</w:delText>
        </w:r>
      </w:del>
      <w:ins w:id="3300" w:author="Антон Хабиров" w:date="2021-01-20T01:41:00Z">
        <w:r w:rsidRPr="001144EF">
          <w:rPr>
            <w:sz w:val="28"/>
            <w:szCs w:val="28"/>
          </w:rPr>
          <w:t>руководитель организации отдыха детей и их оздоровления, председатель садоводческого или огороднического некоммерческого товарищества, утвердившие</w:t>
        </w:r>
      </w:ins>
      <w:r w:rsidRPr="001144EF">
        <w:rPr>
          <w:sz w:val="28"/>
          <w:szCs w:val="28"/>
        </w:rPr>
        <w:t xml:space="preserve"> паспорт населенного пункта</w:t>
      </w:r>
      <w:ins w:id="3301" w:author="Антон Хабиров" w:date="2021-01-20T01:41:00Z">
        <w:r w:rsidRPr="001144EF">
          <w:rPr>
            <w:sz w:val="28"/>
            <w:szCs w:val="28"/>
          </w:rPr>
          <w:t xml:space="preserve"> и паспорт территории</w:t>
        </w:r>
      </w:ins>
      <w:r w:rsidRPr="001144EF">
        <w:rPr>
          <w:sz w:val="28"/>
          <w:szCs w:val="28"/>
        </w:rPr>
        <w:t xml:space="preserve">, в течение 3 </w:t>
      </w:r>
      <w:del w:id="3302" w:author="Антон Хабиров" w:date="2021-01-20T01:41:00Z">
        <w:r w:rsidRPr="001144EF">
          <w:rPr>
            <w:sz w:val="28"/>
            <w:szCs w:val="28"/>
          </w:rPr>
          <w:delText>календарных дней представляет</w:delText>
        </w:r>
      </w:del>
      <w:ins w:id="3303" w:author="Антон Хабиров" w:date="2021-01-20T01:41:00Z">
        <w:r w:rsidRPr="001144EF">
          <w:rPr>
            <w:sz w:val="28"/>
            <w:szCs w:val="28"/>
          </w:rPr>
          <w:t>дней со дня утверждения паспорта населенного пункта и паспорта территории представляют</w:t>
        </w:r>
      </w:ins>
      <w:r w:rsidRPr="001144EF">
        <w:rPr>
          <w:sz w:val="28"/>
          <w:szCs w:val="28"/>
        </w:rPr>
        <w:t xml:space="preserve"> по одному экземпляру</w:t>
      </w:r>
      <w:ins w:id="3304" w:author="Антон Хабиров" w:date="2021-01-20T01:41:00Z">
        <w:r w:rsidRPr="001144EF">
          <w:rPr>
            <w:sz w:val="28"/>
            <w:szCs w:val="28"/>
          </w:rPr>
          <w:t xml:space="preserve"> паспорта населенного пункта и паспорта территории</w:t>
        </w:r>
      </w:ins>
      <w:r w:rsidRPr="001144EF">
        <w:rPr>
          <w:sz w:val="28"/>
          <w:szCs w:val="28"/>
        </w:rPr>
        <w:t xml:space="preserve"> в комиссию по предупреждению и ликвидации чрезвычайных ситуаций</w:t>
      </w:r>
      <w:proofErr w:type="gramEnd"/>
      <w:r w:rsidRPr="001144EF">
        <w:rPr>
          <w:sz w:val="28"/>
          <w:szCs w:val="28"/>
        </w:rPr>
        <w:t xml:space="preserve"> и обеспечению пожарной безопасности </w:t>
      </w:r>
      <w:del w:id="3305" w:author="Антон Хабиров" w:date="2021-01-20T01:41:00Z">
        <w:r w:rsidRPr="001144EF">
          <w:rPr>
            <w:sz w:val="28"/>
            <w:szCs w:val="28"/>
          </w:rPr>
          <w:delText xml:space="preserve">органа местного самоуправления (органа исполнительной власти </w:delText>
        </w:r>
      </w:del>
      <w:ins w:id="3306" w:author="Антон Хабиров" w:date="2021-01-20T01:41:00Z">
        <w:r w:rsidRPr="001144EF">
          <w:rPr>
            <w:sz w:val="28"/>
            <w:szCs w:val="28"/>
          </w:rPr>
          <w:t>муниципального образования (</w:t>
        </w:r>
      </w:ins>
      <w:r w:rsidRPr="001144EF">
        <w:rPr>
          <w:sz w:val="28"/>
          <w:szCs w:val="28"/>
        </w:rPr>
        <w:t xml:space="preserve">субъекта Российской Федерации), структурное подразделение территориального органа Министерства Российской Федерации по делам гражданской обороны, чрезвычайным ситуациям и ликвидации последствий стихийных бедствий, в сферу </w:t>
      </w:r>
      <w:proofErr w:type="gramStart"/>
      <w:r w:rsidRPr="001144EF">
        <w:rPr>
          <w:sz w:val="28"/>
          <w:szCs w:val="28"/>
        </w:rPr>
        <w:t>ведения</w:t>
      </w:r>
      <w:proofErr w:type="gramEnd"/>
      <w:r w:rsidRPr="001144EF">
        <w:rPr>
          <w:sz w:val="28"/>
          <w:szCs w:val="28"/>
        </w:rPr>
        <w:t xml:space="preserve"> которого входят вопросы организации и осуществления федерального государственного пожарного надзора.</w:t>
      </w:r>
    </w:p>
    <w:p w:rsidR="00303495" w:rsidRPr="001144EF" w:rsidRDefault="00303495" w:rsidP="00303495">
      <w:pPr>
        <w:pStyle w:val="ConsPlusNormal"/>
        <w:spacing w:before="240"/>
        <w:ind w:firstLine="540"/>
        <w:jc w:val="both"/>
        <w:rPr>
          <w:sz w:val="28"/>
          <w:szCs w:val="28"/>
        </w:rPr>
      </w:pPr>
      <w:r w:rsidRPr="001144EF">
        <w:rPr>
          <w:sz w:val="28"/>
          <w:szCs w:val="28"/>
        </w:rPr>
        <w:t>Один экземпляр паспорта населенного пункта</w:t>
      </w:r>
      <w:ins w:id="3307" w:author="Антон Хабиров" w:date="2021-01-20T01:41:00Z">
        <w:r w:rsidRPr="001144EF">
          <w:rPr>
            <w:sz w:val="28"/>
            <w:szCs w:val="28"/>
          </w:rPr>
          <w:t>, паспорта территории</w:t>
        </w:r>
      </w:ins>
      <w:r w:rsidRPr="001144EF">
        <w:rPr>
          <w:sz w:val="28"/>
          <w:szCs w:val="28"/>
        </w:rPr>
        <w:t xml:space="preserve"> подлежит постоянному хранению в органе местного самоуправления (органе государственной власти субъекта Российской Федерации), </w:t>
      </w:r>
      <w:del w:id="3308" w:author="Антон Хабиров" w:date="2021-01-20T01:41:00Z">
        <w:r w:rsidRPr="001144EF">
          <w:rPr>
            <w:sz w:val="28"/>
            <w:szCs w:val="28"/>
          </w:rPr>
          <w:delText>утвердившем паспорт населенного пункта</w:delText>
        </w:r>
      </w:del>
      <w:ins w:id="3309" w:author="Антон Хабиров" w:date="2021-01-20T01:41:00Z">
        <w:r w:rsidRPr="001144EF">
          <w:rPr>
            <w:sz w:val="28"/>
            <w:szCs w:val="28"/>
          </w:rPr>
          <w:t>у руководителя организации отдыха детей и их оздоровления, председателя садоводческого или огороднического некоммерческого товарищества, утвердивших паспорт населенного пункта и паспорт территории</w:t>
        </w:r>
      </w:ins>
      <w:r w:rsidRPr="001144EF">
        <w:rPr>
          <w:sz w:val="28"/>
          <w:szCs w:val="28"/>
        </w:rPr>
        <w:t>.</w:t>
      </w:r>
    </w:p>
    <w:p w:rsidR="00303495" w:rsidRPr="001144EF" w:rsidRDefault="00303495" w:rsidP="00303495">
      <w:pPr>
        <w:pStyle w:val="ConsPlusNormal"/>
        <w:spacing w:before="240"/>
        <w:ind w:firstLine="540"/>
        <w:jc w:val="both"/>
        <w:rPr>
          <w:del w:id="3310" w:author="Антон Хабиров" w:date="2021-01-20T01:41:00Z"/>
          <w:sz w:val="28"/>
          <w:szCs w:val="28"/>
        </w:rPr>
      </w:pPr>
      <w:del w:id="3311" w:author="Антон Хабиров" w:date="2021-01-20T01:41:00Z">
        <w:r w:rsidRPr="001144EF">
          <w:rPr>
            <w:sz w:val="28"/>
            <w:szCs w:val="28"/>
          </w:rPr>
          <w:delText>492. У въездов на территорию строительных площадок, гаражных кооперативов, а также на территорию садоводства или огородничества вывешиваются схемы с нанесенными на них въездами, подъездами, пожарными проездами и местонахождением источников противопожарного водоснабжения.</w:delText>
        </w:r>
      </w:del>
    </w:p>
    <w:p w:rsidR="00303495" w:rsidRPr="001144EF" w:rsidRDefault="00303495" w:rsidP="00303495">
      <w:pPr>
        <w:pStyle w:val="ConsPlusNormal"/>
        <w:jc w:val="both"/>
        <w:rPr>
          <w:del w:id="3312" w:author="Антон Хабиров" w:date="2021-01-20T01:41:00Z"/>
          <w:sz w:val="28"/>
          <w:szCs w:val="28"/>
        </w:rPr>
      </w:pPr>
      <w:del w:id="3313" w:author="Антон Хабиров" w:date="2021-01-20T01:41:00Z">
        <w:r w:rsidRPr="001144EF">
          <w:rPr>
            <w:sz w:val="28"/>
            <w:szCs w:val="28"/>
          </w:rPr>
          <w:delText>(п. 492 введен Постановлением Правительства РФ от 20.09.2016 № 947; в ред. Постановления Правительства РФ от 21.12.2018 № 1622)</w:delText>
        </w:r>
      </w:del>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XXI. Объекты религиозного назначения</w:t>
      </w:r>
    </w:p>
    <w:p w:rsidR="00303495" w:rsidRPr="001144EF" w:rsidRDefault="00303495" w:rsidP="00303495">
      <w:pPr>
        <w:pStyle w:val="ConsPlusNormal"/>
        <w:jc w:val="center"/>
        <w:rPr>
          <w:del w:id="3314" w:author="Антон Хабиров" w:date="2021-01-20T01:41:00Z"/>
          <w:sz w:val="28"/>
          <w:szCs w:val="28"/>
        </w:rPr>
      </w:pPr>
      <w:del w:id="3315" w:author="Антон Хабиров" w:date="2021-01-20T01:41:00Z">
        <w:r w:rsidRPr="001144EF">
          <w:rPr>
            <w:sz w:val="28"/>
            <w:szCs w:val="28"/>
          </w:rPr>
          <w:delText>(введен Постановлением Правительства РФ от 28.09.2017 № 1174)</w:delText>
        </w:r>
      </w:del>
    </w:p>
    <w:p w:rsidR="00303495" w:rsidRPr="001144EF" w:rsidRDefault="00303495" w:rsidP="00303495">
      <w:pPr>
        <w:pStyle w:val="ConsPlusNormal"/>
        <w:ind w:firstLine="540"/>
        <w:jc w:val="both"/>
        <w:rPr>
          <w:del w:id="3316" w:author="Антон Хабиров" w:date="2021-01-20T01:41:00Z"/>
          <w:sz w:val="28"/>
          <w:szCs w:val="28"/>
        </w:rPr>
      </w:pPr>
    </w:p>
    <w:p w:rsidR="00303495" w:rsidRPr="001144EF" w:rsidRDefault="00303495" w:rsidP="00303495">
      <w:pPr>
        <w:pStyle w:val="ConsPlusNormal"/>
        <w:jc w:val="both"/>
        <w:rPr>
          <w:ins w:id="3317" w:author="Антон Хабиров" w:date="2021-01-20T01:41:00Z"/>
          <w:sz w:val="28"/>
          <w:szCs w:val="28"/>
        </w:rPr>
      </w:pPr>
      <w:del w:id="3318" w:author="Антон Хабиров" w:date="2021-01-20T01:41:00Z">
        <w:r w:rsidRPr="001144EF">
          <w:rPr>
            <w:sz w:val="28"/>
            <w:szCs w:val="28"/>
          </w:rPr>
          <w:delText>493</w:delText>
        </w:r>
      </w:del>
    </w:p>
    <w:p w:rsidR="00303495" w:rsidRPr="001144EF" w:rsidRDefault="00303495" w:rsidP="00303495">
      <w:pPr>
        <w:pStyle w:val="ConsPlusNormal"/>
        <w:ind w:firstLine="540"/>
        <w:jc w:val="both"/>
        <w:rPr>
          <w:sz w:val="28"/>
          <w:szCs w:val="28"/>
        </w:rPr>
      </w:pPr>
      <w:ins w:id="3319" w:author="Антон Хабиров" w:date="2021-01-20T01:41:00Z">
        <w:r w:rsidRPr="001144EF">
          <w:rPr>
            <w:sz w:val="28"/>
            <w:szCs w:val="28"/>
          </w:rPr>
          <w:t>419</w:t>
        </w:r>
      </w:ins>
      <w:r w:rsidRPr="001144EF">
        <w:rPr>
          <w:sz w:val="28"/>
          <w:szCs w:val="28"/>
        </w:rPr>
        <w:t>. В части здания (помещения), предназначенной для размещения священнослужителей во время богослужения, следует предусматривать не менее 1 огнетушителя</w:t>
      </w:r>
      <w:ins w:id="3320" w:author="Антон Хабиров" w:date="2021-01-20T01:41:00Z">
        <w:r w:rsidRPr="001144EF">
          <w:rPr>
            <w:sz w:val="28"/>
            <w:szCs w:val="28"/>
          </w:rPr>
          <w:t xml:space="preserve"> для тушения пожаров класса A, B, E</w:t>
        </w:r>
      </w:ins>
      <w:r w:rsidRPr="001144EF">
        <w:rPr>
          <w:sz w:val="28"/>
          <w:szCs w:val="28"/>
        </w:rPr>
        <w:t>.</w:t>
      </w:r>
    </w:p>
    <w:p w:rsidR="00303495" w:rsidRPr="001144EF" w:rsidRDefault="00303495" w:rsidP="00303495">
      <w:pPr>
        <w:pStyle w:val="ConsPlusNormal"/>
        <w:spacing w:before="240"/>
        <w:ind w:firstLine="540"/>
        <w:jc w:val="both"/>
        <w:rPr>
          <w:sz w:val="28"/>
          <w:szCs w:val="28"/>
        </w:rPr>
      </w:pPr>
      <w:del w:id="3321" w:author="Антон Хабиров" w:date="2021-01-20T01:41:00Z">
        <w:r w:rsidRPr="001144EF">
          <w:rPr>
            <w:sz w:val="28"/>
            <w:szCs w:val="28"/>
          </w:rPr>
          <w:delText>494</w:delText>
        </w:r>
      </w:del>
      <w:ins w:id="3322" w:author="Антон Хабиров" w:date="2021-01-20T01:41:00Z">
        <w:r w:rsidRPr="001144EF">
          <w:rPr>
            <w:sz w:val="28"/>
            <w:szCs w:val="28"/>
          </w:rPr>
          <w:t>420</w:t>
        </w:r>
      </w:ins>
      <w:r w:rsidRPr="001144EF">
        <w:rPr>
          <w:sz w:val="28"/>
          <w:szCs w:val="28"/>
        </w:rPr>
        <w:t>. В помещениях охраны, постоянного дежурства персонала должна предусматриваться телефонная связь.</w:t>
      </w:r>
    </w:p>
    <w:p w:rsidR="00303495" w:rsidRPr="001144EF" w:rsidRDefault="00303495" w:rsidP="00303495">
      <w:pPr>
        <w:pStyle w:val="ConsPlusNormal"/>
        <w:spacing w:before="240"/>
        <w:ind w:firstLine="540"/>
        <w:jc w:val="both"/>
        <w:rPr>
          <w:sz w:val="28"/>
          <w:szCs w:val="28"/>
        </w:rPr>
      </w:pPr>
      <w:del w:id="3323" w:author="Антон Хабиров" w:date="2021-01-20T01:41:00Z">
        <w:r w:rsidRPr="001144EF">
          <w:rPr>
            <w:sz w:val="28"/>
            <w:szCs w:val="28"/>
          </w:rPr>
          <w:delText>495</w:delText>
        </w:r>
      </w:del>
      <w:ins w:id="3324" w:author="Антон Хабиров" w:date="2021-01-20T01:41:00Z">
        <w:r w:rsidRPr="001144EF">
          <w:rPr>
            <w:sz w:val="28"/>
            <w:szCs w:val="28"/>
          </w:rPr>
          <w:t>421</w:t>
        </w:r>
      </w:ins>
      <w:r w:rsidRPr="001144EF">
        <w:rPr>
          <w:sz w:val="28"/>
          <w:szCs w:val="28"/>
        </w:rPr>
        <w:t xml:space="preserve">. Хранение горючих жидкостей в помещениях молельных залов не допускается, за исключением горючих жидкостей, предназначенных для проведения </w:t>
      </w:r>
      <w:r w:rsidRPr="001144EF">
        <w:rPr>
          <w:sz w:val="28"/>
          <w:szCs w:val="28"/>
        </w:rPr>
        <w:lastRenderedPageBreak/>
        <w:t>обрядов. Хранение горючих жидкостей должно осуществляться в специально оборудованных местах.</w:t>
      </w:r>
    </w:p>
    <w:p w:rsidR="00303495" w:rsidRPr="001144EF" w:rsidRDefault="00303495" w:rsidP="00303495">
      <w:pPr>
        <w:pStyle w:val="ConsPlusNormal"/>
        <w:spacing w:before="240"/>
        <w:ind w:firstLine="540"/>
        <w:jc w:val="both"/>
        <w:rPr>
          <w:sz w:val="28"/>
          <w:szCs w:val="28"/>
        </w:rPr>
      </w:pPr>
      <w:r w:rsidRPr="001144EF">
        <w:rPr>
          <w:sz w:val="28"/>
          <w:szCs w:val="28"/>
        </w:rPr>
        <w:t>Запас горючих жидкостей в молельном зале должен быть в количестве, не превышающем суточную потребность, но не более:</w:t>
      </w:r>
    </w:p>
    <w:p w:rsidR="00303495" w:rsidRPr="001144EF" w:rsidRDefault="00303495" w:rsidP="00303495">
      <w:pPr>
        <w:pStyle w:val="ConsPlusNormal"/>
        <w:spacing w:before="240"/>
        <w:ind w:firstLine="540"/>
        <w:jc w:val="both"/>
        <w:rPr>
          <w:sz w:val="28"/>
          <w:szCs w:val="28"/>
        </w:rPr>
      </w:pPr>
      <w:r w:rsidRPr="001144EF">
        <w:rPr>
          <w:sz w:val="28"/>
          <w:szCs w:val="28"/>
        </w:rPr>
        <w:t>20 литров - для помещений с отделкой из негорючих материалов;</w:t>
      </w:r>
    </w:p>
    <w:p w:rsidR="00303495" w:rsidRPr="001144EF" w:rsidRDefault="00303495" w:rsidP="00303495">
      <w:pPr>
        <w:pStyle w:val="ConsPlusNormal"/>
        <w:spacing w:before="240"/>
        <w:ind w:firstLine="540"/>
        <w:jc w:val="both"/>
        <w:rPr>
          <w:sz w:val="28"/>
          <w:szCs w:val="28"/>
        </w:rPr>
      </w:pPr>
      <w:r w:rsidRPr="001144EF">
        <w:rPr>
          <w:sz w:val="28"/>
          <w:szCs w:val="28"/>
        </w:rPr>
        <w:t>5 литров - для остальных помещений.</w:t>
      </w:r>
    </w:p>
    <w:p w:rsidR="00303495" w:rsidRPr="001144EF" w:rsidRDefault="00303495" w:rsidP="00303495">
      <w:pPr>
        <w:pStyle w:val="ConsPlusNormal"/>
        <w:spacing w:before="240"/>
        <w:ind w:firstLine="540"/>
        <w:jc w:val="both"/>
        <w:rPr>
          <w:sz w:val="28"/>
          <w:szCs w:val="28"/>
        </w:rPr>
      </w:pPr>
      <w:r w:rsidRPr="001144EF">
        <w:rPr>
          <w:sz w:val="28"/>
          <w:szCs w:val="28"/>
        </w:rPr>
        <w:t>Горючие жидкости в молельных залах не должны храниться в стеклянной таре.</w:t>
      </w:r>
    </w:p>
    <w:p w:rsidR="00303495" w:rsidRPr="001144EF" w:rsidRDefault="00303495" w:rsidP="00303495">
      <w:pPr>
        <w:pStyle w:val="ConsPlusNormal"/>
        <w:spacing w:before="240"/>
        <w:ind w:firstLine="540"/>
        <w:jc w:val="both"/>
        <w:rPr>
          <w:sz w:val="28"/>
          <w:szCs w:val="28"/>
        </w:rPr>
      </w:pPr>
      <w:r w:rsidRPr="001144EF">
        <w:rPr>
          <w:sz w:val="28"/>
          <w:szCs w:val="28"/>
        </w:rPr>
        <w:t>Розлив горючих жидкостей в лампады и светильники должен осуществляться из закрытой небьющейся емкости.</w:t>
      </w:r>
    </w:p>
    <w:p w:rsidR="00303495" w:rsidRPr="001144EF" w:rsidRDefault="00303495" w:rsidP="00303495">
      <w:pPr>
        <w:pStyle w:val="ConsPlusNormal"/>
        <w:spacing w:before="240"/>
        <w:ind w:firstLine="540"/>
        <w:jc w:val="both"/>
        <w:rPr>
          <w:sz w:val="28"/>
          <w:szCs w:val="28"/>
        </w:rPr>
      </w:pPr>
      <w:r w:rsidRPr="001144EF">
        <w:rPr>
          <w:sz w:val="28"/>
          <w:szCs w:val="28"/>
        </w:rPr>
        <w:t>Размещение электронагревательных приборов на расстоянии менее 1 метра до мест розлива горючих жидкостей не допускается.</w:t>
      </w:r>
    </w:p>
    <w:p w:rsidR="00303495" w:rsidRPr="001144EF" w:rsidRDefault="00303495" w:rsidP="00303495">
      <w:pPr>
        <w:pStyle w:val="ConsPlusNormal"/>
        <w:spacing w:before="240"/>
        <w:ind w:firstLine="540"/>
        <w:jc w:val="both"/>
        <w:rPr>
          <w:sz w:val="28"/>
          <w:szCs w:val="28"/>
        </w:rPr>
      </w:pPr>
      <w:del w:id="3325" w:author="Антон Хабиров" w:date="2021-01-20T01:41:00Z">
        <w:r w:rsidRPr="001144EF">
          <w:rPr>
            <w:sz w:val="28"/>
            <w:szCs w:val="28"/>
          </w:rPr>
          <w:delText>496</w:delText>
        </w:r>
      </w:del>
      <w:ins w:id="3326" w:author="Антон Хабиров" w:date="2021-01-20T01:41:00Z">
        <w:r w:rsidRPr="001144EF">
          <w:rPr>
            <w:sz w:val="28"/>
            <w:szCs w:val="28"/>
          </w:rPr>
          <w:t>422</w:t>
        </w:r>
      </w:ins>
      <w:r w:rsidRPr="001144EF">
        <w:rPr>
          <w:sz w:val="28"/>
          <w:szCs w:val="28"/>
        </w:rPr>
        <w:t>. Запрещается проводить пожароопасные работы в здании (помещении) в присутствии прихожан.</w:t>
      </w:r>
    </w:p>
    <w:p w:rsidR="00303495" w:rsidRPr="001144EF" w:rsidRDefault="00303495" w:rsidP="00303495">
      <w:pPr>
        <w:pStyle w:val="ConsPlusNormal"/>
        <w:spacing w:before="240"/>
        <w:ind w:firstLine="540"/>
        <w:jc w:val="both"/>
        <w:rPr>
          <w:sz w:val="28"/>
          <w:szCs w:val="28"/>
        </w:rPr>
      </w:pPr>
      <w:del w:id="3327" w:author="Антон Хабиров" w:date="2021-01-20T01:41:00Z">
        <w:r w:rsidRPr="001144EF">
          <w:rPr>
            <w:sz w:val="28"/>
            <w:szCs w:val="28"/>
          </w:rPr>
          <w:delText>497</w:delText>
        </w:r>
      </w:del>
      <w:ins w:id="3328" w:author="Антон Хабиров" w:date="2021-01-20T01:41:00Z">
        <w:r w:rsidRPr="001144EF">
          <w:rPr>
            <w:sz w:val="28"/>
            <w:szCs w:val="28"/>
          </w:rPr>
          <w:t>423</w:t>
        </w:r>
      </w:ins>
      <w:r w:rsidRPr="001144EF">
        <w:rPr>
          <w:sz w:val="28"/>
          <w:szCs w:val="28"/>
        </w:rPr>
        <w:t>. Ежедневно должны быть проверены пути эвакуации людей, эвакуационные и аварийные выходы и при необходимости приведены в соответствие с требованиями настоящих Правил.</w:t>
      </w:r>
    </w:p>
    <w:p w:rsidR="00303495" w:rsidRPr="001144EF" w:rsidRDefault="00303495" w:rsidP="00303495">
      <w:pPr>
        <w:pStyle w:val="ConsPlusNormal"/>
        <w:spacing w:before="240"/>
        <w:ind w:firstLine="540"/>
        <w:jc w:val="both"/>
        <w:rPr>
          <w:sz w:val="28"/>
          <w:szCs w:val="28"/>
        </w:rPr>
      </w:pPr>
      <w:del w:id="3329" w:author="Антон Хабиров" w:date="2021-01-20T01:41:00Z">
        <w:r w:rsidRPr="001144EF">
          <w:rPr>
            <w:sz w:val="28"/>
            <w:szCs w:val="28"/>
          </w:rPr>
          <w:delText>498</w:delText>
        </w:r>
      </w:del>
      <w:ins w:id="3330" w:author="Антон Хабиров" w:date="2021-01-20T01:41:00Z">
        <w:r w:rsidRPr="001144EF">
          <w:rPr>
            <w:sz w:val="28"/>
            <w:szCs w:val="28"/>
          </w:rPr>
          <w:t>424</w:t>
        </w:r>
      </w:ins>
      <w:r w:rsidRPr="001144EF">
        <w:rPr>
          <w:sz w:val="28"/>
          <w:szCs w:val="28"/>
        </w:rPr>
        <w:t>. При проведении праздничных богослужений с массовым пребыванием людей необходимо предусмотреть дополнительные организационные противопожарные мероприятия.</w:t>
      </w:r>
    </w:p>
    <w:p w:rsidR="00303495" w:rsidRPr="001144EF" w:rsidRDefault="00303495" w:rsidP="00303495">
      <w:pPr>
        <w:pStyle w:val="ConsPlusNormal"/>
        <w:spacing w:before="240"/>
        <w:ind w:firstLine="540"/>
        <w:jc w:val="both"/>
        <w:rPr>
          <w:sz w:val="28"/>
          <w:szCs w:val="28"/>
        </w:rPr>
      </w:pPr>
      <w:del w:id="3331" w:author="Антон Хабиров" w:date="2021-01-20T01:41:00Z">
        <w:r w:rsidRPr="001144EF">
          <w:rPr>
            <w:sz w:val="28"/>
            <w:szCs w:val="28"/>
          </w:rPr>
          <w:delText>499</w:delText>
        </w:r>
      </w:del>
      <w:ins w:id="3332" w:author="Антон Хабиров" w:date="2021-01-20T01:41:00Z">
        <w:r w:rsidRPr="001144EF">
          <w:rPr>
            <w:sz w:val="28"/>
            <w:szCs w:val="28"/>
          </w:rPr>
          <w:t>425</w:t>
        </w:r>
      </w:ins>
      <w:r w:rsidRPr="001144EF">
        <w:rPr>
          <w:sz w:val="28"/>
          <w:szCs w:val="28"/>
        </w:rPr>
        <w:t xml:space="preserve">. Подсвечники, светильники и другие устройства с открытым огнем следует устанавливать на негорючие основания в устойчивом положении, исключающем их опрокидывание. Разожженные кадила во время проведения богослужения могут быть поставлены только на негорючее основание в специально отведенном месте с </w:t>
      </w:r>
      <w:ins w:id="3333" w:author="Антон Хабиров" w:date="2021-01-20T01:41:00Z">
        <w:r w:rsidRPr="001144EF">
          <w:rPr>
            <w:sz w:val="28"/>
            <w:szCs w:val="28"/>
          </w:rPr>
          <w:t xml:space="preserve">его </w:t>
        </w:r>
      </w:ins>
      <w:r w:rsidRPr="001144EF">
        <w:rPr>
          <w:sz w:val="28"/>
          <w:szCs w:val="28"/>
        </w:rPr>
        <w:t>отделкой из негорючих материалов. Расстояние от места установки разожженного кадила до предметов отделки помещения и интерьера, одежды и других предметов, выполненных из горючих материалов, должно быть не менее 0,5 метра.</w:t>
      </w:r>
    </w:p>
    <w:p w:rsidR="00303495" w:rsidRPr="001144EF" w:rsidRDefault="00303495" w:rsidP="00303495">
      <w:pPr>
        <w:pStyle w:val="ConsPlusNormal"/>
        <w:spacing w:before="240"/>
        <w:ind w:firstLine="540"/>
        <w:jc w:val="both"/>
        <w:rPr>
          <w:sz w:val="28"/>
          <w:szCs w:val="28"/>
        </w:rPr>
      </w:pPr>
      <w:del w:id="3334" w:author="Антон Хабиров" w:date="2021-01-20T01:41:00Z">
        <w:r w:rsidRPr="001144EF">
          <w:rPr>
            <w:sz w:val="28"/>
            <w:szCs w:val="28"/>
          </w:rPr>
          <w:delText>500</w:delText>
        </w:r>
      </w:del>
      <w:ins w:id="3335" w:author="Антон Хабиров" w:date="2021-01-20T01:41:00Z">
        <w:r w:rsidRPr="001144EF">
          <w:rPr>
            <w:sz w:val="28"/>
            <w:szCs w:val="28"/>
          </w:rPr>
          <w:t>426</w:t>
        </w:r>
      </w:ins>
      <w:r w:rsidRPr="001144EF">
        <w:rPr>
          <w:sz w:val="28"/>
          <w:szCs w:val="28"/>
        </w:rPr>
        <w:t xml:space="preserve">. Не допускается предусматривать вешалки для одежды прихожан и места для хранения одежды в непосредственной близости (менее 1,5 метра) от открытого огня, </w:t>
      </w:r>
      <w:del w:id="3336" w:author="Антон Хабиров" w:date="2021-01-20T01:41:00Z">
        <w:r w:rsidRPr="001144EF">
          <w:rPr>
            <w:sz w:val="28"/>
            <w:szCs w:val="28"/>
          </w:rPr>
          <w:delText xml:space="preserve">от </w:delText>
        </w:r>
      </w:del>
      <w:r w:rsidRPr="001144EF">
        <w:rPr>
          <w:sz w:val="28"/>
          <w:szCs w:val="28"/>
        </w:rPr>
        <w:t>печей и вытяжек из печей.</w:t>
      </w:r>
    </w:p>
    <w:p w:rsidR="00303495" w:rsidRPr="001144EF" w:rsidRDefault="00303495" w:rsidP="00303495">
      <w:pPr>
        <w:pStyle w:val="ConsPlusNormal"/>
        <w:jc w:val="both"/>
        <w:rPr>
          <w:del w:id="3337" w:author="Антон Хабиров" w:date="2021-01-20T01:41:00Z"/>
          <w:sz w:val="28"/>
          <w:szCs w:val="28"/>
        </w:rPr>
      </w:pPr>
      <w:del w:id="3338" w:author="Антон Хабиров" w:date="2021-01-20T01:41:00Z">
        <w:r w:rsidRPr="001144EF">
          <w:rPr>
            <w:sz w:val="28"/>
            <w:szCs w:val="28"/>
          </w:rPr>
          <w:delText>(в ред. Постановления Правительства РФ от 23.04.2020 № 569)</w:delText>
        </w:r>
      </w:del>
    </w:p>
    <w:p w:rsidR="00303495" w:rsidRPr="001144EF" w:rsidRDefault="00303495" w:rsidP="00303495">
      <w:pPr>
        <w:pStyle w:val="ConsPlusNormal"/>
        <w:spacing w:before="240"/>
        <w:ind w:firstLine="540"/>
        <w:jc w:val="both"/>
        <w:rPr>
          <w:sz w:val="28"/>
          <w:szCs w:val="28"/>
        </w:rPr>
      </w:pPr>
      <w:del w:id="3339" w:author="Антон Хабиров" w:date="2021-01-20T01:41:00Z">
        <w:r w:rsidRPr="001144EF">
          <w:rPr>
            <w:sz w:val="28"/>
            <w:szCs w:val="28"/>
          </w:rPr>
          <w:delText>501</w:delText>
        </w:r>
      </w:del>
      <w:ins w:id="3340" w:author="Антон Хабиров" w:date="2021-01-20T01:41:00Z">
        <w:r w:rsidRPr="001144EF">
          <w:rPr>
            <w:sz w:val="28"/>
            <w:szCs w:val="28"/>
          </w:rPr>
          <w:t>427</w:t>
        </w:r>
      </w:ins>
      <w:r w:rsidRPr="001144EF">
        <w:rPr>
          <w:sz w:val="28"/>
          <w:szCs w:val="28"/>
        </w:rPr>
        <w:t>. Крепление к полу ковров и ковровых дорожек, используемых только во время богослужений, допускается не предусматривать.</w:t>
      </w:r>
    </w:p>
    <w:p w:rsidR="00303495" w:rsidRPr="001144EF" w:rsidRDefault="00303495" w:rsidP="00303495">
      <w:pPr>
        <w:pStyle w:val="ConsPlusNormal"/>
        <w:spacing w:before="240"/>
        <w:ind w:firstLine="540"/>
        <w:jc w:val="both"/>
        <w:rPr>
          <w:sz w:val="28"/>
          <w:szCs w:val="28"/>
        </w:rPr>
      </w:pPr>
      <w:del w:id="3341" w:author="Антон Хабиров" w:date="2021-01-20T01:41:00Z">
        <w:r w:rsidRPr="001144EF">
          <w:rPr>
            <w:sz w:val="28"/>
            <w:szCs w:val="28"/>
          </w:rPr>
          <w:delText>502</w:delText>
        </w:r>
      </w:del>
      <w:ins w:id="3342" w:author="Антон Хабиров" w:date="2021-01-20T01:41:00Z">
        <w:r w:rsidRPr="001144EF">
          <w:rPr>
            <w:sz w:val="28"/>
            <w:szCs w:val="28"/>
          </w:rPr>
          <w:t>428</w:t>
        </w:r>
      </w:ins>
      <w:r w:rsidRPr="001144EF">
        <w:rPr>
          <w:sz w:val="28"/>
          <w:szCs w:val="28"/>
        </w:rPr>
        <w:t xml:space="preserve">. Временно размещаемые в молельном зале горючие материалы (ели, сухая трава) должны находиться на расстоянии более 1,5 метра от источника </w:t>
      </w:r>
      <w:r w:rsidRPr="001144EF">
        <w:rPr>
          <w:sz w:val="28"/>
          <w:szCs w:val="28"/>
        </w:rPr>
        <w:lastRenderedPageBreak/>
        <w:t>открытого огня.</w:t>
      </w:r>
    </w:p>
    <w:p w:rsidR="00303495" w:rsidRPr="001144EF" w:rsidRDefault="00303495" w:rsidP="00303495">
      <w:pPr>
        <w:pStyle w:val="ConsPlusNormal"/>
        <w:spacing w:before="240"/>
        <w:ind w:firstLine="540"/>
        <w:jc w:val="both"/>
        <w:rPr>
          <w:sz w:val="28"/>
          <w:szCs w:val="28"/>
        </w:rPr>
      </w:pPr>
      <w:del w:id="3343" w:author="Антон Хабиров" w:date="2021-01-20T01:41:00Z">
        <w:r w:rsidRPr="001144EF">
          <w:rPr>
            <w:sz w:val="28"/>
            <w:szCs w:val="28"/>
          </w:rPr>
          <w:delText xml:space="preserve">503. </w:delText>
        </w:r>
      </w:del>
      <w:r w:rsidRPr="001144EF">
        <w:rPr>
          <w:sz w:val="28"/>
          <w:szCs w:val="28"/>
        </w:rPr>
        <w:t xml:space="preserve">Допускается размещение </w:t>
      </w:r>
      <w:ins w:id="3344" w:author="Антон Хабиров" w:date="2021-01-20T01:41:00Z">
        <w:r w:rsidRPr="001144EF">
          <w:rPr>
            <w:sz w:val="28"/>
            <w:szCs w:val="28"/>
          </w:rPr>
          <w:t xml:space="preserve">свежей </w:t>
        </w:r>
      </w:ins>
      <w:r w:rsidRPr="001144EF">
        <w:rPr>
          <w:sz w:val="28"/>
          <w:szCs w:val="28"/>
        </w:rPr>
        <w:t xml:space="preserve">травы по площади молельного зала </w:t>
      </w:r>
      <w:del w:id="3345" w:author="Антон Хабиров" w:date="2021-01-20T01:41:00Z">
        <w:r w:rsidRPr="001144EF">
          <w:rPr>
            <w:sz w:val="28"/>
            <w:szCs w:val="28"/>
          </w:rPr>
          <w:delText xml:space="preserve">в праздник Святой Троицы </w:delText>
        </w:r>
      </w:del>
      <w:r w:rsidRPr="001144EF">
        <w:rPr>
          <w:sz w:val="28"/>
          <w:szCs w:val="28"/>
        </w:rPr>
        <w:t>не более чем на 1 сутки с дальнейшей заменой.</w:t>
      </w:r>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rFonts w:ascii="Times New Roman" w:hAnsi="Times New Roman" w:cs="Times New Roman"/>
          <w:sz w:val="28"/>
          <w:szCs w:val="28"/>
        </w:rPr>
      </w:pPr>
      <w:r w:rsidRPr="001144EF">
        <w:rPr>
          <w:rFonts w:ascii="Times New Roman" w:hAnsi="Times New Roman" w:cs="Times New Roman"/>
          <w:sz w:val="28"/>
          <w:szCs w:val="28"/>
        </w:rPr>
        <w:t xml:space="preserve">XXII. </w:t>
      </w:r>
      <w:del w:id="3346" w:author="Антон Хабиров" w:date="2021-01-20T01:41:00Z">
        <w:r w:rsidRPr="001144EF">
          <w:rPr>
            <w:rFonts w:ascii="Times New Roman" w:hAnsi="Times New Roman" w:cs="Times New Roman"/>
            <w:sz w:val="28"/>
            <w:szCs w:val="28"/>
          </w:rPr>
          <w:delText>Детские лагеря палаточного типа</w:delText>
        </w:r>
      </w:del>
      <w:ins w:id="3347" w:author="Антон Хабиров" w:date="2021-01-20T01:41:00Z">
        <w:r w:rsidRPr="001144EF">
          <w:rPr>
            <w:rFonts w:ascii="Times New Roman" w:hAnsi="Times New Roman" w:cs="Times New Roman"/>
            <w:sz w:val="28"/>
            <w:szCs w:val="28"/>
          </w:rPr>
          <w:t>Организации отдыха детей и их оздоровления,</w:t>
        </w:r>
      </w:ins>
    </w:p>
    <w:p w:rsidR="00303495" w:rsidRPr="001144EF" w:rsidRDefault="00303495" w:rsidP="00303495">
      <w:pPr>
        <w:pStyle w:val="ConsPlusTitle"/>
        <w:jc w:val="center"/>
        <w:rPr>
          <w:ins w:id="3348" w:author="Антон Хабиров" w:date="2021-01-20T01:41:00Z"/>
          <w:rFonts w:ascii="Times New Roman" w:hAnsi="Times New Roman" w:cs="Times New Roman"/>
          <w:sz w:val="28"/>
          <w:szCs w:val="28"/>
        </w:rPr>
      </w:pPr>
      <w:ins w:id="3349" w:author="Антон Хабиров" w:date="2021-01-20T01:41:00Z">
        <w:r w:rsidRPr="001144EF">
          <w:rPr>
            <w:rFonts w:ascii="Times New Roman" w:hAnsi="Times New Roman" w:cs="Times New Roman"/>
            <w:sz w:val="28"/>
            <w:szCs w:val="28"/>
          </w:rPr>
          <w:t>где размещение детей осуществляется в палатках и иных</w:t>
        </w:r>
      </w:ins>
    </w:p>
    <w:p w:rsidR="00303495" w:rsidRPr="001144EF" w:rsidRDefault="00303495" w:rsidP="00303495">
      <w:pPr>
        <w:pStyle w:val="ConsPlusTitle"/>
        <w:jc w:val="center"/>
        <w:rPr>
          <w:ins w:id="3350" w:author="Антон Хабиров" w:date="2021-01-20T01:41:00Z"/>
          <w:rFonts w:ascii="Times New Roman" w:hAnsi="Times New Roman" w:cs="Times New Roman"/>
          <w:sz w:val="28"/>
          <w:szCs w:val="28"/>
        </w:rPr>
      </w:pPr>
      <w:ins w:id="3351" w:author="Антон Хабиров" w:date="2021-01-20T01:41:00Z">
        <w:r w:rsidRPr="001144EF">
          <w:rPr>
            <w:rFonts w:ascii="Times New Roman" w:hAnsi="Times New Roman" w:cs="Times New Roman"/>
            <w:sz w:val="28"/>
            <w:szCs w:val="28"/>
          </w:rPr>
          <w:t xml:space="preserve">некапитальных </w:t>
        </w:r>
        <w:proofErr w:type="gramStart"/>
        <w:r w:rsidRPr="001144EF">
          <w:rPr>
            <w:rFonts w:ascii="Times New Roman" w:hAnsi="Times New Roman" w:cs="Times New Roman"/>
            <w:sz w:val="28"/>
            <w:szCs w:val="28"/>
          </w:rPr>
          <w:t>строениях</w:t>
        </w:r>
        <w:proofErr w:type="gramEnd"/>
        <w:r w:rsidRPr="001144EF">
          <w:rPr>
            <w:rFonts w:ascii="Times New Roman" w:hAnsi="Times New Roman" w:cs="Times New Roman"/>
            <w:sz w:val="28"/>
            <w:szCs w:val="28"/>
          </w:rPr>
          <w:t>, предназначенных</w:t>
        </w:r>
      </w:ins>
    </w:p>
    <w:p w:rsidR="00303495" w:rsidRPr="001144EF" w:rsidRDefault="00303495" w:rsidP="00303495">
      <w:pPr>
        <w:pStyle w:val="ConsPlusNormal"/>
        <w:jc w:val="center"/>
        <w:rPr>
          <w:del w:id="3352" w:author="Антон Хабиров" w:date="2021-01-20T01:41:00Z"/>
          <w:sz w:val="28"/>
          <w:szCs w:val="28"/>
        </w:rPr>
      </w:pPr>
      <w:moveToRangeStart w:id="3353" w:author="Антон Хабиров" w:date="2021-01-20T01:41:00Z" w:name="move61999337"/>
      <w:moveTo w:id="3354" w:author="Антон Хабиров" w:date="2021-01-20T01:41:00Z">
        <w:r w:rsidRPr="001144EF">
          <w:rPr>
            <w:sz w:val="28"/>
            <w:szCs w:val="28"/>
          </w:rPr>
          <w:t>для проживания детей</w:t>
        </w:r>
      </w:moveTo>
      <w:moveToRangeEnd w:id="3353"/>
      <w:del w:id="3355" w:author="Антон Хабиров" w:date="2021-01-20T01:41:00Z">
        <w:r w:rsidRPr="001144EF">
          <w:rPr>
            <w:sz w:val="28"/>
            <w:szCs w:val="28"/>
          </w:rPr>
          <w:delText>(введен Постановлением Правительства РФ от 23.04.2020 № 569)</w:delText>
        </w:r>
      </w:del>
    </w:p>
    <w:p w:rsidR="00303495" w:rsidRPr="001144EF" w:rsidRDefault="00303495" w:rsidP="00303495">
      <w:pPr>
        <w:pStyle w:val="ConsPlusNormal"/>
        <w:jc w:val="center"/>
        <w:rPr>
          <w:del w:id="3356" w:author="Антон Хабиров" w:date="2021-01-20T01:41:00Z"/>
          <w:sz w:val="28"/>
          <w:szCs w:val="28"/>
        </w:rPr>
      </w:pPr>
    </w:p>
    <w:p w:rsidR="00303495" w:rsidRPr="001144EF" w:rsidRDefault="00303495" w:rsidP="00303495">
      <w:pPr>
        <w:pStyle w:val="ConsPlusTitle"/>
        <w:jc w:val="center"/>
        <w:rPr>
          <w:ins w:id="3357" w:author="Антон Хабиров" w:date="2021-01-20T01:41:00Z"/>
          <w:rFonts w:ascii="Times New Roman" w:hAnsi="Times New Roman" w:cs="Times New Roman"/>
          <w:sz w:val="28"/>
          <w:szCs w:val="28"/>
        </w:rPr>
      </w:pPr>
      <w:del w:id="3358" w:author="Антон Хабиров" w:date="2021-01-20T01:41:00Z">
        <w:r w:rsidRPr="001144EF">
          <w:rPr>
            <w:rFonts w:ascii="Times New Roman" w:hAnsi="Times New Roman" w:cs="Times New Roman"/>
            <w:sz w:val="28"/>
            <w:szCs w:val="28"/>
          </w:rPr>
          <w:delText>504</w:delText>
        </w:r>
      </w:del>
    </w:p>
    <w:p w:rsidR="00303495" w:rsidRPr="001144EF" w:rsidRDefault="00303495" w:rsidP="00303495">
      <w:pPr>
        <w:pStyle w:val="ConsPlusNormal"/>
        <w:jc w:val="both"/>
        <w:rPr>
          <w:ins w:id="3359" w:author="Антон Хабиров" w:date="2021-01-20T01:41:00Z"/>
          <w:sz w:val="28"/>
          <w:szCs w:val="28"/>
        </w:rPr>
      </w:pPr>
    </w:p>
    <w:p w:rsidR="00303495" w:rsidRPr="001144EF" w:rsidRDefault="00303495" w:rsidP="00303495">
      <w:pPr>
        <w:pStyle w:val="ConsPlusNormal"/>
        <w:ind w:firstLine="540"/>
        <w:jc w:val="both"/>
        <w:rPr>
          <w:sz w:val="28"/>
          <w:szCs w:val="28"/>
        </w:rPr>
      </w:pPr>
      <w:ins w:id="3360" w:author="Антон Хабиров" w:date="2021-01-20T01:41:00Z">
        <w:r w:rsidRPr="001144EF">
          <w:rPr>
            <w:sz w:val="28"/>
            <w:szCs w:val="28"/>
          </w:rPr>
          <w:t>429</w:t>
        </w:r>
      </w:ins>
      <w:r w:rsidRPr="001144EF">
        <w:rPr>
          <w:sz w:val="28"/>
          <w:szCs w:val="28"/>
        </w:rPr>
        <w:t>. Требования настоящего раздела распространяются на организации отдыха детей и их оздоровления</w:t>
      </w:r>
      <w:del w:id="3361" w:author="Антон Хабиров" w:date="2021-01-20T01:41:00Z">
        <w:r w:rsidRPr="001144EF">
          <w:rPr>
            <w:sz w:val="28"/>
            <w:szCs w:val="28"/>
          </w:rPr>
          <w:delText xml:space="preserve"> - детские лагеря палаточного типа, </w:delText>
        </w:r>
      </w:del>
      <w:ins w:id="3362" w:author="Антон Хабиров" w:date="2021-01-20T01:41:00Z">
        <w:r w:rsidRPr="001144EF">
          <w:rPr>
            <w:sz w:val="28"/>
            <w:szCs w:val="28"/>
          </w:rPr>
          <w:t xml:space="preserve">, </w:t>
        </w:r>
      </w:ins>
      <w:r w:rsidRPr="001144EF">
        <w:rPr>
          <w:sz w:val="28"/>
          <w:szCs w:val="28"/>
        </w:rPr>
        <w:t>где размещение детей осуществляется в палатках и иных некапитальных строениях</w:t>
      </w:r>
      <w:ins w:id="3363" w:author="Антон Хабиров" w:date="2021-01-20T01:41:00Z">
        <w:r w:rsidRPr="001144EF">
          <w:rPr>
            <w:sz w:val="28"/>
            <w:szCs w:val="28"/>
          </w:rPr>
          <w:t>, предназначенных для проживания детей</w:t>
        </w:r>
      </w:ins>
      <w:r w:rsidRPr="001144EF">
        <w:rPr>
          <w:sz w:val="28"/>
          <w:szCs w:val="28"/>
        </w:rPr>
        <w:t xml:space="preserve"> (далее </w:t>
      </w:r>
      <w:del w:id="3364" w:author="Антон Хабиров" w:date="2021-01-20T01:41:00Z">
        <w:r w:rsidRPr="001144EF">
          <w:rPr>
            <w:sz w:val="28"/>
            <w:szCs w:val="28"/>
          </w:rPr>
          <w:delText xml:space="preserve">- </w:delText>
        </w:r>
      </w:del>
      <w:ins w:id="3365" w:author="Антон Хабиров" w:date="2021-01-20T01:41:00Z">
        <w:r w:rsidRPr="001144EF">
          <w:rPr>
            <w:sz w:val="28"/>
            <w:szCs w:val="28"/>
          </w:rPr>
          <w:t xml:space="preserve">соответственно - детские лагеря палаточного типа, </w:t>
        </w:r>
      </w:ins>
      <w:r w:rsidRPr="001144EF">
        <w:rPr>
          <w:sz w:val="28"/>
          <w:szCs w:val="28"/>
        </w:rPr>
        <w:t>палатки).</w:t>
      </w:r>
    </w:p>
    <w:p w:rsidR="00303495" w:rsidRPr="001144EF" w:rsidRDefault="00303495" w:rsidP="00303495">
      <w:pPr>
        <w:pStyle w:val="ConsPlusNormal"/>
        <w:spacing w:before="240"/>
        <w:ind w:firstLine="540"/>
        <w:jc w:val="both"/>
        <w:rPr>
          <w:sz w:val="28"/>
          <w:szCs w:val="28"/>
        </w:rPr>
      </w:pPr>
      <w:del w:id="3366" w:author="Антон Хабиров" w:date="2021-01-20T01:41:00Z">
        <w:r w:rsidRPr="001144EF">
          <w:rPr>
            <w:sz w:val="28"/>
            <w:szCs w:val="28"/>
          </w:rPr>
          <w:delText>505</w:delText>
        </w:r>
      </w:del>
      <w:ins w:id="3367" w:author="Антон Хабиров" w:date="2021-01-20T01:41:00Z">
        <w:r w:rsidRPr="001144EF">
          <w:rPr>
            <w:sz w:val="28"/>
            <w:szCs w:val="28"/>
          </w:rPr>
          <w:t>430</w:t>
        </w:r>
      </w:ins>
      <w:r w:rsidRPr="001144EF">
        <w:rPr>
          <w:sz w:val="28"/>
          <w:szCs w:val="28"/>
        </w:rPr>
        <w:t>. Территория детского лагеря палаточного типа должна быть очищена от сухой травянистой растительности, пожнивных остатков, валежника, порубочных остатков, мусора и других горючих материалов, а также освещена в ночное время.</w:t>
      </w:r>
    </w:p>
    <w:p w:rsidR="00303495" w:rsidRPr="001144EF" w:rsidRDefault="00303495" w:rsidP="00303495">
      <w:pPr>
        <w:pStyle w:val="ConsPlusNormal"/>
        <w:spacing w:before="240"/>
        <w:ind w:firstLine="540"/>
        <w:jc w:val="both"/>
        <w:rPr>
          <w:sz w:val="28"/>
          <w:szCs w:val="28"/>
        </w:rPr>
      </w:pPr>
      <w:del w:id="3368" w:author="Антон Хабиров" w:date="2021-01-20T01:41:00Z">
        <w:r w:rsidRPr="001144EF">
          <w:rPr>
            <w:sz w:val="28"/>
            <w:szCs w:val="28"/>
          </w:rPr>
          <w:delText>506</w:delText>
        </w:r>
      </w:del>
      <w:ins w:id="3369" w:author="Антон Хабиров" w:date="2021-01-20T01:41:00Z">
        <w:r w:rsidRPr="001144EF">
          <w:rPr>
            <w:sz w:val="28"/>
            <w:szCs w:val="28"/>
          </w:rPr>
          <w:t>431</w:t>
        </w:r>
      </w:ins>
      <w:r w:rsidRPr="001144EF">
        <w:rPr>
          <w:sz w:val="28"/>
          <w:szCs w:val="28"/>
        </w:rPr>
        <w:t>. Палатки</w:t>
      </w:r>
      <w:del w:id="3370" w:author="Антон Хабиров" w:date="2021-01-20T01:41:00Z">
        <w:r w:rsidRPr="001144EF">
          <w:rPr>
            <w:sz w:val="28"/>
            <w:szCs w:val="28"/>
          </w:rPr>
          <w:delText xml:space="preserve">, предназначенные </w:delText>
        </w:r>
      </w:del>
      <w:moveFromRangeStart w:id="3371" w:author="Антон Хабиров" w:date="2021-01-20T01:41:00Z" w:name="move61999337"/>
      <w:moveFrom w:id="3372" w:author="Антон Хабиров" w:date="2021-01-20T01:41:00Z">
        <w:r w:rsidRPr="001144EF">
          <w:rPr>
            <w:sz w:val="28"/>
            <w:szCs w:val="28"/>
          </w:rPr>
          <w:t>для проживания детей</w:t>
        </w:r>
      </w:moveFrom>
      <w:moveFromRangeEnd w:id="3371"/>
      <w:del w:id="3373" w:author="Антон Хабиров" w:date="2021-01-20T01:41:00Z">
        <w:r w:rsidRPr="001144EF">
          <w:rPr>
            <w:sz w:val="28"/>
            <w:szCs w:val="28"/>
          </w:rPr>
          <w:delText>,</w:delText>
        </w:r>
      </w:del>
      <w:r w:rsidRPr="001144EF">
        <w:rPr>
          <w:sz w:val="28"/>
          <w:szCs w:val="28"/>
        </w:rPr>
        <w:t xml:space="preserve"> при размещении на территории детского лагеря палаточного типа необходимо устанавливать группами (общее количество проживающих в группе палаток не должно превышать 45 человек). Расстояние между группами палаток, а также от них до зданий и сооружений должно быть не менее 15 метров.</w:t>
      </w:r>
    </w:p>
    <w:p w:rsidR="00303495" w:rsidRPr="001144EF" w:rsidRDefault="00303495" w:rsidP="00303495">
      <w:pPr>
        <w:pStyle w:val="ConsPlusNormal"/>
        <w:spacing w:before="240"/>
        <w:ind w:firstLine="540"/>
        <w:jc w:val="both"/>
        <w:rPr>
          <w:sz w:val="28"/>
          <w:szCs w:val="28"/>
        </w:rPr>
      </w:pPr>
      <w:del w:id="3374" w:author="Антон Хабиров" w:date="2021-01-20T01:41:00Z">
        <w:r w:rsidRPr="001144EF">
          <w:rPr>
            <w:sz w:val="28"/>
            <w:szCs w:val="28"/>
          </w:rPr>
          <w:delText>507</w:delText>
        </w:r>
      </w:del>
      <w:ins w:id="3375" w:author="Антон Хабиров" w:date="2021-01-20T01:41:00Z">
        <w:r w:rsidRPr="001144EF">
          <w:rPr>
            <w:sz w:val="28"/>
            <w:szCs w:val="28"/>
          </w:rPr>
          <w:t>432</w:t>
        </w:r>
      </w:ins>
      <w:r w:rsidRPr="001144EF">
        <w:rPr>
          <w:sz w:val="28"/>
          <w:szCs w:val="28"/>
        </w:rPr>
        <w:t>. В палатках</w:t>
      </w:r>
      <w:del w:id="3376" w:author="Антон Хабиров" w:date="2021-01-20T01:41:00Z">
        <w:r w:rsidRPr="001144EF">
          <w:rPr>
            <w:sz w:val="28"/>
            <w:szCs w:val="28"/>
          </w:rPr>
          <w:delText>, предназначенных для проживания детей,</w:delText>
        </w:r>
      </w:del>
      <w:r w:rsidRPr="001144EF">
        <w:rPr>
          <w:sz w:val="28"/>
          <w:szCs w:val="28"/>
        </w:rPr>
        <w:t xml:space="preserve"> запрещается пользоваться открытым огнем, хранить легковоспламеняющиеся и горючие жидкости, а также пиротехническую продукцию.</w:t>
      </w:r>
    </w:p>
    <w:p w:rsidR="00303495" w:rsidRPr="001144EF" w:rsidRDefault="00303495" w:rsidP="00303495">
      <w:pPr>
        <w:pStyle w:val="ConsPlusNormal"/>
        <w:spacing w:before="240"/>
        <w:ind w:firstLine="540"/>
        <w:jc w:val="both"/>
        <w:rPr>
          <w:sz w:val="28"/>
          <w:szCs w:val="28"/>
        </w:rPr>
      </w:pPr>
      <w:del w:id="3377" w:author="Антон Хабиров" w:date="2021-01-20T01:41:00Z">
        <w:r w:rsidRPr="001144EF">
          <w:rPr>
            <w:sz w:val="28"/>
            <w:szCs w:val="28"/>
          </w:rPr>
          <w:delText>508</w:delText>
        </w:r>
      </w:del>
      <w:ins w:id="3378" w:author="Антон Хабиров" w:date="2021-01-20T01:41:00Z">
        <w:r w:rsidRPr="001144EF">
          <w:rPr>
            <w:sz w:val="28"/>
            <w:szCs w:val="28"/>
          </w:rPr>
          <w:t>433</w:t>
        </w:r>
      </w:ins>
      <w:r w:rsidRPr="001144EF">
        <w:rPr>
          <w:sz w:val="28"/>
          <w:szCs w:val="28"/>
        </w:rPr>
        <w:t>. Места применения на территории детского лагеря палаточного типа открытого огня, а также места хранения легковоспламеняющихся и горючих жидкостей должны определяться инструкцией о мерах пожарной безопасности, утверждаемой руководителем детского лагеря палаточного типа.</w:t>
      </w:r>
    </w:p>
    <w:p w:rsidR="00303495" w:rsidRPr="001144EF" w:rsidRDefault="00303495" w:rsidP="00303495">
      <w:pPr>
        <w:pStyle w:val="ConsPlusNormal"/>
        <w:spacing w:before="240"/>
        <w:ind w:firstLine="540"/>
        <w:jc w:val="both"/>
        <w:rPr>
          <w:sz w:val="28"/>
          <w:szCs w:val="28"/>
        </w:rPr>
      </w:pPr>
      <w:del w:id="3379" w:author="Антон Хабиров" w:date="2021-01-20T01:41:00Z">
        <w:r w:rsidRPr="001144EF">
          <w:rPr>
            <w:sz w:val="28"/>
            <w:szCs w:val="28"/>
          </w:rPr>
          <w:delText>509</w:delText>
        </w:r>
      </w:del>
      <w:ins w:id="3380" w:author="Антон Хабиров" w:date="2021-01-20T01:41:00Z">
        <w:r w:rsidRPr="001144EF">
          <w:rPr>
            <w:sz w:val="28"/>
            <w:szCs w:val="28"/>
          </w:rPr>
          <w:t>434</w:t>
        </w:r>
      </w:ins>
      <w:r w:rsidRPr="001144EF">
        <w:rPr>
          <w:sz w:val="28"/>
          <w:szCs w:val="28"/>
        </w:rPr>
        <w:t>. В палатках</w:t>
      </w:r>
      <w:del w:id="3381" w:author="Антон Хабиров" w:date="2021-01-20T01:41:00Z">
        <w:r w:rsidRPr="001144EF">
          <w:rPr>
            <w:sz w:val="28"/>
            <w:szCs w:val="28"/>
          </w:rPr>
          <w:delText>, предназначенных для проживания детей,</w:delText>
        </w:r>
      </w:del>
      <w:r w:rsidRPr="001144EF">
        <w:rPr>
          <w:sz w:val="28"/>
          <w:szCs w:val="28"/>
        </w:rPr>
        <w:t xml:space="preserve"> запрещается прокладка электрических сетей, в том числе по внешней поверхности палатки, а также над палатками.</w:t>
      </w:r>
    </w:p>
    <w:p w:rsidR="00303495" w:rsidRPr="001144EF" w:rsidRDefault="00303495" w:rsidP="00303495">
      <w:pPr>
        <w:pStyle w:val="ConsPlusNormal"/>
        <w:spacing w:before="240"/>
        <w:ind w:firstLine="540"/>
        <w:jc w:val="both"/>
        <w:rPr>
          <w:sz w:val="28"/>
          <w:szCs w:val="28"/>
        </w:rPr>
      </w:pPr>
      <w:del w:id="3382" w:author="Антон Хабиров" w:date="2021-01-20T01:41:00Z">
        <w:r w:rsidRPr="001144EF">
          <w:rPr>
            <w:sz w:val="28"/>
            <w:szCs w:val="28"/>
          </w:rPr>
          <w:delText>510</w:delText>
        </w:r>
      </w:del>
      <w:ins w:id="3383" w:author="Антон Хабиров" w:date="2021-01-20T01:41:00Z">
        <w:r w:rsidRPr="001144EF">
          <w:rPr>
            <w:sz w:val="28"/>
            <w:szCs w:val="28"/>
          </w:rPr>
          <w:t>435</w:t>
        </w:r>
      </w:ins>
      <w:r w:rsidRPr="001144EF">
        <w:rPr>
          <w:sz w:val="28"/>
          <w:szCs w:val="28"/>
        </w:rPr>
        <w:t xml:space="preserve">. Палатки, </w:t>
      </w:r>
      <w:del w:id="3384" w:author="Антон Хабиров" w:date="2021-01-20T01:41:00Z">
        <w:r w:rsidRPr="001144EF">
          <w:rPr>
            <w:sz w:val="28"/>
            <w:szCs w:val="28"/>
          </w:rPr>
          <w:delText xml:space="preserve">предназначенные для проживания </w:delText>
        </w:r>
      </w:del>
      <w:ins w:id="3385" w:author="Антон Хабиров" w:date="2021-01-20T01:41:00Z">
        <w:r w:rsidRPr="001144EF">
          <w:rPr>
            <w:sz w:val="28"/>
            <w:szCs w:val="28"/>
          </w:rPr>
          <w:t xml:space="preserve">в которых размещаются </w:t>
        </w:r>
      </w:ins>
      <w:r w:rsidRPr="001144EF">
        <w:rPr>
          <w:sz w:val="28"/>
          <w:szCs w:val="28"/>
        </w:rPr>
        <w:t xml:space="preserve">более 10 детей, оснащаются автономными дымовыми пожарными </w:t>
      </w:r>
      <w:proofErr w:type="spellStart"/>
      <w:r w:rsidRPr="001144EF">
        <w:rPr>
          <w:sz w:val="28"/>
          <w:szCs w:val="28"/>
        </w:rPr>
        <w:t>извещателями</w:t>
      </w:r>
      <w:proofErr w:type="spellEnd"/>
      <w:r w:rsidRPr="001144EF">
        <w:rPr>
          <w:sz w:val="28"/>
          <w:szCs w:val="28"/>
        </w:rPr>
        <w:t>.</w:t>
      </w:r>
    </w:p>
    <w:p w:rsidR="00303495" w:rsidRPr="001144EF" w:rsidRDefault="00303495" w:rsidP="00303495">
      <w:pPr>
        <w:pStyle w:val="ConsPlusNormal"/>
        <w:spacing w:before="240"/>
        <w:ind w:firstLine="540"/>
        <w:jc w:val="both"/>
        <w:rPr>
          <w:sz w:val="28"/>
          <w:szCs w:val="28"/>
        </w:rPr>
      </w:pPr>
      <w:del w:id="3386" w:author="Антон Хабиров" w:date="2021-01-20T01:41:00Z">
        <w:r w:rsidRPr="001144EF">
          <w:rPr>
            <w:sz w:val="28"/>
            <w:szCs w:val="28"/>
          </w:rPr>
          <w:delText>511. В каждой группе</w:delText>
        </w:r>
      </w:del>
      <w:ins w:id="3387" w:author="Антон Хабиров" w:date="2021-01-20T01:41:00Z">
        <w:r w:rsidRPr="001144EF">
          <w:rPr>
            <w:sz w:val="28"/>
            <w:szCs w:val="28"/>
          </w:rPr>
          <w:t>436. Каждая группа</w:t>
        </w:r>
      </w:ins>
      <w:r w:rsidRPr="001144EF">
        <w:rPr>
          <w:sz w:val="28"/>
          <w:szCs w:val="28"/>
        </w:rPr>
        <w:t xml:space="preserve"> палаток </w:t>
      </w:r>
      <w:del w:id="3388" w:author="Антон Хабиров" w:date="2021-01-20T01:41:00Z">
        <w:r w:rsidRPr="001144EF">
          <w:rPr>
            <w:sz w:val="28"/>
            <w:szCs w:val="28"/>
          </w:rPr>
          <w:delText xml:space="preserve">размещаются первичные </w:delText>
        </w:r>
        <w:r w:rsidRPr="001144EF">
          <w:rPr>
            <w:sz w:val="28"/>
            <w:szCs w:val="28"/>
          </w:rPr>
          <w:lastRenderedPageBreak/>
          <w:delText>средства</w:delText>
        </w:r>
      </w:del>
      <w:ins w:id="3389" w:author="Антон Хабиров" w:date="2021-01-20T01:41:00Z">
        <w:r w:rsidRPr="001144EF">
          <w:rPr>
            <w:sz w:val="28"/>
            <w:szCs w:val="28"/>
          </w:rPr>
          <w:t>должна быть обеспечена первичными средствами</w:t>
        </w:r>
      </w:ins>
      <w:r w:rsidRPr="001144EF">
        <w:rPr>
          <w:sz w:val="28"/>
          <w:szCs w:val="28"/>
        </w:rPr>
        <w:t xml:space="preserve"> пожаротушения из расчета не менее </w:t>
      </w:r>
      <w:del w:id="3390" w:author="Антон Хабиров" w:date="2021-01-20T01:41:00Z">
        <w:r w:rsidRPr="001144EF">
          <w:rPr>
            <w:sz w:val="28"/>
            <w:szCs w:val="28"/>
          </w:rPr>
          <w:delText>2</w:delText>
        </w:r>
      </w:del>
      <w:ins w:id="3391" w:author="Антон Хабиров" w:date="2021-01-20T01:41:00Z">
        <w:r w:rsidRPr="001144EF">
          <w:rPr>
            <w:sz w:val="28"/>
            <w:szCs w:val="28"/>
          </w:rPr>
          <w:t>4</w:t>
        </w:r>
      </w:ins>
      <w:r w:rsidRPr="001144EF">
        <w:rPr>
          <w:sz w:val="28"/>
          <w:szCs w:val="28"/>
        </w:rPr>
        <w:t xml:space="preserve"> огнетушителей с </w:t>
      </w:r>
      <w:del w:id="3392" w:author="Антон Хабиров" w:date="2021-01-20T01:41:00Z">
        <w:r w:rsidRPr="001144EF">
          <w:rPr>
            <w:sz w:val="28"/>
            <w:szCs w:val="28"/>
          </w:rPr>
          <w:delText xml:space="preserve">минимальным </w:delText>
        </w:r>
      </w:del>
      <w:r w:rsidRPr="001144EF">
        <w:rPr>
          <w:sz w:val="28"/>
          <w:szCs w:val="28"/>
        </w:rPr>
        <w:t xml:space="preserve">рангом тушения модельного очага </w:t>
      </w:r>
      <w:del w:id="3393" w:author="Антон Хабиров" w:date="2021-01-20T01:41:00Z">
        <w:r w:rsidRPr="001144EF">
          <w:rPr>
            <w:sz w:val="28"/>
            <w:szCs w:val="28"/>
          </w:rPr>
          <w:delText>пожара 4А</w:delText>
        </w:r>
      </w:del>
      <w:ins w:id="3394" w:author="Антон Хабиров" w:date="2021-01-20T01:41:00Z">
        <w:r w:rsidRPr="001144EF">
          <w:rPr>
            <w:sz w:val="28"/>
            <w:szCs w:val="28"/>
          </w:rPr>
          <w:t>не ниже 2A</w:t>
        </w:r>
      </w:ins>
      <w:r w:rsidRPr="001144EF">
        <w:rPr>
          <w:sz w:val="28"/>
          <w:szCs w:val="28"/>
        </w:rPr>
        <w:t>.</w:t>
      </w:r>
    </w:p>
    <w:p w:rsidR="00303495" w:rsidRPr="001144EF" w:rsidRDefault="00303495" w:rsidP="00303495">
      <w:pPr>
        <w:pStyle w:val="ConsPlusNormal"/>
        <w:spacing w:before="240"/>
        <w:ind w:firstLine="540"/>
        <w:jc w:val="both"/>
        <w:rPr>
          <w:ins w:id="3395" w:author="Антон Хабиров" w:date="2021-01-20T01:41:00Z"/>
          <w:sz w:val="28"/>
          <w:szCs w:val="28"/>
        </w:rPr>
      </w:pPr>
      <w:del w:id="3396" w:author="Антон Хабиров" w:date="2021-01-20T01:41:00Z">
        <w:r w:rsidRPr="001144EF">
          <w:rPr>
            <w:sz w:val="28"/>
            <w:szCs w:val="28"/>
          </w:rPr>
          <w:delText>512</w:delText>
        </w:r>
      </w:del>
      <w:ins w:id="3397" w:author="Антон Хабиров" w:date="2021-01-20T01:41:00Z">
        <w:r w:rsidRPr="001144EF">
          <w:rPr>
            <w:sz w:val="28"/>
            <w:szCs w:val="28"/>
          </w:rPr>
          <w:t>Первичные средства пожаротушения размещаются на противоположных сторонах группы палаток.</w:t>
        </w:r>
      </w:ins>
    </w:p>
    <w:p w:rsidR="00303495" w:rsidRPr="001144EF" w:rsidRDefault="00303495" w:rsidP="00303495">
      <w:pPr>
        <w:pStyle w:val="ConsPlusNormal"/>
        <w:spacing w:before="240"/>
        <w:ind w:firstLine="540"/>
        <w:jc w:val="both"/>
        <w:rPr>
          <w:sz w:val="28"/>
          <w:szCs w:val="28"/>
        </w:rPr>
      </w:pPr>
      <w:ins w:id="3398" w:author="Антон Хабиров" w:date="2021-01-20T01:41:00Z">
        <w:r w:rsidRPr="001144EF">
          <w:rPr>
            <w:sz w:val="28"/>
            <w:szCs w:val="28"/>
          </w:rPr>
          <w:t>437</w:t>
        </w:r>
      </w:ins>
      <w:r w:rsidRPr="001144EF">
        <w:rPr>
          <w:sz w:val="28"/>
          <w:szCs w:val="28"/>
        </w:rPr>
        <w:t>. Не допускается группирование более 2 кроватей. Расстояние между кроватями (группами кроватей) должно быть не менее 0,7 метра.</w:t>
      </w:r>
    </w:p>
    <w:p w:rsidR="00303495" w:rsidRPr="001144EF" w:rsidRDefault="00303495" w:rsidP="00303495">
      <w:pPr>
        <w:pStyle w:val="ConsPlusNormal"/>
        <w:spacing w:before="240"/>
        <w:ind w:firstLine="540"/>
        <w:jc w:val="both"/>
        <w:rPr>
          <w:sz w:val="28"/>
          <w:szCs w:val="28"/>
        </w:rPr>
      </w:pPr>
      <w:del w:id="3399" w:author="Антон Хабиров" w:date="2021-01-20T01:41:00Z">
        <w:r w:rsidRPr="001144EF">
          <w:rPr>
            <w:sz w:val="28"/>
            <w:szCs w:val="28"/>
          </w:rPr>
          <w:delText>513</w:delText>
        </w:r>
      </w:del>
      <w:ins w:id="3400" w:author="Антон Хабиров" w:date="2021-01-20T01:41:00Z">
        <w:r w:rsidRPr="001144EF">
          <w:rPr>
            <w:sz w:val="28"/>
            <w:szCs w:val="28"/>
          </w:rPr>
          <w:t>438</w:t>
        </w:r>
      </w:ins>
      <w:r w:rsidRPr="001144EF">
        <w:rPr>
          <w:sz w:val="28"/>
          <w:szCs w:val="28"/>
        </w:rPr>
        <w:t xml:space="preserve">. Детский лагерь палаточного типа оснащается устройствами (громкоговорителями или </w:t>
      </w:r>
      <w:proofErr w:type="spellStart"/>
      <w:r w:rsidRPr="001144EF">
        <w:rPr>
          <w:sz w:val="28"/>
          <w:szCs w:val="28"/>
        </w:rPr>
        <w:t>звукоусилительной</w:t>
      </w:r>
      <w:proofErr w:type="spellEnd"/>
      <w:r w:rsidRPr="001144EF">
        <w:rPr>
          <w:sz w:val="28"/>
          <w:szCs w:val="28"/>
        </w:rPr>
        <w:t xml:space="preserve"> аппаратурой), обеспечивающими подачу звукового (речевого) сигнала оповещения людей о пожаре.</w:t>
      </w:r>
    </w:p>
    <w:p w:rsidR="00303495" w:rsidRPr="001144EF" w:rsidRDefault="00303495" w:rsidP="00303495">
      <w:pPr>
        <w:pStyle w:val="ConsPlusNormal"/>
        <w:spacing w:before="240"/>
        <w:ind w:firstLine="540"/>
        <w:jc w:val="both"/>
        <w:rPr>
          <w:sz w:val="28"/>
          <w:szCs w:val="28"/>
        </w:rPr>
      </w:pPr>
      <w:del w:id="3401" w:author="Антон Хабиров" w:date="2021-01-20T01:41:00Z">
        <w:r w:rsidRPr="001144EF">
          <w:rPr>
            <w:sz w:val="28"/>
            <w:szCs w:val="28"/>
          </w:rPr>
          <w:delText>514</w:delText>
        </w:r>
      </w:del>
      <w:ins w:id="3402" w:author="Антон Хабиров" w:date="2021-01-20T01:41:00Z">
        <w:r w:rsidRPr="001144EF">
          <w:rPr>
            <w:sz w:val="28"/>
            <w:szCs w:val="28"/>
          </w:rPr>
          <w:t>439</w:t>
        </w:r>
      </w:ins>
      <w:r w:rsidRPr="001144EF">
        <w:rPr>
          <w:sz w:val="28"/>
          <w:szCs w:val="28"/>
        </w:rPr>
        <w:t xml:space="preserve">. На территории детского лагеря палаточного типа устанавливается информационный стенд, на котором размещается информация о </w:t>
      </w:r>
      <w:del w:id="3403" w:author="Антон Хабиров" w:date="2021-01-20T01:41:00Z">
        <w:r w:rsidRPr="001144EF">
          <w:rPr>
            <w:sz w:val="28"/>
            <w:szCs w:val="28"/>
          </w:rPr>
          <w:delText>соблюдении</w:delText>
        </w:r>
      </w:del>
      <w:ins w:id="3404" w:author="Антон Хабиров" w:date="2021-01-20T01:41:00Z">
        <w:r w:rsidRPr="001144EF">
          <w:rPr>
            <w:sz w:val="28"/>
            <w:szCs w:val="28"/>
          </w:rPr>
          <w:t>необходимости соблюдения</w:t>
        </w:r>
      </w:ins>
      <w:r w:rsidRPr="001144EF">
        <w:rPr>
          <w:sz w:val="28"/>
          <w:szCs w:val="28"/>
        </w:rPr>
        <w:t xml:space="preserve"> настоящих Правил.</w:t>
      </w:r>
    </w:p>
    <w:p w:rsidR="00303495" w:rsidRPr="001144EF" w:rsidRDefault="00303495" w:rsidP="00303495">
      <w:pPr>
        <w:pStyle w:val="ConsPlusNormal"/>
        <w:spacing w:before="240"/>
        <w:ind w:firstLine="540"/>
        <w:jc w:val="both"/>
        <w:rPr>
          <w:sz w:val="28"/>
          <w:szCs w:val="28"/>
        </w:rPr>
      </w:pPr>
      <w:del w:id="3405" w:author="Антон Хабиров" w:date="2021-01-20T01:41:00Z">
        <w:r w:rsidRPr="001144EF">
          <w:rPr>
            <w:sz w:val="28"/>
            <w:szCs w:val="28"/>
          </w:rPr>
          <w:delText>515</w:delText>
        </w:r>
      </w:del>
      <w:ins w:id="3406" w:author="Антон Хабиров" w:date="2021-01-20T01:41:00Z">
        <w:r w:rsidRPr="001144EF">
          <w:rPr>
            <w:sz w:val="28"/>
            <w:szCs w:val="28"/>
          </w:rPr>
          <w:t>440</w:t>
        </w:r>
      </w:ins>
      <w:r w:rsidRPr="001144EF">
        <w:rPr>
          <w:sz w:val="28"/>
          <w:szCs w:val="28"/>
        </w:rPr>
        <w:t>. Лицо, ответственное за пожарную безопасность детского лагеря палаточного типа, организует проведение противопожарного инструктажа детей в первый день их пребывания.</w:t>
      </w:r>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outlineLvl w:val="1"/>
        <w:rPr>
          <w:ins w:id="3407" w:author="Антон Хабиров" w:date="2021-01-20T01:41:00Z"/>
          <w:rFonts w:ascii="Times New Roman" w:hAnsi="Times New Roman" w:cs="Times New Roman"/>
          <w:sz w:val="28"/>
          <w:szCs w:val="28"/>
        </w:rPr>
      </w:pPr>
      <w:ins w:id="3408" w:author="Антон Хабиров" w:date="2021-01-20T01:41:00Z">
        <w:r w:rsidRPr="001144EF">
          <w:rPr>
            <w:rFonts w:ascii="Times New Roman" w:hAnsi="Times New Roman" w:cs="Times New Roman"/>
            <w:sz w:val="28"/>
            <w:szCs w:val="28"/>
          </w:rPr>
          <w:t>XXIII. Применение и реализация пиротехнических изделий</w:t>
        </w:r>
      </w:ins>
    </w:p>
    <w:p w:rsidR="00303495" w:rsidRPr="001144EF" w:rsidRDefault="00303495" w:rsidP="00303495">
      <w:pPr>
        <w:pStyle w:val="ConsPlusTitle"/>
        <w:jc w:val="center"/>
        <w:rPr>
          <w:ins w:id="3409" w:author="Антон Хабиров" w:date="2021-01-20T01:41:00Z"/>
          <w:rFonts w:ascii="Times New Roman" w:hAnsi="Times New Roman" w:cs="Times New Roman"/>
          <w:sz w:val="28"/>
          <w:szCs w:val="28"/>
        </w:rPr>
      </w:pPr>
      <w:moveToRangeStart w:id="3410" w:author="Антон Хабиров" w:date="2021-01-20T01:41:00Z" w:name="move61999328"/>
      <w:moveTo w:id="3411" w:author="Антон Хабиров" w:date="2021-01-20T01:41:00Z">
        <w:r w:rsidRPr="001144EF">
          <w:rPr>
            <w:rFonts w:ascii="Times New Roman" w:hAnsi="Times New Roman" w:cs="Times New Roman"/>
            <w:sz w:val="28"/>
            <w:szCs w:val="28"/>
          </w:rPr>
          <w:t>бытового назначения</w:t>
        </w:r>
      </w:moveTo>
      <w:moveToRangeEnd w:id="3410"/>
    </w:p>
    <w:p w:rsidR="00303495" w:rsidRPr="001144EF" w:rsidRDefault="00303495" w:rsidP="00303495">
      <w:pPr>
        <w:pStyle w:val="ConsPlusNormal"/>
        <w:jc w:val="both"/>
        <w:rPr>
          <w:ins w:id="3412" w:author="Антон Хабиров" w:date="2021-01-20T01:41:00Z"/>
          <w:sz w:val="28"/>
          <w:szCs w:val="28"/>
        </w:rPr>
      </w:pPr>
    </w:p>
    <w:p w:rsidR="00303495" w:rsidRPr="001144EF" w:rsidRDefault="00303495" w:rsidP="00303495">
      <w:pPr>
        <w:pStyle w:val="ConsPlusNormal"/>
        <w:ind w:firstLine="540"/>
        <w:jc w:val="both"/>
        <w:rPr>
          <w:ins w:id="3413" w:author="Антон Хабиров" w:date="2021-01-20T01:41:00Z"/>
          <w:sz w:val="28"/>
          <w:szCs w:val="28"/>
        </w:rPr>
      </w:pPr>
      <w:ins w:id="3414" w:author="Антон Хабиров" w:date="2021-01-20T01:41:00Z">
        <w:r w:rsidRPr="001144EF">
          <w:rPr>
            <w:sz w:val="28"/>
            <w:szCs w:val="28"/>
          </w:rPr>
          <w:t>441. При подготовке и проведении фейерверков в местах массового пребывания людей с использованием пиротехнических изделий I - III класса опасности:</w:t>
        </w:r>
      </w:ins>
    </w:p>
    <w:p w:rsidR="00303495" w:rsidRPr="001144EF" w:rsidRDefault="00303495" w:rsidP="00303495">
      <w:pPr>
        <w:pStyle w:val="ConsPlusNormal"/>
        <w:spacing w:before="240"/>
        <w:ind w:firstLine="540"/>
        <w:jc w:val="both"/>
        <w:rPr>
          <w:ins w:id="3415" w:author="Антон Хабиров" w:date="2021-01-20T01:41:00Z"/>
          <w:sz w:val="28"/>
          <w:szCs w:val="28"/>
        </w:rPr>
      </w:pPr>
      <w:ins w:id="3416" w:author="Антон Хабиров" w:date="2021-01-20T01:41:00Z">
        <w:r w:rsidRPr="001144EF">
          <w:rPr>
            <w:sz w:val="28"/>
            <w:szCs w:val="28"/>
          </w:rPr>
          <w:t>а) должны быть реализованы дополнительные инженерно-технические мероприятия, при выполнении которых возможно проведение фейерверка с учетом требований инструкции на применяемые пиротехнические изделия. Они должны включать схему местности с нанесением на ней пунктов размещения фейерверочных изделий, предусматривать безопасные расстояния до зданий, сооружений с указанием границ безопасной зоны, а также места хранения пиротехнической продукц</w:t>
        </w:r>
        <w:proofErr w:type="gramStart"/>
        <w:r w:rsidRPr="001144EF">
          <w:rPr>
            <w:sz w:val="28"/>
            <w:szCs w:val="28"/>
          </w:rPr>
          <w:t>ии и ее</w:t>
        </w:r>
        <w:proofErr w:type="gramEnd"/>
        <w:r w:rsidRPr="001144EF">
          <w:rPr>
            <w:sz w:val="28"/>
            <w:szCs w:val="28"/>
          </w:rPr>
          <w:t xml:space="preserve"> утилизации;</w:t>
        </w:r>
      </w:ins>
    </w:p>
    <w:p w:rsidR="00303495" w:rsidRPr="001144EF" w:rsidRDefault="00303495" w:rsidP="00303495">
      <w:pPr>
        <w:pStyle w:val="ConsPlusNormal"/>
        <w:spacing w:before="240"/>
        <w:ind w:firstLine="540"/>
        <w:jc w:val="both"/>
        <w:rPr>
          <w:ins w:id="3417" w:author="Антон Хабиров" w:date="2021-01-20T01:41:00Z"/>
          <w:sz w:val="28"/>
          <w:szCs w:val="28"/>
        </w:rPr>
      </w:pPr>
      <w:ins w:id="3418" w:author="Антон Хабиров" w:date="2021-01-20T01:41:00Z">
        <w:r w:rsidRPr="001144EF">
          <w:rPr>
            <w:sz w:val="28"/>
            <w:szCs w:val="28"/>
          </w:rPr>
          <w:t>б) зрители должны находиться с наветренной стороны. Безопасное расстояние от мест проведения фейерверка до зданий и зрителей определяется с учетом требований инструкции применяемых пиротехнических изделий;</w:t>
        </w:r>
      </w:ins>
    </w:p>
    <w:p w:rsidR="00303495" w:rsidRPr="001144EF" w:rsidRDefault="00303495" w:rsidP="00303495">
      <w:pPr>
        <w:pStyle w:val="ConsPlusNormal"/>
        <w:spacing w:before="240"/>
        <w:ind w:firstLine="540"/>
        <w:jc w:val="both"/>
        <w:rPr>
          <w:ins w:id="3419" w:author="Антон Хабиров" w:date="2021-01-20T01:41:00Z"/>
          <w:sz w:val="28"/>
          <w:szCs w:val="28"/>
        </w:rPr>
      </w:pPr>
      <w:ins w:id="3420" w:author="Антон Хабиров" w:date="2021-01-20T01:41:00Z">
        <w:r w:rsidRPr="001144EF">
          <w:rPr>
            <w:sz w:val="28"/>
            <w:szCs w:val="28"/>
          </w:rPr>
          <w:t>в) на площадках, с которых запускаются пиротехнические изделия, запрещается курить и разводить огонь, а также оставлять пиротехнические изделия без присмотра;</w:t>
        </w:r>
      </w:ins>
    </w:p>
    <w:p w:rsidR="00303495" w:rsidRPr="001144EF" w:rsidRDefault="00303495" w:rsidP="00303495">
      <w:pPr>
        <w:pStyle w:val="ConsPlusNormal"/>
        <w:spacing w:before="240"/>
        <w:ind w:firstLine="540"/>
        <w:jc w:val="both"/>
        <w:rPr>
          <w:ins w:id="3421" w:author="Антон Хабиров" w:date="2021-01-20T01:41:00Z"/>
          <w:sz w:val="28"/>
          <w:szCs w:val="28"/>
        </w:rPr>
      </w:pPr>
      <w:ins w:id="3422" w:author="Антон Хабиров" w:date="2021-01-20T01:41:00Z">
        <w:r w:rsidRPr="001144EF">
          <w:rPr>
            <w:sz w:val="28"/>
            <w:szCs w:val="28"/>
          </w:rPr>
          <w:t>г) безопасность при устройстве фейерверков возлагается на организацию и (или) физических лиц, проводящих фейерверк;</w:t>
        </w:r>
      </w:ins>
    </w:p>
    <w:p w:rsidR="00303495" w:rsidRPr="001144EF" w:rsidRDefault="00303495" w:rsidP="00303495">
      <w:pPr>
        <w:pStyle w:val="ConsPlusNormal"/>
        <w:spacing w:before="240"/>
        <w:ind w:firstLine="540"/>
        <w:jc w:val="both"/>
        <w:rPr>
          <w:ins w:id="3423" w:author="Антон Хабиров" w:date="2021-01-20T01:41:00Z"/>
          <w:sz w:val="28"/>
          <w:szCs w:val="28"/>
        </w:rPr>
      </w:pPr>
      <w:ins w:id="3424" w:author="Антон Хабиров" w:date="2021-01-20T01:41:00Z">
        <w:r w:rsidRPr="001144EF">
          <w:rPr>
            <w:sz w:val="28"/>
            <w:szCs w:val="28"/>
          </w:rPr>
          <w:lastRenderedPageBreak/>
          <w:t>д) после использования пиротехнических изделий территория должна быть осмотрена и очищена от отработанных, несработавших пиротехнических изделий и их опасных элементов.</w:t>
        </w:r>
      </w:ins>
    </w:p>
    <w:p w:rsidR="00303495" w:rsidRPr="001144EF" w:rsidRDefault="00303495" w:rsidP="00303495">
      <w:pPr>
        <w:pStyle w:val="ConsPlusNormal"/>
        <w:spacing w:before="240"/>
        <w:ind w:firstLine="540"/>
        <w:jc w:val="both"/>
        <w:rPr>
          <w:ins w:id="3425" w:author="Антон Хабиров" w:date="2021-01-20T01:41:00Z"/>
          <w:sz w:val="28"/>
          <w:szCs w:val="28"/>
        </w:rPr>
      </w:pPr>
      <w:ins w:id="3426" w:author="Антон Хабиров" w:date="2021-01-20T01:41:00Z">
        <w:r w:rsidRPr="001144EF">
          <w:rPr>
            <w:sz w:val="28"/>
            <w:szCs w:val="28"/>
          </w:rPr>
          <w:t>442. Применение пиротехнических изделий, за исключением хлопушек и бенгальских свечей, соответствующих I классу опасности по техническому регламенту Таможенного союза "О безопасности пиротехнических изделий", запрещается:</w:t>
        </w:r>
      </w:ins>
    </w:p>
    <w:p w:rsidR="00303495" w:rsidRPr="001144EF" w:rsidRDefault="00303495" w:rsidP="00303495">
      <w:pPr>
        <w:pStyle w:val="ConsPlusNormal"/>
        <w:spacing w:before="240"/>
        <w:ind w:firstLine="540"/>
        <w:jc w:val="both"/>
        <w:rPr>
          <w:ins w:id="3427" w:author="Антон Хабиров" w:date="2021-01-20T01:41:00Z"/>
          <w:sz w:val="28"/>
          <w:szCs w:val="28"/>
        </w:rPr>
      </w:pPr>
      <w:ins w:id="3428" w:author="Антон Хабиров" w:date="2021-01-20T01:41:00Z">
        <w:r w:rsidRPr="001144EF">
          <w:rPr>
            <w:sz w:val="28"/>
            <w:szCs w:val="28"/>
          </w:rPr>
          <w:t>а) в помещениях, зданиях и сооружениях любого функционального назначения, за исключением применения специальных сценических эффектов, профессиональных пиротехнических изделий и огневых эффектов, для которых разработан комплекс дополнительных инженерно-технических мероприятий по обеспечению пожарной безопасности;</w:t>
        </w:r>
      </w:ins>
    </w:p>
    <w:p w:rsidR="00303495" w:rsidRPr="001144EF" w:rsidRDefault="00303495" w:rsidP="00303495">
      <w:pPr>
        <w:pStyle w:val="ConsPlusNormal"/>
        <w:spacing w:before="240"/>
        <w:ind w:firstLine="540"/>
        <w:jc w:val="both"/>
        <w:rPr>
          <w:ins w:id="3429" w:author="Антон Хабиров" w:date="2021-01-20T01:41:00Z"/>
          <w:sz w:val="28"/>
          <w:szCs w:val="28"/>
        </w:rPr>
      </w:pPr>
      <w:ins w:id="3430" w:author="Антон Хабиров" w:date="2021-01-20T01:41:00Z">
        <w:r w:rsidRPr="001144EF">
          <w:rPr>
            <w:sz w:val="28"/>
            <w:szCs w:val="28"/>
          </w:rPr>
          <w:t>б) на территориях взрывоопасных и пожароопасных объектов, в полосах отчуждения железных дорог, нефтепроводов, газопроводов и линий высоковольтной электропередачи;</w:t>
        </w:r>
      </w:ins>
    </w:p>
    <w:p w:rsidR="00303495" w:rsidRPr="001144EF" w:rsidRDefault="00303495" w:rsidP="00303495">
      <w:pPr>
        <w:pStyle w:val="ConsPlusNormal"/>
        <w:spacing w:before="240"/>
        <w:ind w:firstLine="540"/>
        <w:jc w:val="both"/>
        <w:rPr>
          <w:ins w:id="3431" w:author="Антон Хабиров" w:date="2021-01-20T01:41:00Z"/>
          <w:sz w:val="28"/>
          <w:szCs w:val="28"/>
        </w:rPr>
      </w:pPr>
      <w:ins w:id="3432" w:author="Антон Хабиров" w:date="2021-01-20T01:41:00Z">
        <w:r w:rsidRPr="001144EF">
          <w:rPr>
            <w:sz w:val="28"/>
            <w:szCs w:val="28"/>
          </w:rPr>
          <w:t>в) на кровлях, покрытии, балконах, лоджиях и выступающих частях фасадов зданий (сооружений);</w:t>
        </w:r>
      </w:ins>
    </w:p>
    <w:p w:rsidR="00303495" w:rsidRPr="001144EF" w:rsidRDefault="00303495" w:rsidP="00303495">
      <w:pPr>
        <w:pStyle w:val="ConsPlusNormal"/>
        <w:spacing w:before="240"/>
        <w:ind w:firstLine="540"/>
        <w:jc w:val="both"/>
        <w:rPr>
          <w:ins w:id="3433" w:author="Антон Хабиров" w:date="2021-01-20T01:41:00Z"/>
          <w:sz w:val="28"/>
          <w:szCs w:val="28"/>
        </w:rPr>
      </w:pPr>
      <w:ins w:id="3434" w:author="Антон Хабиров" w:date="2021-01-20T01:41:00Z">
        <w:r w:rsidRPr="001144EF">
          <w:rPr>
            <w:sz w:val="28"/>
            <w:szCs w:val="28"/>
          </w:rPr>
          <w:t>г) во время проведения митингов, демонстраций, шествий и пикетирования;</w:t>
        </w:r>
      </w:ins>
    </w:p>
    <w:p w:rsidR="00303495" w:rsidRPr="001144EF" w:rsidRDefault="00303495" w:rsidP="00303495">
      <w:pPr>
        <w:pStyle w:val="ConsPlusNormal"/>
        <w:spacing w:before="240"/>
        <w:ind w:firstLine="540"/>
        <w:jc w:val="both"/>
        <w:rPr>
          <w:ins w:id="3435" w:author="Антон Хабиров" w:date="2021-01-20T01:41:00Z"/>
          <w:sz w:val="28"/>
          <w:szCs w:val="28"/>
        </w:rPr>
      </w:pPr>
      <w:ins w:id="3436" w:author="Антон Хабиров" w:date="2021-01-20T01:41:00Z">
        <w:r w:rsidRPr="001144EF">
          <w:rPr>
            <w:sz w:val="28"/>
            <w:szCs w:val="28"/>
          </w:rPr>
          <w:t>д) на территориях особо ценных объектов культурного наследия народов Российской Федерации, памятников истории и культуры, кладбищ и культовых сооружений, заповедников, заказников и национальных парков;</w:t>
        </w:r>
      </w:ins>
    </w:p>
    <w:p w:rsidR="00303495" w:rsidRPr="001144EF" w:rsidRDefault="00303495" w:rsidP="00303495">
      <w:pPr>
        <w:pStyle w:val="ConsPlusNormal"/>
        <w:spacing w:before="240"/>
        <w:ind w:firstLine="540"/>
        <w:jc w:val="both"/>
        <w:rPr>
          <w:ins w:id="3437" w:author="Антон Хабиров" w:date="2021-01-20T01:41:00Z"/>
          <w:sz w:val="28"/>
          <w:szCs w:val="28"/>
        </w:rPr>
      </w:pPr>
      <w:ins w:id="3438" w:author="Антон Хабиров" w:date="2021-01-20T01:41:00Z">
        <w:r w:rsidRPr="001144EF">
          <w:rPr>
            <w:sz w:val="28"/>
            <w:szCs w:val="28"/>
          </w:rPr>
          <w:t>е) при погодных условиях, не позволяющих обеспечить безопасность при их использовании;</w:t>
        </w:r>
      </w:ins>
    </w:p>
    <w:p w:rsidR="00303495" w:rsidRPr="001144EF" w:rsidRDefault="00303495" w:rsidP="00303495">
      <w:pPr>
        <w:pStyle w:val="ConsPlusNormal"/>
        <w:spacing w:before="240"/>
        <w:ind w:firstLine="540"/>
        <w:jc w:val="both"/>
        <w:rPr>
          <w:ins w:id="3439" w:author="Антон Хабиров" w:date="2021-01-20T01:41:00Z"/>
          <w:sz w:val="28"/>
          <w:szCs w:val="28"/>
        </w:rPr>
      </w:pPr>
      <w:ins w:id="3440" w:author="Антон Хабиров" w:date="2021-01-20T01:41:00Z">
        <w:r w:rsidRPr="001144EF">
          <w:rPr>
            <w:sz w:val="28"/>
            <w:szCs w:val="28"/>
          </w:rPr>
          <w:t>ж) лицам, не преодолевшим возрастного ограничения, установленного производителем пиротехнического изделия.</w:t>
        </w:r>
      </w:ins>
    </w:p>
    <w:p w:rsidR="00303495" w:rsidRPr="001144EF" w:rsidRDefault="00303495" w:rsidP="00303495">
      <w:pPr>
        <w:pStyle w:val="ConsPlusNormal"/>
        <w:spacing w:before="240"/>
        <w:ind w:firstLine="540"/>
        <w:jc w:val="both"/>
        <w:rPr>
          <w:ins w:id="3441" w:author="Антон Хабиров" w:date="2021-01-20T01:41:00Z"/>
          <w:sz w:val="28"/>
          <w:szCs w:val="28"/>
        </w:rPr>
      </w:pPr>
      <w:ins w:id="3442" w:author="Антон Хабиров" w:date="2021-01-20T01:41:00Z">
        <w:r w:rsidRPr="001144EF">
          <w:rPr>
            <w:sz w:val="28"/>
            <w:szCs w:val="28"/>
          </w:rPr>
          <w:t>443. При хранении пиротехнических изделий на объектах розничной торговли:</w:t>
        </w:r>
      </w:ins>
    </w:p>
    <w:p w:rsidR="00303495" w:rsidRPr="001144EF" w:rsidRDefault="00303495" w:rsidP="00303495">
      <w:pPr>
        <w:pStyle w:val="ConsPlusNormal"/>
        <w:spacing w:before="240"/>
        <w:ind w:firstLine="540"/>
        <w:jc w:val="both"/>
        <w:rPr>
          <w:ins w:id="3443" w:author="Антон Хабиров" w:date="2021-01-20T01:41:00Z"/>
          <w:sz w:val="28"/>
          <w:szCs w:val="28"/>
        </w:rPr>
      </w:pPr>
      <w:ins w:id="3444" w:author="Антон Хабиров" w:date="2021-01-20T01:41:00Z">
        <w:r w:rsidRPr="001144EF">
          <w:rPr>
            <w:sz w:val="28"/>
            <w:szCs w:val="28"/>
          </w:rPr>
          <w:t>необходимо соблюдать требования инструкции (руководства) по эксплуатации изделий;</w:t>
        </w:r>
      </w:ins>
    </w:p>
    <w:p w:rsidR="00303495" w:rsidRPr="001144EF" w:rsidRDefault="00303495" w:rsidP="00303495">
      <w:pPr>
        <w:pStyle w:val="ConsPlusNormal"/>
        <w:spacing w:before="240"/>
        <w:ind w:firstLine="540"/>
        <w:jc w:val="both"/>
        <w:rPr>
          <w:ins w:id="3445" w:author="Антон Хабиров" w:date="2021-01-20T01:41:00Z"/>
          <w:sz w:val="28"/>
          <w:szCs w:val="28"/>
        </w:rPr>
      </w:pPr>
      <w:ins w:id="3446" w:author="Антон Хабиров" w:date="2021-01-20T01:41:00Z">
        <w:r w:rsidRPr="001144EF">
          <w:rPr>
            <w:sz w:val="28"/>
            <w:szCs w:val="28"/>
          </w:rPr>
          <w:t>отбракованную пиротехническую продукцию необходимо хранить отдельно от годной для реализации пиротехнической продукции;</w:t>
        </w:r>
      </w:ins>
    </w:p>
    <w:p w:rsidR="00303495" w:rsidRPr="001144EF" w:rsidRDefault="00303495" w:rsidP="00303495">
      <w:pPr>
        <w:pStyle w:val="ConsPlusNormal"/>
        <w:spacing w:before="240"/>
        <w:ind w:firstLine="540"/>
        <w:jc w:val="both"/>
        <w:rPr>
          <w:ins w:id="3447" w:author="Антон Хабиров" w:date="2021-01-20T01:41:00Z"/>
          <w:sz w:val="28"/>
          <w:szCs w:val="28"/>
        </w:rPr>
      </w:pPr>
      <w:ins w:id="3448" w:author="Антон Хабиров" w:date="2021-01-20T01:41:00Z">
        <w:r w:rsidRPr="001144EF">
          <w:rPr>
            <w:sz w:val="28"/>
            <w:szCs w:val="28"/>
          </w:rPr>
          <w:t>запрещается на складах и в кладовых помещениях совместное хранение пиротехнической продукции с иными товарами (изделиями);</w:t>
        </w:r>
      </w:ins>
    </w:p>
    <w:p w:rsidR="00303495" w:rsidRPr="001144EF" w:rsidRDefault="00303495" w:rsidP="00303495">
      <w:pPr>
        <w:pStyle w:val="ConsPlusNormal"/>
        <w:spacing w:before="240"/>
        <w:ind w:firstLine="540"/>
        <w:jc w:val="both"/>
        <w:rPr>
          <w:ins w:id="3449" w:author="Антон Хабиров" w:date="2021-01-20T01:41:00Z"/>
          <w:sz w:val="28"/>
          <w:szCs w:val="28"/>
        </w:rPr>
      </w:pPr>
      <w:ins w:id="3450" w:author="Антон Хабиров" w:date="2021-01-20T01:41:00Z">
        <w:r w:rsidRPr="001144EF">
          <w:rPr>
            <w:sz w:val="28"/>
            <w:szCs w:val="28"/>
          </w:rPr>
          <w:t>запрещается размещение кладовых помещений для пиротехнических изделий на объектах торговли общей площадью торгового зала менее 25 кв. метров;</w:t>
        </w:r>
      </w:ins>
    </w:p>
    <w:p w:rsidR="00303495" w:rsidRPr="001144EF" w:rsidRDefault="00303495" w:rsidP="00303495">
      <w:pPr>
        <w:pStyle w:val="ConsPlusNormal"/>
        <w:spacing w:before="240"/>
        <w:ind w:firstLine="540"/>
        <w:jc w:val="both"/>
        <w:rPr>
          <w:ins w:id="3451" w:author="Антон Хабиров" w:date="2021-01-20T01:41:00Z"/>
          <w:sz w:val="28"/>
          <w:szCs w:val="28"/>
        </w:rPr>
      </w:pPr>
      <w:ins w:id="3452" w:author="Антон Хабиров" w:date="2021-01-20T01:41:00Z">
        <w:r w:rsidRPr="001144EF">
          <w:rPr>
            <w:sz w:val="28"/>
            <w:szCs w:val="28"/>
          </w:rPr>
          <w:lastRenderedPageBreak/>
          <w:t>для объектов торговли площадью торгового зала менее 25 кв. метров количество пиротехнических изделий не должно превышать более 100 килограммов по массе брутто. Загрузка пиротехническими изделиями торгового зала объекта торговли не должна превышать норму загрузки склада либо кладового помещения;</w:t>
        </w:r>
      </w:ins>
    </w:p>
    <w:p w:rsidR="00303495" w:rsidRPr="001144EF" w:rsidRDefault="00303495" w:rsidP="00303495">
      <w:pPr>
        <w:pStyle w:val="ConsPlusNormal"/>
        <w:spacing w:before="240"/>
        <w:ind w:firstLine="540"/>
        <w:jc w:val="both"/>
        <w:rPr>
          <w:ins w:id="3453" w:author="Антон Хабиров" w:date="2021-01-20T01:41:00Z"/>
          <w:sz w:val="28"/>
          <w:szCs w:val="28"/>
        </w:rPr>
      </w:pPr>
      <w:ins w:id="3454" w:author="Антон Хабиров" w:date="2021-01-20T01:41:00Z">
        <w:r w:rsidRPr="001144EF">
          <w:rPr>
            <w:sz w:val="28"/>
            <w:szCs w:val="28"/>
          </w:rPr>
          <w:t>пиротехнические изделия на объектах торговли должны храниться в помещениях, выделенных противопожарными перегородками 1-го типа. Запрещается размещать изделия в подвальных помещениях и подземных этажах.</w:t>
        </w:r>
      </w:ins>
    </w:p>
    <w:p w:rsidR="00303495" w:rsidRPr="001144EF" w:rsidRDefault="00303495" w:rsidP="00303495">
      <w:pPr>
        <w:pStyle w:val="ConsPlusNormal"/>
        <w:spacing w:before="240"/>
        <w:ind w:firstLine="540"/>
        <w:jc w:val="both"/>
        <w:rPr>
          <w:ins w:id="3455" w:author="Антон Хабиров" w:date="2021-01-20T01:41:00Z"/>
          <w:sz w:val="28"/>
          <w:szCs w:val="28"/>
        </w:rPr>
      </w:pPr>
      <w:moveToRangeStart w:id="3456" w:author="Антон Хабиров" w:date="2021-01-20T01:41:00Z" w:name="move61999334"/>
      <w:moveTo w:id="3457" w:author="Антон Хабиров" w:date="2021-01-20T01:41:00Z">
        <w:r w:rsidRPr="001144EF">
          <w:rPr>
            <w:sz w:val="28"/>
            <w:szCs w:val="28"/>
          </w:rPr>
          <w:t xml:space="preserve">444. </w:t>
        </w:r>
      </w:moveTo>
      <w:moveToRangeEnd w:id="3456"/>
      <w:ins w:id="3458" w:author="Антон Хабиров" w:date="2021-01-20T01:41:00Z">
        <w:r w:rsidRPr="001144EF">
          <w:rPr>
            <w:sz w:val="28"/>
            <w:szCs w:val="28"/>
          </w:rPr>
          <w:t>В процессе реализации (продажи) пиротехнической продукции выполняются следующие требования безопасности:</w:t>
        </w:r>
      </w:ins>
    </w:p>
    <w:p w:rsidR="00303495" w:rsidRPr="001144EF" w:rsidRDefault="00303495" w:rsidP="00303495">
      <w:pPr>
        <w:pStyle w:val="ConsPlusNormal"/>
        <w:spacing w:before="240"/>
        <w:ind w:firstLine="540"/>
        <w:jc w:val="both"/>
        <w:rPr>
          <w:ins w:id="3459" w:author="Антон Хабиров" w:date="2021-01-20T01:41:00Z"/>
          <w:sz w:val="28"/>
          <w:szCs w:val="28"/>
        </w:rPr>
      </w:pPr>
      <w:ins w:id="3460" w:author="Антон Хабиров" w:date="2021-01-20T01:41:00Z">
        <w:r w:rsidRPr="001144EF">
          <w:rPr>
            <w:sz w:val="28"/>
            <w:szCs w:val="28"/>
          </w:rPr>
          <w:t>а) витрины с образцами пиротехнических изделий в торговых помещениях обеспечивают возможность ознакомления покупателя с надписями на изделиях и исключают любые действия покупателей с изделиями, кроме визуального осмотра;</w:t>
        </w:r>
      </w:ins>
    </w:p>
    <w:p w:rsidR="00303495" w:rsidRPr="001144EF" w:rsidRDefault="00303495" w:rsidP="00303495">
      <w:pPr>
        <w:pStyle w:val="ConsPlusNormal"/>
        <w:spacing w:before="240"/>
        <w:ind w:firstLine="540"/>
        <w:jc w:val="both"/>
        <w:rPr>
          <w:ins w:id="3461" w:author="Антон Хабиров" w:date="2021-01-20T01:41:00Z"/>
          <w:sz w:val="28"/>
          <w:szCs w:val="28"/>
        </w:rPr>
      </w:pPr>
      <w:ins w:id="3462" w:author="Антон Хабиров" w:date="2021-01-20T01:41:00Z">
        <w:r w:rsidRPr="001144EF">
          <w:rPr>
            <w:sz w:val="28"/>
            <w:szCs w:val="28"/>
          </w:rPr>
          <w:t>б) пиротехнические изделия располагаются не ближе 0,5 метра от нагревательных приборов системы отопления. Работы, сопровождающиеся механическими и (или) тепловыми действиями, в помещениях с пиротехническими изделиями не допускаются;</w:t>
        </w:r>
      </w:ins>
    </w:p>
    <w:p w:rsidR="00303495" w:rsidRPr="001144EF" w:rsidRDefault="00303495" w:rsidP="00303495">
      <w:pPr>
        <w:pStyle w:val="ConsPlusNormal"/>
        <w:spacing w:before="240"/>
        <w:ind w:firstLine="540"/>
        <w:jc w:val="both"/>
        <w:rPr>
          <w:ins w:id="3463" w:author="Антон Хабиров" w:date="2021-01-20T01:41:00Z"/>
          <w:sz w:val="28"/>
          <w:szCs w:val="28"/>
        </w:rPr>
      </w:pPr>
      <w:ins w:id="3464" w:author="Антон Хабиров" w:date="2021-01-20T01:41:00Z">
        <w:r w:rsidRPr="001144EF">
          <w:rPr>
            <w:sz w:val="28"/>
            <w:szCs w:val="28"/>
          </w:rPr>
          <w:t>в) в торговых помещениях магазинов самообслуживания реализация пиротехнических изделий производится только в специализированных секциях продавцами-консультантами;</w:t>
        </w:r>
      </w:ins>
    </w:p>
    <w:p w:rsidR="00303495" w:rsidRPr="001144EF" w:rsidRDefault="00303495" w:rsidP="00303495">
      <w:pPr>
        <w:pStyle w:val="ConsPlusNormal"/>
        <w:spacing w:before="240"/>
        <w:ind w:firstLine="540"/>
        <w:jc w:val="both"/>
        <w:rPr>
          <w:ins w:id="3465" w:author="Антон Хабиров" w:date="2021-01-20T01:41:00Z"/>
          <w:sz w:val="28"/>
          <w:szCs w:val="28"/>
        </w:rPr>
      </w:pPr>
      <w:ins w:id="3466" w:author="Антон Хабиров" w:date="2021-01-20T01:41:00Z">
        <w:r w:rsidRPr="001144EF">
          <w:rPr>
            <w:sz w:val="28"/>
            <w:szCs w:val="28"/>
          </w:rPr>
          <w:t>г) пиротехнические изделия должны храниться в шкафах из негорючих материалов, установленных в помещениях, отгороженных от других помещений противопожарными перегородками и перекрытиями.</w:t>
        </w:r>
      </w:ins>
    </w:p>
    <w:p w:rsidR="00303495" w:rsidRPr="001144EF" w:rsidRDefault="00303495" w:rsidP="00303495">
      <w:pPr>
        <w:pStyle w:val="ConsPlusNormal"/>
        <w:spacing w:before="240"/>
        <w:ind w:firstLine="540"/>
        <w:jc w:val="both"/>
        <w:rPr>
          <w:ins w:id="3467" w:author="Антон Хабиров" w:date="2021-01-20T01:41:00Z"/>
          <w:sz w:val="28"/>
          <w:szCs w:val="28"/>
        </w:rPr>
      </w:pPr>
      <w:ins w:id="3468" w:author="Антон Хабиров" w:date="2021-01-20T01:41:00Z">
        <w:r w:rsidRPr="001144EF">
          <w:rPr>
            <w:sz w:val="28"/>
            <w:szCs w:val="28"/>
          </w:rPr>
          <w:t>445. Конструкция и размещение торгового (выставочного) оборудования на объектах торговли должны исключать самостоятельный доступ покупателей к пиротехническим изделиям.</w:t>
        </w:r>
      </w:ins>
    </w:p>
    <w:p w:rsidR="00303495" w:rsidRPr="001144EF" w:rsidRDefault="00303495" w:rsidP="00303495">
      <w:pPr>
        <w:pStyle w:val="ConsPlusNormal"/>
        <w:spacing w:before="240"/>
        <w:ind w:firstLine="540"/>
        <w:jc w:val="both"/>
        <w:rPr>
          <w:ins w:id="3469" w:author="Антон Хабиров" w:date="2021-01-20T01:41:00Z"/>
          <w:sz w:val="28"/>
          <w:szCs w:val="28"/>
        </w:rPr>
      </w:pPr>
      <w:ins w:id="3470" w:author="Антон Хабиров" w:date="2021-01-20T01:41:00Z">
        <w:r w:rsidRPr="001144EF">
          <w:rPr>
            <w:sz w:val="28"/>
            <w:szCs w:val="28"/>
          </w:rPr>
          <w:t>При продаже пиротехнических изделий продавец обязан информировать покупателя о классе опасности и правилах обращения с указанными изделиями.</w:t>
        </w:r>
      </w:ins>
    </w:p>
    <w:p w:rsidR="00303495" w:rsidRPr="001144EF" w:rsidRDefault="00303495" w:rsidP="00303495">
      <w:pPr>
        <w:pStyle w:val="ConsPlusNormal"/>
        <w:spacing w:before="240"/>
        <w:ind w:firstLine="540"/>
        <w:jc w:val="both"/>
        <w:rPr>
          <w:ins w:id="3471" w:author="Антон Хабиров" w:date="2021-01-20T01:41:00Z"/>
          <w:sz w:val="28"/>
          <w:szCs w:val="28"/>
        </w:rPr>
      </w:pPr>
      <w:ins w:id="3472" w:author="Антон Хабиров" w:date="2021-01-20T01:41:00Z">
        <w:r w:rsidRPr="001144EF">
          <w:rPr>
            <w:sz w:val="28"/>
            <w:szCs w:val="28"/>
          </w:rPr>
          <w:t>446. На объектах торговли запрещается:</w:t>
        </w:r>
      </w:ins>
    </w:p>
    <w:p w:rsidR="00303495" w:rsidRPr="001144EF" w:rsidRDefault="00303495" w:rsidP="00303495">
      <w:pPr>
        <w:pStyle w:val="ConsPlusNormal"/>
        <w:spacing w:before="240"/>
        <w:ind w:firstLine="540"/>
        <w:jc w:val="both"/>
        <w:rPr>
          <w:ins w:id="3473" w:author="Антон Хабиров" w:date="2021-01-20T01:41:00Z"/>
          <w:sz w:val="28"/>
          <w:szCs w:val="28"/>
        </w:rPr>
      </w:pPr>
      <w:ins w:id="3474" w:author="Антон Хабиров" w:date="2021-01-20T01:41:00Z">
        <w:r w:rsidRPr="001144EF">
          <w:rPr>
            <w:sz w:val="28"/>
            <w:szCs w:val="28"/>
          </w:rPr>
          <w:t>а) размещать отделы, секции по продаже пиротехнических изделий, а также товаров в аэрозольной упаковке в торговом зале ближе 4 метров от выходов в лестничные клетки и другие эвакуационные выходы;</w:t>
        </w:r>
      </w:ins>
    </w:p>
    <w:p w:rsidR="00303495" w:rsidRPr="001144EF" w:rsidRDefault="00303495" w:rsidP="00303495">
      <w:pPr>
        <w:pStyle w:val="ConsPlusNormal"/>
        <w:spacing w:before="240"/>
        <w:ind w:firstLine="540"/>
        <w:jc w:val="both"/>
        <w:rPr>
          <w:ins w:id="3475" w:author="Антон Хабиров" w:date="2021-01-20T01:41:00Z"/>
          <w:sz w:val="28"/>
          <w:szCs w:val="28"/>
        </w:rPr>
      </w:pPr>
      <w:ins w:id="3476" w:author="Антон Хабиров" w:date="2021-01-20T01:41:00Z">
        <w:r w:rsidRPr="001144EF">
          <w:rPr>
            <w:sz w:val="28"/>
            <w:szCs w:val="28"/>
          </w:rPr>
          <w:t xml:space="preserve">б) хранить пиротехнические изделия в помещениях, не имеющих оконных проемов или систем вытяжной </w:t>
        </w:r>
        <w:proofErr w:type="spellStart"/>
        <w:r w:rsidRPr="001144EF">
          <w:rPr>
            <w:sz w:val="28"/>
            <w:szCs w:val="28"/>
          </w:rPr>
          <w:t>противодымной</w:t>
        </w:r>
        <w:proofErr w:type="spellEnd"/>
        <w:r w:rsidRPr="001144EF">
          <w:rPr>
            <w:sz w:val="28"/>
            <w:szCs w:val="28"/>
          </w:rPr>
          <w:t xml:space="preserve"> вентиляции;</w:t>
        </w:r>
      </w:ins>
    </w:p>
    <w:p w:rsidR="00303495" w:rsidRPr="001144EF" w:rsidRDefault="00303495" w:rsidP="00303495">
      <w:pPr>
        <w:pStyle w:val="ConsPlusNormal"/>
        <w:spacing w:before="240"/>
        <w:ind w:firstLine="540"/>
        <w:jc w:val="both"/>
        <w:rPr>
          <w:ins w:id="3477" w:author="Антон Хабиров" w:date="2021-01-20T01:41:00Z"/>
          <w:sz w:val="28"/>
          <w:szCs w:val="28"/>
        </w:rPr>
      </w:pPr>
      <w:ins w:id="3478" w:author="Антон Хабиров" w:date="2021-01-20T01:41:00Z">
        <w:r w:rsidRPr="001144EF">
          <w:rPr>
            <w:sz w:val="28"/>
            <w:szCs w:val="28"/>
          </w:rPr>
          <w:t>в) хранить пиротехнические изделия совместно с другими горючими веществами и материалами;</w:t>
        </w:r>
      </w:ins>
    </w:p>
    <w:p w:rsidR="00303495" w:rsidRPr="001144EF" w:rsidRDefault="00303495" w:rsidP="00303495">
      <w:pPr>
        <w:pStyle w:val="ConsPlusNormal"/>
        <w:spacing w:before="240"/>
        <w:ind w:firstLine="540"/>
        <w:jc w:val="both"/>
        <w:rPr>
          <w:ins w:id="3479" w:author="Антон Хабиров" w:date="2021-01-20T01:41:00Z"/>
          <w:sz w:val="28"/>
          <w:szCs w:val="28"/>
        </w:rPr>
      </w:pPr>
      <w:ins w:id="3480" w:author="Антон Хабиров" w:date="2021-01-20T01:41:00Z">
        <w:r w:rsidRPr="001144EF">
          <w:rPr>
            <w:sz w:val="28"/>
            <w:szCs w:val="28"/>
          </w:rPr>
          <w:lastRenderedPageBreak/>
          <w:t>г) проводить огневые работы во время нахождения людей в торговых залах, а также в помещениях, где размещены на хранение пиротехнические изделия;</w:t>
        </w:r>
      </w:ins>
    </w:p>
    <w:p w:rsidR="00303495" w:rsidRPr="001144EF" w:rsidRDefault="00303495" w:rsidP="00303495">
      <w:pPr>
        <w:pStyle w:val="ConsPlusNormal"/>
        <w:spacing w:before="240"/>
        <w:ind w:firstLine="540"/>
        <w:jc w:val="both"/>
        <w:rPr>
          <w:ins w:id="3481" w:author="Антон Хабиров" w:date="2021-01-20T01:41:00Z"/>
          <w:sz w:val="28"/>
          <w:szCs w:val="28"/>
        </w:rPr>
      </w:pPr>
      <w:ins w:id="3482" w:author="Антон Хабиров" w:date="2021-01-20T01:41:00Z">
        <w:r w:rsidRPr="001144EF">
          <w:rPr>
            <w:sz w:val="28"/>
            <w:szCs w:val="28"/>
          </w:rPr>
          <w:t>д) расфасовывать изделия в торговых залах и на путях эвакуации;</w:t>
        </w:r>
      </w:ins>
    </w:p>
    <w:p w:rsidR="00303495" w:rsidRPr="001144EF" w:rsidRDefault="00303495" w:rsidP="00303495">
      <w:pPr>
        <w:pStyle w:val="ConsPlusNormal"/>
        <w:spacing w:before="240"/>
        <w:ind w:firstLine="540"/>
        <w:jc w:val="both"/>
        <w:rPr>
          <w:ins w:id="3483" w:author="Антон Хабиров" w:date="2021-01-20T01:41:00Z"/>
          <w:sz w:val="28"/>
          <w:szCs w:val="28"/>
        </w:rPr>
      </w:pPr>
      <w:ins w:id="3484" w:author="Антон Хабиров" w:date="2021-01-20T01:41:00Z">
        <w:r w:rsidRPr="001144EF">
          <w:rPr>
            <w:sz w:val="28"/>
            <w:szCs w:val="28"/>
          </w:rPr>
          <w:t>е) хранить пороховые изделия совместно с капсюлями или пиротехническими изделиями в одном шкафу;</w:t>
        </w:r>
      </w:ins>
    </w:p>
    <w:p w:rsidR="00303495" w:rsidRPr="001144EF" w:rsidRDefault="00303495" w:rsidP="00303495">
      <w:pPr>
        <w:pStyle w:val="ConsPlusNormal"/>
        <w:spacing w:before="240"/>
        <w:ind w:firstLine="540"/>
        <w:jc w:val="both"/>
        <w:rPr>
          <w:ins w:id="3485" w:author="Антон Хабиров" w:date="2021-01-20T01:41:00Z"/>
          <w:sz w:val="28"/>
          <w:szCs w:val="28"/>
        </w:rPr>
      </w:pPr>
      <w:ins w:id="3486" w:author="Антон Хабиров" w:date="2021-01-20T01:41:00Z">
        <w:r w:rsidRPr="001144EF">
          <w:rPr>
            <w:sz w:val="28"/>
            <w:szCs w:val="28"/>
          </w:rPr>
          <w:t>ж) размещать упаковку (тару) с изделиями и шкафы (сейфы) с изделиями в подвальных помещениях;</w:t>
        </w:r>
      </w:ins>
    </w:p>
    <w:p w:rsidR="00303495" w:rsidRPr="001144EF" w:rsidRDefault="00303495" w:rsidP="00303495">
      <w:pPr>
        <w:pStyle w:val="ConsPlusNormal"/>
        <w:spacing w:before="240"/>
        <w:ind w:firstLine="540"/>
        <w:jc w:val="both"/>
        <w:rPr>
          <w:ins w:id="3487" w:author="Антон Хабиров" w:date="2021-01-20T01:41:00Z"/>
          <w:sz w:val="28"/>
          <w:szCs w:val="28"/>
        </w:rPr>
      </w:pPr>
      <w:ins w:id="3488" w:author="Антон Хабиров" w:date="2021-01-20T01:41:00Z">
        <w:r w:rsidRPr="001144EF">
          <w:rPr>
            <w:sz w:val="28"/>
            <w:szCs w:val="28"/>
          </w:rPr>
          <w:t>з) хранить пиротехнические изделия в подвальных помещениях.</w:t>
        </w:r>
      </w:ins>
    </w:p>
    <w:p w:rsidR="00303495" w:rsidRPr="001144EF" w:rsidRDefault="00303495" w:rsidP="00303495">
      <w:pPr>
        <w:pStyle w:val="ConsPlusNormal"/>
        <w:spacing w:before="240"/>
        <w:ind w:firstLine="540"/>
        <w:jc w:val="both"/>
        <w:rPr>
          <w:ins w:id="3489" w:author="Антон Хабиров" w:date="2021-01-20T01:41:00Z"/>
          <w:sz w:val="28"/>
          <w:szCs w:val="28"/>
        </w:rPr>
      </w:pPr>
      <w:ins w:id="3490" w:author="Антон Хабиров" w:date="2021-01-20T01:41:00Z">
        <w:r w:rsidRPr="001144EF">
          <w:rPr>
            <w:sz w:val="28"/>
            <w:szCs w:val="28"/>
          </w:rPr>
          <w:t>447. Реализация (продажа) пиротехнических изделий запрещается:</w:t>
        </w:r>
      </w:ins>
    </w:p>
    <w:p w:rsidR="00303495" w:rsidRPr="001144EF" w:rsidRDefault="00303495" w:rsidP="00303495">
      <w:pPr>
        <w:pStyle w:val="ConsPlusNormal"/>
        <w:spacing w:before="240"/>
        <w:ind w:firstLine="540"/>
        <w:jc w:val="both"/>
        <w:rPr>
          <w:ins w:id="3491" w:author="Антон Хабиров" w:date="2021-01-20T01:41:00Z"/>
          <w:sz w:val="28"/>
          <w:szCs w:val="28"/>
        </w:rPr>
      </w:pPr>
      <w:proofErr w:type="gramStart"/>
      <w:ins w:id="3492" w:author="Антон Хабиров" w:date="2021-01-20T01:41:00Z">
        <w:r w:rsidRPr="001144EF">
          <w:rPr>
            <w:sz w:val="28"/>
            <w:szCs w:val="28"/>
          </w:rPr>
          <w:t>а) на объектах торговли, расположенных в жилых зданиях, зданиях вокзалов (воздушных, морских, речных, железнодорожных и автобусных), на платформах железнодорожных станций, остановках общественного транспорта, в наземных вестибюлях станций метрополитена, уличных переходах и в иных подземных сооружениях, а также в транспортных средствах и на территориях пожароопасных производственных объектов;</w:t>
        </w:r>
        <w:proofErr w:type="gramEnd"/>
      </w:ins>
    </w:p>
    <w:p w:rsidR="00303495" w:rsidRPr="001144EF" w:rsidRDefault="00303495" w:rsidP="00303495">
      <w:pPr>
        <w:pStyle w:val="ConsPlusNormal"/>
        <w:spacing w:before="240"/>
        <w:ind w:firstLine="540"/>
        <w:jc w:val="both"/>
        <w:rPr>
          <w:ins w:id="3493" w:author="Антон Хабиров" w:date="2021-01-20T01:41:00Z"/>
          <w:sz w:val="28"/>
          <w:szCs w:val="28"/>
        </w:rPr>
      </w:pPr>
      <w:ins w:id="3494" w:author="Антон Хабиров" w:date="2021-01-20T01:41:00Z">
        <w:r w:rsidRPr="001144EF">
          <w:rPr>
            <w:sz w:val="28"/>
            <w:szCs w:val="28"/>
          </w:rPr>
          <w:t>б) лицам, не достигшим 16-летнего возраста (если производителем не установлено другое возрастное ограничение);</w:t>
        </w:r>
      </w:ins>
    </w:p>
    <w:p w:rsidR="00303495" w:rsidRPr="001144EF" w:rsidRDefault="00303495" w:rsidP="00303495">
      <w:pPr>
        <w:pStyle w:val="ConsPlusNormal"/>
        <w:spacing w:before="240"/>
        <w:ind w:firstLine="540"/>
        <w:jc w:val="both"/>
        <w:rPr>
          <w:ins w:id="3495" w:author="Антон Хабиров" w:date="2021-01-20T01:41:00Z"/>
          <w:sz w:val="28"/>
          <w:szCs w:val="28"/>
        </w:rPr>
      </w:pPr>
      <w:ins w:id="3496" w:author="Антон Хабиров" w:date="2021-01-20T01:41:00Z">
        <w:r w:rsidRPr="001144EF">
          <w:rPr>
            <w:sz w:val="28"/>
            <w:szCs w:val="28"/>
          </w:rPr>
          <w:t>в) при отсутствии (утрате) идентификационных признаков, инструкции (руководства) по эксплуатации, обязательного сертификата соответствия либо знака соответствия, при наличии следов порчи, истечении срока годности;</w:t>
        </w:r>
      </w:ins>
    </w:p>
    <w:p w:rsidR="00303495" w:rsidRPr="001144EF" w:rsidRDefault="00303495" w:rsidP="00303495">
      <w:pPr>
        <w:pStyle w:val="ConsPlusNormal"/>
        <w:spacing w:before="240"/>
        <w:ind w:firstLine="540"/>
        <w:jc w:val="both"/>
        <w:rPr>
          <w:ins w:id="3497" w:author="Антон Хабиров" w:date="2021-01-20T01:41:00Z"/>
          <w:sz w:val="28"/>
          <w:szCs w:val="28"/>
        </w:rPr>
      </w:pPr>
      <w:ins w:id="3498" w:author="Антон Хабиров" w:date="2021-01-20T01:41:00Z">
        <w:r w:rsidRPr="001144EF">
          <w:rPr>
            <w:sz w:val="28"/>
            <w:szCs w:val="28"/>
          </w:rPr>
          <w:t>г) вне заводской потребительской упаковки.</w:t>
        </w:r>
      </w:ins>
    </w:p>
    <w:p w:rsidR="00303495" w:rsidRPr="001144EF" w:rsidRDefault="00303495" w:rsidP="00303495">
      <w:pPr>
        <w:pStyle w:val="ConsPlusNormal"/>
        <w:spacing w:before="240"/>
        <w:ind w:firstLine="540"/>
        <w:jc w:val="both"/>
        <w:rPr>
          <w:ins w:id="3499" w:author="Антон Хабиров" w:date="2021-01-20T01:41:00Z"/>
          <w:sz w:val="28"/>
          <w:szCs w:val="28"/>
        </w:rPr>
      </w:pPr>
      <w:ins w:id="3500" w:author="Антон Хабиров" w:date="2021-01-20T01:41:00Z">
        <w:r w:rsidRPr="001144EF">
          <w:rPr>
            <w:sz w:val="28"/>
            <w:szCs w:val="28"/>
          </w:rPr>
          <w:t>448. Использование пиротехнических изделий необходимо производить строго в соответствии с их инструкцией по применению и на безопасном расстоянии от массового скопления людей и объектов защиты (в том числе с учетом размеров опасной зоны).</w:t>
        </w:r>
      </w:ins>
    </w:p>
    <w:p w:rsidR="00303495" w:rsidRPr="001144EF" w:rsidRDefault="00303495" w:rsidP="00303495">
      <w:pPr>
        <w:pStyle w:val="ConsPlusNormal"/>
        <w:jc w:val="both"/>
        <w:rPr>
          <w:ins w:id="3501" w:author="Антон Хабиров" w:date="2021-01-20T01:41:00Z"/>
          <w:sz w:val="28"/>
          <w:szCs w:val="28"/>
        </w:rPr>
      </w:pPr>
    </w:p>
    <w:p w:rsidR="00303495" w:rsidRPr="001144EF" w:rsidRDefault="00303495" w:rsidP="00303495">
      <w:pPr>
        <w:pStyle w:val="ConsPlusTitle"/>
        <w:jc w:val="center"/>
        <w:outlineLvl w:val="1"/>
        <w:rPr>
          <w:ins w:id="3502" w:author="Антон Хабиров" w:date="2021-01-20T01:41:00Z"/>
          <w:rFonts w:ascii="Times New Roman" w:hAnsi="Times New Roman" w:cs="Times New Roman"/>
          <w:sz w:val="28"/>
          <w:szCs w:val="28"/>
        </w:rPr>
      </w:pPr>
      <w:ins w:id="3503" w:author="Антон Хабиров" w:date="2021-01-20T01:41:00Z">
        <w:r w:rsidRPr="001144EF">
          <w:rPr>
            <w:rFonts w:ascii="Times New Roman" w:hAnsi="Times New Roman" w:cs="Times New Roman"/>
            <w:sz w:val="28"/>
            <w:szCs w:val="28"/>
          </w:rPr>
          <w:t>XXIV. Применение специальных сценических эффектов,</w:t>
        </w:r>
      </w:ins>
    </w:p>
    <w:p w:rsidR="00303495" w:rsidRPr="001144EF" w:rsidRDefault="00303495" w:rsidP="00303495">
      <w:pPr>
        <w:pStyle w:val="ConsPlusTitle"/>
        <w:jc w:val="center"/>
        <w:rPr>
          <w:ins w:id="3504" w:author="Антон Хабиров" w:date="2021-01-20T01:41:00Z"/>
          <w:rFonts w:ascii="Times New Roman" w:hAnsi="Times New Roman" w:cs="Times New Roman"/>
          <w:sz w:val="28"/>
          <w:szCs w:val="28"/>
        </w:rPr>
      </w:pPr>
      <w:ins w:id="3505" w:author="Антон Хабиров" w:date="2021-01-20T01:41:00Z">
        <w:r w:rsidRPr="001144EF">
          <w:rPr>
            <w:rFonts w:ascii="Times New Roman" w:hAnsi="Times New Roman" w:cs="Times New Roman"/>
            <w:sz w:val="28"/>
            <w:szCs w:val="28"/>
          </w:rPr>
          <w:t>пиротехнических изделий и огневых эффектов при проведении</w:t>
        </w:r>
      </w:ins>
    </w:p>
    <w:p w:rsidR="00303495" w:rsidRPr="001144EF" w:rsidRDefault="00303495" w:rsidP="00303495">
      <w:pPr>
        <w:pStyle w:val="ConsPlusTitle"/>
        <w:jc w:val="center"/>
        <w:rPr>
          <w:ins w:id="3506" w:author="Антон Хабиров" w:date="2021-01-20T01:41:00Z"/>
          <w:rFonts w:ascii="Times New Roman" w:hAnsi="Times New Roman" w:cs="Times New Roman"/>
          <w:sz w:val="28"/>
          <w:szCs w:val="28"/>
        </w:rPr>
      </w:pPr>
      <w:ins w:id="3507" w:author="Антон Хабиров" w:date="2021-01-20T01:41:00Z">
        <w:r w:rsidRPr="001144EF">
          <w:rPr>
            <w:rFonts w:ascii="Times New Roman" w:hAnsi="Times New Roman" w:cs="Times New Roman"/>
            <w:sz w:val="28"/>
            <w:szCs w:val="28"/>
          </w:rPr>
          <w:t xml:space="preserve">концертных и спортивных мероприятий с </w:t>
        </w:r>
        <w:proofErr w:type="gramStart"/>
        <w:r w:rsidRPr="001144EF">
          <w:rPr>
            <w:rFonts w:ascii="Times New Roman" w:hAnsi="Times New Roman" w:cs="Times New Roman"/>
            <w:sz w:val="28"/>
            <w:szCs w:val="28"/>
          </w:rPr>
          <w:t>массовым</w:t>
        </w:r>
        <w:proofErr w:type="gramEnd"/>
      </w:ins>
    </w:p>
    <w:p w:rsidR="00303495" w:rsidRPr="001144EF" w:rsidRDefault="00303495" w:rsidP="00303495">
      <w:pPr>
        <w:pStyle w:val="ConsPlusTitle"/>
        <w:jc w:val="center"/>
        <w:rPr>
          <w:ins w:id="3508" w:author="Антон Хабиров" w:date="2021-01-20T01:41:00Z"/>
          <w:rFonts w:ascii="Times New Roman" w:hAnsi="Times New Roman" w:cs="Times New Roman"/>
          <w:sz w:val="28"/>
          <w:szCs w:val="28"/>
        </w:rPr>
      </w:pPr>
      <w:ins w:id="3509" w:author="Антон Хабиров" w:date="2021-01-20T01:41:00Z">
        <w:r w:rsidRPr="001144EF">
          <w:rPr>
            <w:rFonts w:ascii="Times New Roman" w:hAnsi="Times New Roman" w:cs="Times New Roman"/>
            <w:sz w:val="28"/>
            <w:szCs w:val="28"/>
          </w:rPr>
          <w:t>пребыванием людей в зданиях и сооружениях</w:t>
        </w:r>
      </w:ins>
    </w:p>
    <w:p w:rsidR="00303495" w:rsidRPr="001144EF" w:rsidRDefault="00303495" w:rsidP="00303495">
      <w:pPr>
        <w:pStyle w:val="ConsPlusNormal"/>
        <w:jc w:val="both"/>
        <w:rPr>
          <w:ins w:id="3510" w:author="Антон Хабиров" w:date="2021-01-20T01:41:00Z"/>
          <w:sz w:val="28"/>
          <w:szCs w:val="28"/>
        </w:rPr>
      </w:pPr>
    </w:p>
    <w:p w:rsidR="00303495" w:rsidRPr="001144EF" w:rsidRDefault="00303495" w:rsidP="00303495">
      <w:pPr>
        <w:pStyle w:val="ConsPlusNormal"/>
        <w:ind w:firstLine="540"/>
        <w:jc w:val="both"/>
        <w:rPr>
          <w:ins w:id="3511" w:author="Антон Хабиров" w:date="2021-01-20T01:41:00Z"/>
          <w:sz w:val="28"/>
          <w:szCs w:val="28"/>
        </w:rPr>
      </w:pPr>
      <w:ins w:id="3512" w:author="Антон Хабиров" w:date="2021-01-20T01:41:00Z">
        <w:r w:rsidRPr="001144EF">
          <w:rPr>
            <w:sz w:val="28"/>
            <w:szCs w:val="28"/>
          </w:rPr>
          <w:t>449. В зданиях и сооружениях допускается применение пиротехнических изделий не выше II класса опасности по техническому регламенту Таможенного союза "О безопасности пиротехнических изделий".</w:t>
        </w:r>
      </w:ins>
    </w:p>
    <w:p w:rsidR="00303495" w:rsidRPr="001144EF" w:rsidRDefault="00303495" w:rsidP="00303495">
      <w:pPr>
        <w:pStyle w:val="ConsPlusNormal"/>
        <w:spacing w:before="240"/>
        <w:ind w:firstLine="540"/>
        <w:jc w:val="both"/>
        <w:rPr>
          <w:ins w:id="3513" w:author="Антон Хабиров" w:date="2021-01-20T01:41:00Z"/>
          <w:sz w:val="28"/>
          <w:szCs w:val="28"/>
        </w:rPr>
      </w:pPr>
      <w:ins w:id="3514" w:author="Антон Хабиров" w:date="2021-01-20T01:41:00Z">
        <w:r w:rsidRPr="001144EF">
          <w:rPr>
            <w:sz w:val="28"/>
            <w:szCs w:val="28"/>
          </w:rPr>
          <w:t xml:space="preserve">450. Регламент проведения мероприятий с применением специальных сценических эффектов, профессиональных пиротехнических изделий и огневых </w:t>
        </w:r>
        <w:r w:rsidRPr="001144EF">
          <w:rPr>
            <w:sz w:val="28"/>
            <w:szCs w:val="28"/>
          </w:rPr>
          <w:lastRenderedPageBreak/>
          <w:t>эффектов с приложением спецификации применяемого оборудования и схемы его размещения согласовываются с соответствующим органом местного самоуправления не менее чем за 14 календарных дней до дня проведения мероприятия.</w:t>
        </w:r>
      </w:ins>
    </w:p>
    <w:p w:rsidR="00303495" w:rsidRPr="001144EF" w:rsidRDefault="00303495" w:rsidP="00303495">
      <w:pPr>
        <w:pStyle w:val="ConsPlusNormal"/>
        <w:spacing w:before="240"/>
        <w:ind w:firstLine="540"/>
        <w:jc w:val="both"/>
        <w:rPr>
          <w:ins w:id="3515" w:author="Антон Хабиров" w:date="2021-01-20T01:41:00Z"/>
          <w:sz w:val="28"/>
          <w:szCs w:val="28"/>
        </w:rPr>
      </w:pPr>
      <w:ins w:id="3516" w:author="Антон Хабиров" w:date="2021-01-20T01:41:00Z">
        <w:r w:rsidRPr="001144EF">
          <w:rPr>
            <w:sz w:val="28"/>
            <w:szCs w:val="28"/>
          </w:rPr>
          <w:t>451. Оборудование применяемых сценических эффектов должно иметь возможность экстренного дистанционного отключения.</w:t>
        </w:r>
      </w:ins>
    </w:p>
    <w:p w:rsidR="00303495" w:rsidRPr="001144EF" w:rsidRDefault="00303495" w:rsidP="00303495">
      <w:pPr>
        <w:pStyle w:val="ConsPlusNormal"/>
        <w:spacing w:before="240"/>
        <w:ind w:firstLine="540"/>
        <w:jc w:val="both"/>
        <w:rPr>
          <w:ins w:id="3517" w:author="Антон Хабиров" w:date="2021-01-20T01:41:00Z"/>
          <w:sz w:val="28"/>
          <w:szCs w:val="28"/>
        </w:rPr>
      </w:pPr>
      <w:ins w:id="3518" w:author="Антон Хабиров" w:date="2021-01-20T01:41:00Z">
        <w:r w:rsidRPr="001144EF">
          <w:rPr>
            <w:sz w:val="28"/>
            <w:szCs w:val="28"/>
          </w:rPr>
          <w:t>452. Радиус опасной зоны применяемых пиротехнических изделий должен составлять не более 5 метров. При этом указанная зона должна выделяться специальными утяжеленными барьерными ограждениями ("тяжелый барьер").</w:t>
        </w:r>
      </w:ins>
    </w:p>
    <w:p w:rsidR="00303495" w:rsidRPr="001144EF" w:rsidRDefault="00303495" w:rsidP="00303495">
      <w:pPr>
        <w:pStyle w:val="ConsPlusNormal"/>
        <w:spacing w:before="240"/>
        <w:ind w:firstLine="540"/>
        <w:jc w:val="both"/>
        <w:rPr>
          <w:ins w:id="3519" w:author="Антон Хабиров" w:date="2021-01-20T01:41:00Z"/>
          <w:sz w:val="28"/>
          <w:szCs w:val="28"/>
        </w:rPr>
      </w:pPr>
      <w:ins w:id="3520" w:author="Антон Хабиров" w:date="2021-01-20T01:41:00Z">
        <w:r w:rsidRPr="001144EF">
          <w:rPr>
            <w:sz w:val="28"/>
            <w:szCs w:val="28"/>
          </w:rPr>
          <w:t>Пиротехнические изделия должны устанавливаться с учетом радиуса опасных зон применяемых изделий.</w:t>
        </w:r>
      </w:ins>
    </w:p>
    <w:p w:rsidR="00303495" w:rsidRPr="001144EF" w:rsidRDefault="00303495" w:rsidP="00303495">
      <w:pPr>
        <w:pStyle w:val="ConsPlusNormal"/>
        <w:spacing w:before="240"/>
        <w:ind w:firstLine="540"/>
        <w:jc w:val="both"/>
        <w:rPr>
          <w:ins w:id="3521" w:author="Антон Хабиров" w:date="2021-01-20T01:41:00Z"/>
          <w:sz w:val="28"/>
          <w:szCs w:val="28"/>
        </w:rPr>
      </w:pPr>
      <w:ins w:id="3522" w:author="Антон Хабиров" w:date="2021-01-20T01:41:00Z">
        <w:r w:rsidRPr="001144EF">
          <w:rPr>
            <w:sz w:val="28"/>
            <w:szCs w:val="28"/>
          </w:rPr>
          <w:t>Установка специальных сценических эффектов, профессиональных пиротехнических изделий и огневых эффектов должна осуществляться на жестко закрепленных площадках или площадках, устойчивость которых обеспечивается за счет большой площади опоры и (или) веса для предотвращения их падения и (или) опрокидывания. Места установки должны иметь покрытие из негорючих материалов или материалов, обработанных огнезащитными составами, с подтверждением качества такой обработки.</w:t>
        </w:r>
      </w:ins>
    </w:p>
    <w:p w:rsidR="00303495" w:rsidRPr="001144EF" w:rsidRDefault="00303495" w:rsidP="00303495">
      <w:pPr>
        <w:pStyle w:val="ConsPlusNormal"/>
        <w:spacing w:before="240"/>
        <w:ind w:firstLine="540"/>
        <w:jc w:val="both"/>
        <w:rPr>
          <w:ins w:id="3523" w:author="Антон Хабиров" w:date="2021-01-20T01:41:00Z"/>
          <w:sz w:val="28"/>
          <w:szCs w:val="28"/>
        </w:rPr>
      </w:pPr>
      <w:moveToRangeStart w:id="3524" w:author="Антон Хабиров" w:date="2021-01-20T01:41:00Z" w:name="move61999335"/>
      <w:moveTo w:id="3525" w:author="Антон Хабиров" w:date="2021-01-20T01:41:00Z">
        <w:r w:rsidRPr="001144EF">
          <w:rPr>
            <w:sz w:val="28"/>
            <w:szCs w:val="28"/>
          </w:rPr>
          <w:t xml:space="preserve">453. </w:t>
        </w:r>
      </w:moveTo>
      <w:moveToRangeEnd w:id="3524"/>
      <w:ins w:id="3526" w:author="Антон Хабиров" w:date="2021-01-20T01:41:00Z">
        <w:r w:rsidRPr="001144EF">
          <w:rPr>
            <w:sz w:val="28"/>
            <w:szCs w:val="28"/>
          </w:rPr>
          <w:t>Применяемое оборудование должно эксплуатироваться в строгом соответствии с инструкцией (паспортом на оборудование) предприятия-изготовителя.</w:t>
        </w:r>
      </w:ins>
    </w:p>
    <w:p w:rsidR="00303495" w:rsidRPr="001144EF" w:rsidRDefault="00303495" w:rsidP="00303495">
      <w:pPr>
        <w:pStyle w:val="ConsPlusNormal"/>
        <w:spacing w:before="240"/>
        <w:ind w:firstLine="540"/>
        <w:jc w:val="both"/>
        <w:rPr>
          <w:ins w:id="3527" w:author="Антон Хабиров" w:date="2021-01-20T01:41:00Z"/>
          <w:sz w:val="28"/>
          <w:szCs w:val="28"/>
        </w:rPr>
      </w:pPr>
      <w:ins w:id="3528" w:author="Антон Хабиров" w:date="2021-01-20T01:41:00Z">
        <w:r w:rsidRPr="001144EF">
          <w:rPr>
            <w:sz w:val="28"/>
            <w:szCs w:val="28"/>
          </w:rPr>
          <w:t xml:space="preserve">454. При проведении мероприятий, а также в период подготовки и монтажа (демонтажа) оборудования специальных сценических эффектов, профессиональных пиротехнических изделий и огневых эффектов должно быть организовано не менее 2 пожарных постов для визуального </w:t>
        </w:r>
        <w:proofErr w:type="gramStart"/>
        <w:r w:rsidRPr="001144EF">
          <w:rPr>
            <w:sz w:val="28"/>
            <w:szCs w:val="28"/>
          </w:rPr>
          <w:t>контроля за</w:t>
        </w:r>
        <w:proofErr w:type="gramEnd"/>
        <w:r w:rsidRPr="001144EF">
          <w:rPr>
            <w:sz w:val="28"/>
            <w:szCs w:val="28"/>
          </w:rPr>
          <w:t xml:space="preserve"> работой сценических эффектов.</w:t>
        </w:r>
      </w:ins>
    </w:p>
    <w:p w:rsidR="00303495" w:rsidRPr="001144EF" w:rsidRDefault="00303495" w:rsidP="00303495">
      <w:pPr>
        <w:pStyle w:val="ConsPlusNormal"/>
        <w:spacing w:before="240"/>
        <w:ind w:firstLine="540"/>
        <w:jc w:val="both"/>
        <w:rPr>
          <w:ins w:id="3529" w:author="Антон Хабиров" w:date="2021-01-20T01:41:00Z"/>
          <w:sz w:val="28"/>
          <w:szCs w:val="28"/>
        </w:rPr>
      </w:pPr>
      <w:ins w:id="3530" w:author="Антон Хабиров" w:date="2021-01-20T01:41:00Z">
        <w:r w:rsidRPr="001144EF">
          <w:rPr>
            <w:sz w:val="28"/>
            <w:szCs w:val="28"/>
          </w:rPr>
          <w:t>Каждый из таких постов обеспечивается 2 огнетушителями с минимальным рангом тушения модельного очага пожара 4A, а также покрывалом для изоляции очага возгорания.</w:t>
        </w:r>
      </w:ins>
    </w:p>
    <w:p w:rsidR="00303495" w:rsidRPr="001144EF" w:rsidRDefault="00303495" w:rsidP="00303495">
      <w:pPr>
        <w:pStyle w:val="ConsPlusNormal"/>
        <w:spacing w:before="240"/>
        <w:ind w:firstLine="540"/>
        <w:jc w:val="both"/>
        <w:rPr>
          <w:ins w:id="3531" w:author="Антон Хабиров" w:date="2021-01-20T01:41:00Z"/>
          <w:sz w:val="28"/>
          <w:szCs w:val="28"/>
        </w:rPr>
      </w:pPr>
      <w:ins w:id="3532" w:author="Антон Хабиров" w:date="2021-01-20T01:41:00Z">
        <w:r w:rsidRPr="001144EF">
          <w:rPr>
            <w:sz w:val="28"/>
            <w:szCs w:val="28"/>
          </w:rPr>
          <w:t>На период подготовки и проведения мероприятия с применением специальных сценических эффектов, профессиональных пиротехнических изделий и огневых эффектов приказом руководителя назначается ответственное лицо, контролирующее монтаж, демонтаж и процесс эксплуатации указанного оборудования и изделий.</w:t>
        </w:r>
      </w:ins>
    </w:p>
    <w:p w:rsidR="00303495" w:rsidRPr="001144EF" w:rsidRDefault="00303495" w:rsidP="00303495">
      <w:pPr>
        <w:pStyle w:val="ConsPlusNormal"/>
        <w:spacing w:before="240"/>
        <w:ind w:firstLine="540"/>
        <w:jc w:val="both"/>
        <w:rPr>
          <w:ins w:id="3533" w:author="Антон Хабиров" w:date="2021-01-20T01:41:00Z"/>
          <w:sz w:val="28"/>
          <w:szCs w:val="28"/>
        </w:rPr>
      </w:pPr>
      <w:moveToRangeStart w:id="3534" w:author="Антон Хабиров" w:date="2021-01-20T01:41:00Z" w:name="move61999336"/>
      <w:moveTo w:id="3535" w:author="Антон Хабиров" w:date="2021-01-20T01:41:00Z">
        <w:r w:rsidRPr="001144EF">
          <w:rPr>
            <w:sz w:val="28"/>
            <w:szCs w:val="28"/>
          </w:rPr>
          <w:t xml:space="preserve">455. </w:t>
        </w:r>
      </w:moveTo>
      <w:moveToRangeEnd w:id="3534"/>
      <w:ins w:id="3536" w:author="Антон Хабиров" w:date="2021-01-20T01:41:00Z">
        <w:r w:rsidRPr="001144EF">
          <w:rPr>
            <w:sz w:val="28"/>
            <w:szCs w:val="28"/>
          </w:rPr>
          <w:t>Запрещается:</w:t>
        </w:r>
      </w:ins>
    </w:p>
    <w:p w:rsidR="00303495" w:rsidRPr="001144EF" w:rsidRDefault="00303495" w:rsidP="00303495">
      <w:pPr>
        <w:pStyle w:val="ConsPlusNormal"/>
        <w:spacing w:before="240"/>
        <w:ind w:firstLine="540"/>
        <w:jc w:val="both"/>
        <w:rPr>
          <w:ins w:id="3537" w:author="Антон Хабиров" w:date="2021-01-20T01:41:00Z"/>
          <w:sz w:val="28"/>
          <w:szCs w:val="28"/>
        </w:rPr>
      </w:pPr>
      <w:ins w:id="3538" w:author="Антон Хабиров" w:date="2021-01-20T01:41:00Z">
        <w:r w:rsidRPr="001144EF">
          <w:rPr>
            <w:sz w:val="28"/>
            <w:szCs w:val="28"/>
          </w:rPr>
          <w:t>а) применение специальных сценических эффектов при нахождении в опасном радиусе людей;</w:t>
        </w:r>
      </w:ins>
    </w:p>
    <w:p w:rsidR="00303495" w:rsidRPr="001144EF" w:rsidRDefault="00303495" w:rsidP="00303495">
      <w:pPr>
        <w:pStyle w:val="ConsPlusNormal"/>
        <w:spacing w:before="240"/>
        <w:ind w:firstLine="540"/>
        <w:jc w:val="both"/>
        <w:rPr>
          <w:ins w:id="3539" w:author="Антон Хабиров" w:date="2021-01-20T01:41:00Z"/>
          <w:sz w:val="28"/>
          <w:szCs w:val="28"/>
        </w:rPr>
      </w:pPr>
      <w:ins w:id="3540" w:author="Антон Хабиров" w:date="2021-01-20T01:41:00Z">
        <w:r w:rsidRPr="001144EF">
          <w:rPr>
            <w:sz w:val="28"/>
            <w:szCs w:val="28"/>
          </w:rPr>
          <w:t xml:space="preserve">б) применение специальных сценических эффектов и (или) пиротехнических </w:t>
        </w:r>
        <w:r w:rsidRPr="001144EF">
          <w:rPr>
            <w:sz w:val="28"/>
            <w:szCs w:val="28"/>
          </w:rPr>
          <w:lastRenderedPageBreak/>
          <w:t>изделий в зданиях и сооружениях IV, V степени огнестойкости;</w:t>
        </w:r>
      </w:ins>
    </w:p>
    <w:p w:rsidR="00303495" w:rsidRPr="001144EF" w:rsidRDefault="00303495" w:rsidP="00303495">
      <w:pPr>
        <w:pStyle w:val="ConsPlusNormal"/>
        <w:spacing w:before="240"/>
        <w:ind w:firstLine="540"/>
        <w:jc w:val="both"/>
        <w:rPr>
          <w:ins w:id="3541" w:author="Антон Хабиров" w:date="2021-01-20T01:41:00Z"/>
          <w:sz w:val="28"/>
          <w:szCs w:val="28"/>
        </w:rPr>
      </w:pPr>
      <w:ins w:id="3542" w:author="Антон Хабиров" w:date="2021-01-20T01:41:00Z">
        <w:r w:rsidRPr="001144EF">
          <w:rPr>
            <w:sz w:val="28"/>
            <w:szCs w:val="28"/>
          </w:rPr>
          <w:t>в) применение неисправного и поврежденного оборудования для создания специальных сценических эффектов;</w:t>
        </w:r>
      </w:ins>
    </w:p>
    <w:p w:rsidR="00303495" w:rsidRPr="001144EF" w:rsidRDefault="00303495" w:rsidP="00303495">
      <w:pPr>
        <w:pStyle w:val="ConsPlusNormal"/>
        <w:spacing w:before="240"/>
        <w:ind w:firstLine="540"/>
        <w:jc w:val="both"/>
        <w:rPr>
          <w:ins w:id="3543" w:author="Антон Хабиров" w:date="2021-01-20T01:41:00Z"/>
          <w:sz w:val="28"/>
          <w:szCs w:val="28"/>
        </w:rPr>
      </w:pPr>
      <w:ins w:id="3544" w:author="Антон Хабиров" w:date="2021-01-20T01:41:00Z">
        <w:r w:rsidRPr="001144EF">
          <w:rPr>
            <w:sz w:val="28"/>
            <w:szCs w:val="28"/>
          </w:rPr>
          <w:t>г) складирование и хранение пиротехнических изделий, а также баллонов с горючими газами на объекте и на прилегающей к объекту территории (за исключением процедуры подготовки и применения на мероприятии).</w:t>
        </w:r>
      </w:ins>
    </w:p>
    <w:p w:rsidR="00303495" w:rsidRPr="001144EF" w:rsidRDefault="00303495" w:rsidP="00303495">
      <w:pPr>
        <w:pStyle w:val="ConsPlusNormal"/>
        <w:spacing w:before="240"/>
        <w:ind w:firstLine="540"/>
        <w:jc w:val="both"/>
        <w:rPr>
          <w:ins w:id="3545" w:author="Антон Хабиров" w:date="2021-01-20T01:41:00Z"/>
          <w:sz w:val="28"/>
          <w:szCs w:val="28"/>
        </w:rPr>
      </w:pPr>
      <w:ins w:id="3546" w:author="Антон Хабиров" w:date="2021-01-20T01:41:00Z">
        <w:r w:rsidRPr="001144EF">
          <w:rPr>
            <w:sz w:val="28"/>
            <w:szCs w:val="28"/>
          </w:rPr>
          <w:t>456. При подготовке и монтаже специальных сценических эффектов с использованием горючих газов, а также не ранее чем за 2 часа до начала их применения осуществляется проверка исправности и герметичности оборудования посредством анализа проб воздушной среды.</w:t>
        </w:r>
      </w:ins>
    </w:p>
    <w:p w:rsidR="00303495" w:rsidRPr="001144EF" w:rsidRDefault="00303495" w:rsidP="00303495">
      <w:pPr>
        <w:pStyle w:val="ConsPlusNormal"/>
        <w:spacing w:before="240"/>
        <w:ind w:firstLine="540"/>
        <w:jc w:val="both"/>
        <w:rPr>
          <w:ins w:id="3547" w:author="Антон Хабиров" w:date="2021-01-20T01:41:00Z"/>
          <w:sz w:val="28"/>
          <w:szCs w:val="28"/>
        </w:rPr>
      </w:pPr>
      <w:ins w:id="3548" w:author="Антон Хабиров" w:date="2021-01-20T01:41:00Z">
        <w:r w:rsidRPr="001144EF">
          <w:rPr>
            <w:sz w:val="28"/>
            <w:szCs w:val="28"/>
          </w:rPr>
          <w:t>457. Временные сценические конструкции (помосты, подиумы и др.) должны быть изготовлены из негорючих материалов или материалов, обработанных огнезащитными составами, с подтверждением качества такой обработки.</w:t>
        </w:r>
      </w:ins>
    </w:p>
    <w:p w:rsidR="00303495" w:rsidRPr="001144EF" w:rsidRDefault="00303495" w:rsidP="00303495">
      <w:pPr>
        <w:pStyle w:val="ConsPlusNormal"/>
        <w:spacing w:before="240"/>
        <w:ind w:firstLine="540"/>
        <w:jc w:val="both"/>
        <w:rPr>
          <w:ins w:id="3549" w:author="Антон Хабиров" w:date="2021-01-20T01:41:00Z"/>
          <w:sz w:val="28"/>
          <w:szCs w:val="28"/>
        </w:rPr>
      </w:pPr>
      <w:ins w:id="3550" w:author="Антон Хабиров" w:date="2021-01-20T01:41:00Z">
        <w:r w:rsidRPr="001144EF">
          <w:rPr>
            <w:sz w:val="28"/>
            <w:szCs w:val="28"/>
          </w:rPr>
          <w:t>Не допускается использование декораций, выполненных из горючих материалов, без огнезащитной обработки.</w:t>
        </w:r>
      </w:ins>
    </w:p>
    <w:p w:rsidR="00303495" w:rsidRPr="001144EF" w:rsidRDefault="00303495" w:rsidP="00303495">
      <w:pPr>
        <w:pStyle w:val="ConsPlusNormal"/>
        <w:spacing w:before="240"/>
        <w:ind w:firstLine="540"/>
        <w:jc w:val="both"/>
        <w:rPr>
          <w:ins w:id="3551" w:author="Антон Хабиров" w:date="2021-01-20T01:41:00Z"/>
          <w:sz w:val="28"/>
          <w:szCs w:val="28"/>
        </w:rPr>
      </w:pPr>
      <w:ins w:id="3552" w:author="Антон Хабиров" w:date="2021-01-20T01:41:00Z">
        <w:r w:rsidRPr="001144EF">
          <w:rPr>
            <w:sz w:val="28"/>
            <w:szCs w:val="28"/>
          </w:rPr>
          <w:t>Закрытые пространства под сценическими конструкциями (помосты, подиумы и др.) должны быть защищены автоматической пожарной сигнализацией с обеспечением информационной совместимости с общей системой автоматической противопожарной защиты объекта.</w:t>
        </w:r>
      </w:ins>
    </w:p>
    <w:p w:rsidR="00303495" w:rsidRPr="001144EF" w:rsidRDefault="00303495" w:rsidP="00303495">
      <w:pPr>
        <w:pStyle w:val="ConsPlusNormal"/>
        <w:spacing w:before="240"/>
        <w:ind w:firstLine="540"/>
        <w:jc w:val="both"/>
        <w:rPr>
          <w:ins w:id="3553" w:author="Антон Хабиров" w:date="2021-01-20T01:41:00Z"/>
          <w:sz w:val="28"/>
          <w:szCs w:val="28"/>
        </w:rPr>
      </w:pPr>
      <w:bookmarkStart w:id="3554" w:name="Par1251"/>
      <w:bookmarkEnd w:id="3554"/>
      <w:ins w:id="3555" w:author="Антон Хабиров" w:date="2021-01-20T01:41:00Z">
        <w:r w:rsidRPr="001144EF">
          <w:rPr>
            <w:sz w:val="28"/>
            <w:szCs w:val="28"/>
          </w:rPr>
          <w:t xml:space="preserve">458. Автоматические системы и установки противопожарной защиты на период проведения мероприятий с применением специальных сценических эффектов, профессиональных пиротехнических изделий и огневых эффектов, а также регламентных работ по монтажу (демонтажу) соответствующего оборудования и изделий могут быть переведены с автоматического пуска </w:t>
        </w:r>
        <w:proofErr w:type="gramStart"/>
        <w:r w:rsidRPr="001144EF">
          <w:rPr>
            <w:sz w:val="28"/>
            <w:szCs w:val="28"/>
          </w:rPr>
          <w:t>на</w:t>
        </w:r>
        <w:proofErr w:type="gramEnd"/>
        <w:r w:rsidRPr="001144EF">
          <w:rPr>
            <w:sz w:val="28"/>
            <w:szCs w:val="28"/>
          </w:rPr>
          <w:t xml:space="preserve"> ручной. При этом технический персонал приказом руководителя объекта переводится в усиленный режим работы. Кроме того, должен быть реализован комплекс дополнительных инженерно-технических и организационных мероприятий, направленных на обеспечение безопасности людей.</w:t>
        </w:r>
      </w:ins>
    </w:p>
    <w:p w:rsidR="00303495" w:rsidRPr="001144EF" w:rsidRDefault="00303495" w:rsidP="00303495">
      <w:pPr>
        <w:pStyle w:val="ConsPlusNormal"/>
        <w:jc w:val="both"/>
        <w:rPr>
          <w:ins w:id="3556" w:author="Антон Хабиров" w:date="2021-01-20T01:41:00Z"/>
          <w:sz w:val="28"/>
          <w:szCs w:val="28"/>
        </w:rPr>
      </w:pPr>
    </w:p>
    <w:p w:rsidR="00303495" w:rsidRDefault="00303495" w:rsidP="00303495">
      <w:pPr>
        <w:pStyle w:val="ConsPlusNormal"/>
        <w:jc w:val="both"/>
        <w:rPr>
          <w:sz w:val="28"/>
          <w:szCs w:val="28"/>
        </w:rPr>
      </w:pPr>
    </w:p>
    <w:p w:rsidR="001144EF" w:rsidRPr="001144EF" w:rsidRDefault="001144EF" w:rsidP="00303495">
      <w:pPr>
        <w:pStyle w:val="ConsPlusNormal"/>
        <w:jc w:val="both"/>
        <w:rPr>
          <w:sz w:val="28"/>
          <w:szCs w:val="28"/>
        </w:rPr>
      </w:pPr>
      <w:bookmarkStart w:id="3557" w:name="_GoBack"/>
      <w:bookmarkEnd w:id="3557"/>
    </w:p>
    <w:p w:rsidR="00303495" w:rsidRPr="001144EF" w:rsidRDefault="00303495" w:rsidP="00303495">
      <w:pPr>
        <w:pStyle w:val="ConsPlusNormal"/>
        <w:jc w:val="both"/>
        <w:rPr>
          <w:sz w:val="28"/>
          <w:szCs w:val="28"/>
        </w:rPr>
        <w:sectPr w:rsidR="00303495" w:rsidRPr="001144EF" w:rsidSect="001144EF">
          <w:headerReference w:type="default" r:id="rId7"/>
          <w:footerReference w:type="default" r:id="rId8"/>
          <w:pgSz w:w="11906" w:h="16838" w:code="9"/>
          <w:pgMar w:top="851" w:right="567" w:bottom="1440" w:left="1134" w:header="0" w:footer="0" w:gutter="0"/>
          <w:cols w:space="720"/>
          <w:noEndnote/>
        </w:sectPr>
      </w:pPr>
    </w:p>
    <w:p w:rsidR="00303495" w:rsidRPr="001144EF" w:rsidRDefault="00303495" w:rsidP="00303495">
      <w:pPr>
        <w:pStyle w:val="ConsPlusNormal"/>
        <w:jc w:val="right"/>
        <w:outlineLvl w:val="1"/>
        <w:rPr>
          <w:sz w:val="28"/>
          <w:szCs w:val="28"/>
        </w:rPr>
      </w:pPr>
      <w:r w:rsidRPr="001144EF">
        <w:rPr>
          <w:sz w:val="28"/>
          <w:szCs w:val="28"/>
        </w:rPr>
        <w:lastRenderedPageBreak/>
        <w:t>Приложение № 1</w:t>
      </w:r>
    </w:p>
    <w:p w:rsidR="00303495" w:rsidRPr="001144EF" w:rsidRDefault="00303495" w:rsidP="00303495">
      <w:pPr>
        <w:pStyle w:val="ConsPlusNormal"/>
        <w:jc w:val="right"/>
        <w:rPr>
          <w:sz w:val="28"/>
          <w:szCs w:val="28"/>
        </w:rPr>
      </w:pPr>
      <w:r w:rsidRPr="001144EF">
        <w:rPr>
          <w:sz w:val="28"/>
          <w:szCs w:val="28"/>
        </w:rPr>
        <w:t xml:space="preserve">к Правилам </w:t>
      </w:r>
      <w:proofErr w:type="gramStart"/>
      <w:r w:rsidRPr="001144EF">
        <w:rPr>
          <w:sz w:val="28"/>
          <w:szCs w:val="28"/>
        </w:rPr>
        <w:t>противопожарного</w:t>
      </w:r>
      <w:proofErr w:type="gramEnd"/>
    </w:p>
    <w:p w:rsidR="00303495" w:rsidRPr="001144EF" w:rsidRDefault="00303495" w:rsidP="00303495">
      <w:pPr>
        <w:pStyle w:val="ConsPlusNormal"/>
        <w:jc w:val="right"/>
        <w:rPr>
          <w:sz w:val="28"/>
          <w:szCs w:val="28"/>
        </w:rPr>
      </w:pPr>
      <w:r w:rsidRPr="001144EF">
        <w:rPr>
          <w:sz w:val="28"/>
          <w:szCs w:val="28"/>
        </w:rPr>
        <w:t>режима в Российской Федерации</w:t>
      </w:r>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rPr>
          <w:rFonts w:ascii="Times New Roman" w:hAnsi="Times New Roman" w:cs="Times New Roman"/>
          <w:sz w:val="28"/>
          <w:szCs w:val="28"/>
        </w:rPr>
      </w:pPr>
      <w:bookmarkStart w:id="3558" w:name="Par1261"/>
      <w:bookmarkStart w:id="3559" w:name="Par1421"/>
      <w:bookmarkEnd w:id="3558"/>
      <w:bookmarkEnd w:id="3559"/>
      <w:r w:rsidRPr="001144EF">
        <w:rPr>
          <w:rFonts w:ascii="Times New Roman" w:hAnsi="Times New Roman" w:cs="Times New Roman"/>
          <w:sz w:val="28"/>
          <w:szCs w:val="28"/>
        </w:rPr>
        <w:t>НОРМЫ</w:t>
      </w:r>
    </w:p>
    <w:p w:rsidR="00303495" w:rsidRPr="001144EF" w:rsidRDefault="00303495" w:rsidP="00303495">
      <w:pPr>
        <w:pStyle w:val="ConsPlusTitle"/>
        <w:jc w:val="center"/>
        <w:rPr>
          <w:rFonts w:ascii="Times New Roman" w:hAnsi="Times New Roman" w:cs="Times New Roman"/>
          <w:sz w:val="28"/>
          <w:szCs w:val="28"/>
        </w:rPr>
      </w:pPr>
      <w:r w:rsidRPr="001144EF">
        <w:rPr>
          <w:rFonts w:ascii="Times New Roman" w:hAnsi="Times New Roman" w:cs="Times New Roman"/>
          <w:sz w:val="28"/>
          <w:szCs w:val="28"/>
        </w:rPr>
        <w:t xml:space="preserve">ОБЕСПЕЧЕНИЯ </w:t>
      </w:r>
      <w:ins w:id="3560" w:author="Антон Хабиров" w:date="2021-01-20T01:41:00Z">
        <w:r w:rsidRPr="001144EF">
          <w:rPr>
            <w:rFonts w:ascii="Times New Roman" w:hAnsi="Times New Roman" w:cs="Times New Roman"/>
            <w:sz w:val="28"/>
            <w:szCs w:val="28"/>
          </w:rPr>
          <w:t xml:space="preserve">ПЕРЕНОСНЫМИ </w:t>
        </w:r>
      </w:ins>
      <w:r w:rsidRPr="001144EF">
        <w:rPr>
          <w:rFonts w:ascii="Times New Roman" w:hAnsi="Times New Roman" w:cs="Times New Roman"/>
          <w:sz w:val="28"/>
          <w:szCs w:val="28"/>
        </w:rPr>
        <w:t>ОГНЕТУШИТЕЛЯМИ ОБЪЕКТОВ ЗАЩИТЫ</w:t>
      </w:r>
    </w:p>
    <w:p w:rsidR="00303495" w:rsidRPr="001144EF" w:rsidRDefault="00303495" w:rsidP="00303495">
      <w:pPr>
        <w:pStyle w:val="ConsPlusTitle"/>
        <w:jc w:val="center"/>
        <w:rPr>
          <w:rFonts w:ascii="Times New Roman" w:hAnsi="Times New Roman" w:cs="Times New Roman"/>
          <w:sz w:val="28"/>
          <w:szCs w:val="28"/>
        </w:rPr>
      </w:pPr>
      <w:r w:rsidRPr="001144EF">
        <w:rPr>
          <w:rFonts w:ascii="Times New Roman" w:hAnsi="Times New Roman" w:cs="Times New Roman"/>
          <w:sz w:val="28"/>
          <w:szCs w:val="28"/>
        </w:rPr>
        <w:t xml:space="preserve">В ЗАВИСИМОСТИ ОТ ИХ КАТЕГОРИЙ </w:t>
      </w:r>
      <w:proofErr w:type="gramStart"/>
      <w:r w:rsidRPr="001144EF">
        <w:rPr>
          <w:rFonts w:ascii="Times New Roman" w:hAnsi="Times New Roman" w:cs="Times New Roman"/>
          <w:sz w:val="28"/>
          <w:szCs w:val="28"/>
        </w:rPr>
        <w:t>ПО</w:t>
      </w:r>
      <w:proofErr w:type="gramEnd"/>
      <w:r w:rsidRPr="001144EF">
        <w:rPr>
          <w:rFonts w:ascii="Times New Roman" w:hAnsi="Times New Roman" w:cs="Times New Roman"/>
          <w:sz w:val="28"/>
          <w:szCs w:val="28"/>
        </w:rPr>
        <w:t xml:space="preserve"> ПОЖАРНОЙ И ВЗРЫВОПОЖАРНОЙ</w:t>
      </w:r>
    </w:p>
    <w:p w:rsidR="00303495" w:rsidRPr="001144EF" w:rsidRDefault="00303495" w:rsidP="00303495">
      <w:pPr>
        <w:pStyle w:val="ConsPlusTitle"/>
        <w:jc w:val="center"/>
        <w:rPr>
          <w:rFonts w:ascii="Times New Roman" w:hAnsi="Times New Roman" w:cs="Times New Roman"/>
          <w:sz w:val="28"/>
          <w:szCs w:val="28"/>
        </w:rPr>
      </w:pPr>
      <w:proofErr w:type="gramStart"/>
      <w:r w:rsidRPr="001144EF">
        <w:rPr>
          <w:rFonts w:ascii="Times New Roman" w:hAnsi="Times New Roman" w:cs="Times New Roman"/>
          <w:sz w:val="28"/>
          <w:szCs w:val="28"/>
        </w:rPr>
        <w:t>ОПАСНОСТИ И КЛАССА ПОЖАРА (ЗА ИСКЛЮЧЕНИЕМ</w:t>
      </w:r>
      <w:proofErr w:type="gramEnd"/>
    </w:p>
    <w:p w:rsidR="00303495" w:rsidRPr="001144EF" w:rsidRDefault="00303495" w:rsidP="00303495">
      <w:pPr>
        <w:pStyle w:val="ConsPlusTitle"/>
        <w:jc w:val="center"/>
        <w:rPr>
          <w:rFonts w:ascii="Times New Roman" w:hAnsi="Times New Roman" w:cs="Times New Roman"/>
          <w:sz w:val="28"/>
          <w:szCs w:val="28"/>
        </w:rPr>
      </w:pPr>
      <w:proofErr w:type="gramStart"/>
      <w:r w:rsidRPr="001144EF">
        <w:rPr>
          <w:rFonts w:ascii="Times New Roman" w:hAnsi="Times New Roman" w:cs="Times New Roman"/>
          <w:sz w:val="28"/>
          <w:szCs w:val="28"/>
        </w:rPr>
        <w:t>АВТОЗАПРАВОЧНЫХ СТАНЦИЙ</w:t>
      </w:r>
      <w:ins w:id="3561" w:author="Антон Хабиров" w:date="2021-01-20T01:41:00Z">
        <w:r w:rsidRPr="001144EF">
          <w:rPr>
            <w:rFonts w:ascii="Times New Roman" w:hAnsi="Times New Roman" w:cs="Times New Roman"/>
            <w:sz w:val="28"/>
            <w:szCs w:val="28"/>
          </w:rPr>
          <w:t>)</w:t>
        </w:r>
      </w:ins>
      <w:proofErr w:type="gramEnd"/>
    </w:p>
    <w:p w:rsidR="00303495" w:rsidRPr="001144EF" w:rsidRDefault="00303495" w:rsidP="00303495">
      <w:pPr>
        <w:pStyle w:val="ConsPlusTitle"/>
        <w:jc w:val="center"/>
        <w:rPr>
          <w:del w:id="3562" w:author="Антон Хабиров" w:date="2021-01-20T01:41:00Z"/>
          <w:rFonts w:ascii="Times New Roman" w:hAnsi="Times New Roman" w:cs="Times New Roman"/>
          <w:sz w:val="28"/>
          <w:szCs w:val="28"/>
        </w:rPr>
      </w:pPr>
      <w:del w:id="3563" w:author="Антон Хабиров" w:date="2021-01-20T01:41:00Z">
        <w:r w:rsidRPr="001144EF">
          <w:rPr>
            <w:rFonts w:ascii="Times New Roman" w:hAnsi="Times New Roman" w:cs="Times New Roman"/>
            <w:sz w:val="28"/>
            <w:szCs w:val="28"/>
          </w:rPr>
          <w:delText>И ЖЕЛЕЗНОДОРОЖНОГО ПОДВИЖНОГО СОСТАВА)</w:delText>
        </w:r>
      </w:del>
    </w:p>
    <w:p w:rsidR="00303495" w:rsidRPr="001144EF" w:rsidRDefault="00303495" w:rsidP="00303495">
      <w:pPr>
        <w:pStyle w:val="ConsPlusNormal"/>
        <w:rPr>
          <w:del w:id="3564" w:author="Антон Хабиров" w:date="2021-01-20T01:41:00Z"/>
          <w:sz w:val="28"/>
          <w:szCs w:val="28"/>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303495" w:rsidRPr="001144EF" w:rsidTr="00AD6363">
        <w:trPr>
          <w:jc w:val="center"/>
          <w:del w:id="3565" w:author="Антон Хабиров" w:date="2021-01-20T01:41:00Z"/>
        </w:trPr>
        <w:tc>
          <w:tcPr>
            <w:tcW w:w="10147" w:type="dxa"/>
            <w:tcBorders>
              <w:left w:val="single" w:sz="24" w:space="0" w:color="CED3F1"/>
              <w:right w:val="single" w:sz="24" w:space="0" w:color="F4F3F8"/>
            </w:tcBorders>
            <w:shd w:val="clear" w:color="auto" w:fill="auto"/>
          </w:tcPr>
          <w:p w:rsidR="00303495" w:rsidRPr="001144EF" w:rsidRDefault="00303495" w:rsidP="00AD6363">
            <w:pPr>
              <w:pStyle w:val="ConsPlusNormal"/>
              <w:jc w:val="center"/>
              <w:rPr>
                <w:del w:id="3566" w:author="Антон Хабиров" w:date="2021-01-20T01:41:00Z"/>
                <w:sz w:val="28"/>
                <w:szCs w:val="28"/>
              </w:rPr>
            </w:pPr>
            <w:del w:id="3567" w:author="Антон Хабиров" w:date="2021-01-20T01:41:00Z">
              <w:r w:rsidRPr="001144EF">
                <w:rPr>
                  <w:sz w:val="28"/>
                  <w:szCs w:val="28"/>
                </w:rPr>
                <w:delText>Список изменяющих документов</w:delText>
              </w:r>
            </w:del>
          </w:p>
          <w:p w:rsidR="00303495" w:rsidRPr="001144EF" w:rsidRDefault="00303495" w:rsidP="00AD6363">
            <w:pPr>
              <w:pStyle w:val="ConsPlusNormal"/>
              <w:jc w:val="center"/>
              <w:rPr>
                <w:del w:id="3568" w:author="Антон Хабиров" w:date="2021-01-20T01:41:00Z"/>
                <w:sz w:val="28"/>
                <w:szCs w:val="28"/>
              </w:rPr>
            </w:pPr>
            <w:del w:id="3569" w:author="Антон Хабиров" w:date="2021-01-20T01:41:00Z">
              <w:r w:rsidRPr="001144EF">
                <w:rPr>
                  <w:sz w:val="28"/>
                  <w:szCs w:val="28"/>
                </w:rPr>
                <w:delText>(в ред. Постановлений Правительства РФ от 20.09.2016 № 947,</w:delText>
              </w:r>
            </w:del>
          </w:p>
          <w:p w:rsidR="00303495" w:rsidRPr="001144EF" w:rsidRDefault="00303495" w:rsidP="00AD6363">
            <w:pPr>
              <w:pStyle w:val="ConsPlusNormal"/>
              <w:jc w:val="center"/>
              <w:rPr>
                <w:del w:id="3570" w:author="Антон Хабиров" w:date="2021-01-20T01:41:00Z"/>
                <w:sz w:val="28"/>
                <w:szCs w:val="28"/>
              </w:rPr>
            </w:pPr>
            <w:del w:id="3571" w:author="Антон Хабиров" w:date="2021-01-20T01:41:00Z">
              <w:r w:rsidRPr="001144EF">
                <w:rPr>
                  <w:sz w:val="28"/>
                  <w:szCs w:val="28"/>
                </w:rPr>
                <w:delText>от 07.03.2019 № 248,</w:delText>
              </w:r>
            </w:del>
          </w:p>
          <w:p w:rsidR="00303495" w:rsidRPr="001144EF" w:rsidRDefault="00303495" w:rsidP="00AD6363">
            <w:pPr>
              <w:pStyle w:val="ConsPlusNormal"/>
              <w:jc w:val="center"/>
              <w:rPr>
                <w:del w:id="3572" w:author="Антон Хабиров" w:date="2021-01-20T01:41:00Z"/>
                <w:sz w:val="28"/>
                <w:szCs w:val="28"/>
              </w:rPr>
            </w:pPr>
            <w:del w:id="3573" w:author="Антон Хабиров" w:date="2021-01-20T01:41:00Z">
              <w:r w:rsidRPr="001144EF">
                <w:rPr>
                  <w:sz w:val="28"/>
                  <w:szCs w:val="28"/>
                </w:rPr>
                <w:delText>с изм., внесенными Решением Верховного Суда РФ</w:delText>
              </w:r>
            </w:del>
          </w:p>
          <w:p w:rsidR="00303495" w:rsidRPr="001144EF" w:rsidRDefault="00303495" w:rsidP="00AD6363">
            <w:pPr>
              <w:pStyle w:val="ConsPlusNormal"/>
              <w:jc w:val="center"/>
              <w:rPr>
                <w:del w:id="3574" w:author="Антон Хабиров" w:date="2021-01-20T01:41:00Z"/>
                <w:sz w:val="28"/>
                <w:szCs w:val="28"/>
              </w:rPr>
            </w:pPr>
            <w:del w:id="3575" w:author="Антон Хабиров" w:date="2021-01-20T01:41:00Z">
              <w:r w:rsidRPr="001144EF">
                <w:rPr>
                  <w:sz w:val="28"/>
                  <w:szCs w:val="28"/>
                </w:rPr>
                <w:delText>от 17.10.2016 № АКПИ16-607)</w:delText>
              </w:r>
            </w:del>
          </w:p>
        </w:tc>
      </w:tr>
    </w:tbl>
    <w:p w:rsidR="00303495" w:rsidRPr="001144EF" w:rsidRDefault="00303495" w:rsidP="00303495">
      <w:pPr>
        <w:pStyle w:val="ConsPlusNormal"/>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025"/>
        <w:gridCol w:w="1134"/>
        <w:gridCol w:w="3855"/>
      </w:tblGrid>
      <w:tr w:rsidR="00303495" w:rsidRPr="001144EF" w:rsidTr="00AD6363">
        <w:trPr>
          <w:jc w:val="center"/>
        </w:trPr>
        <w:tc>
          <w:tcPr>
            <w:tcW w:w="4025" w:type="dxa"/>
          </w:tcPr>
          <w:p w:rsidR="00303495" w:rsidRPr="001144EF" w:rsidRDefault="00303495" w:rsidP="00AD6363">
            <w:pPr>
              <w:pStyle w:val="ConsPlusNormal"/>
              <w:jc w:val="center"/>
              <w:rPr>
                <w:sz w:val="28"/>
                <w:szCs w:val="28"/>
              </w:rPr>
            </w:pPr>
            <w:r w:rsidRPr="001144EF">
              <w:rPr>
                <w:sz w:val="28"/>
                <w:szCs w:val="28"/>
              </w:rPr>
              <w:t>Категория помещения по пожарной и взрывопожарной опасности</w:t>
            </w:r>
          </w:p>
        </w:tc>
        <w:tc>
          <w:tcPr>
            <w:tcW w:w="1134" w:type="dxa"/>
          </w:tcPr>
          <w:p w:rsidR="00303495" w:rsidRPr="001144EF" w:rsidRDefault="00303495" w:rsidP="00AD6363">
            <w:pPr>
              <w:pStyle w:val="ConsPlusNormal"/>
              <w:jc w:val="center"/>
              <w:rPr>
                <w:sz w:val="28"/>
                <w:szCs w:val="28"/>
              </w:rPr>
            </w:pPr>
            <w:r w:rsidRPr="001144EF">
              <w:rPr>
                <w:sz w:val="28"/>
                <w:szCs w:val="28"/>
              </w:rPr>
              <w:t>Класс пожара</w:t>
            </w:r>
          </w:p>
        </w:tc>
        <w:tc>
          <w:tcPr>
            <w:tcW w:w="3855" w:type="dxa"/>
          </w:tcPr>
          <w:p w:rsidR="00303495" w:rsidRPr="001144EF" w:rsidRDefault="00303495" w:rsidP="00AD6363">
            <w:pPr>
              <w:pStyle w:val="ConsPlusNormal"/>
              <w:jc w:val="center"/>
              <w:rPr>
                <w:sz w:val="28"/>
                <w:szCs w:val="28"/>
              </w:rPr>
            </w:pPr>
            <w:r w:rsidRPr="001144EF">
              <w:rPr>
                <w:sz w:val="28"/>
                <w:szCs w:val="28"/>
              </w:rPr>
              <w:t>Огнетушители с рангом тушения модельного очага</w:t>
            </w:r>
          </w:p>
        </w:tc>
      </w:tr>
      <w:tr w:rsidR="00303495" w:rsidRPr="001144EF" w:rsidTr="00AD6363">
        <w:trPr>
          <w:jc w:val="center"/>
        </w:trPr>
        <w:tc>
          <w:tcPr>
            <w:tcW w:w="4025" w:type="dxa"/>
            <w:vAlign w:val="bottom"/>
            <w:cellMerge w:id="3576" w:author="Антон Хабиров" w:date="2021-01-20T01:41:00Z" w:vMergeOrig="rest"/>
          </w:tcPr>
          <w:p w:rsidR="00303495" w:rsidRPr="001144EF" w:rsidRDefault="00303495" w:rsidP="00AD6363">
            <w:pPr>
              <w:pStyle w:val="ConsPlusNormal"/>
              <w:rPr>
                <w:sz w:val="28"/>
                <w:szCs w:val="28"/>
              </w:rPr>
            </w:pPr>
            <w:r w:rsidRPr="001144EF">
              <w:rPr>
                <w:sz w:val="28"/>
                <w:szCs w:val="28"/>
              </w:rPr>
              <w:t>А, Б, В</w:t>
            </w:r>
            <w:proofErr w:type="gramStart"/>
            <w:r w:rsidRPr="001144EF">
              <w:rPr>
                <w:sz w:val="28"/>
                <w:szCs w:val="28"/>
              </w:rPr>
              <w:t>1</w:t>
            </w:r>
            <w:proofErr w:type="gramEnd"/>
            <w:r w:rsidRPr="001144EF">
              <w:rPr>
                <w:sz w:val="28"/>
                <w:szCs w:val="28"/>
              </w:rPr>
              <w:t xml:space="preserve"> - В4</w:t>
            </w:r>
          </w:p>
        </w:tc>
        <w:tc>
          <w:tcPr>
            <w:tcW w:w="1134" w:type="dxa"/>
            <w:vAlign w:val="bottom"/>
          </w:tcPr>
          <w:p w:rsidR="00303495" w:rsidRPr="001144EF" w:rsidRDefault="00303495" w:rsidP="00AD6363">
            <w:pPr>
              <w:pStyle w:val="ConsPlusNormal"/>
              <w:jc w:val="center"/>
              <w:rPr>
                <w:sz w:val="28"/>
                <w:szCs w:val="28"/>
              </w:rPr>
            </w:pPr>
            <w:r w:rsidRPr="001144EF">
              <w:rPr>
                <w:sz w:val="28"/>
                <w:szCs w:val="28"/>
              </w:rPr>
              <w:t>A</w:t>
            </w:r>
          </w:p>
        </w:tc>
        <w:tc>
          <w:tcPr>
            <w:tcW w:w="3855" w:type="dxa"/>
            <w:vAlign w:val="bottom"/>
          </w:tcPr>
          <w:p w:rsidR="00303495" w:rsidRPr="001144EF" w:rsidRDefault="00303495" w:rsidP="00AD6363">
            <w:pPr>
              <w:pStyle w:val="ConsPlusNormal"/>
              <w:rPr>
                <w:sz w:val="28"/>
                <w:szCs w:val="28"/>
              </w:rPr>
            </w:pPr>
            <w:r w:rsidRPr="001144EF">
              <w:rPr>
                <w:sz w:val="28"/>
                <w:szCs w:val="28"/>
              </w:rPr>
              <w:t>4A</w:t>
            </w:r>
          </w:p>
        </w:tc>
      </w:tr>
      <w:tr w:rsidR="00303495" w:rsidRPr="001144EF" w:rsidTr="00AD6363">
        <w:trPr>
          <w:jc w:val="center"/>
        </w:trPr>
        <w:tc>
          <w:tcPr>
            <w:tcW w:w="4025" w:type="dxa"/>
            <w:cellMerge w:id="3577" w:author="Антон Хабиров" w:date="2021-01-20T01:41:00Z" w:vMergeOrig="cont"/>
          </w:tcPr>
          <w:p w:rsidR="00303495" w:rsidRPr="001144EF" w:rsidRDefault="00303495" w:rsidP="00AD6363">
            <w:pPr>
              <w:pStyle w:val="ConsPlusNormal"/>
              <w:rPr>
                <w:sz w:val="28"/>
                <w:szCs w:val="28"/>
              </w:rPr>
            </w:pPr>
          </w:p>
        </w:tc>
        <w:tc>
          <w:tcPr>
            <w:tcW w:w="1134" w:type="dxa"/>
            <w:vAlign w:val="bottom"/>
          </w:tcPr>
          <w:p w:rsidR="00303495" w:rsidRPr="001144EF" w:rsidRDefault="00303495" w:rsidP="00AD6363">
            <w:pPr>
              <w:pStyle w:val="ConsPlusNormal"/>
              <w:jc w:val="center"/>
              <w:rPr>
                <w:sz w:val="28"/>
                <w:szCs w:val="28"/>
              </w:rPr>
            </w:pPr>
            <w:r w:rsidRPr="001144EF">
              <w:rPr>
                <w:sz w:val="28"/>
                <w:szCs w:val="28"/>
              </w:rPr>
              <w:t>B</w:t>
            </w:r>
          </w:p>
        </w:tc>
        <w:tc>
          <w:tcPr>
            <w:tcW w:w="3855" w:type="dxa"/>
            <w:vAlign w:val="bottom"/>
          </w:tcPr>
          <w:p w:rsidR="00303495" w:rsidRPr="001144EF" w:rsidRDefault="00303495" w:rsidP="00AD6363">
            <w:pPr>
              <w:pStyle w:val="ConsPlusNormal"/>
              <w:rPr>
                <w:sz w:val="28"/>
                <w:szCs w:val="28"/>
              </w:rPr>
            </w:pPr>
            <w:r w:rsidRPr="001144EF">
              <w:rPr>
                <w:sz w:val="28"/>
                <w:szCs w:val="28"/>
              </w:rPr>
              <w:t>144B</w:t>
            </w:r>
          </w:p>
        </w:tc>
      </w:tr>
      <w:tr w:rsidR="00303495" w:rsidRPr="001144EF" w:rsidTr="00AD6363">
        <w:trPr>
          <w:jc w:val="center"/>
        </w:trPr>
        <w:tc>
          <w:tcPr>
            <w:tcW w:w="4025" w:type="dxa"/>
            <w:cellMerge w:id="3578" w:author="Антон Хабиров" w:date="2021-01-20T01:41:00Z" w:vMergeOrig="cont"/>
          </w:tcPr>
          <w:p w:rsidR="00303495" w:rsidRPr="001144EF" w:rsidRDefault="00303495" w:rsidP="00AD6363">
            <w:pPr>
              <w:pStyle w:val="ConsPlusNormal"/>
              <w:rPr>
                <w:sz w:val="28"/>
                <w:szCs w:val="28"/>
              </w:rPr>
            </w:pPr>
          </w:p>
        </w:tc>
        <w:tc>
          <w:tcPr>
            <w:tcW w:w="1134" w:type="dxa"/>
          </w:tcPr>
          <w:p w:rsidR="00303495" w:rsidRPr="001144EF" w:rsidRDefault="00303495" w:rsidP="00AD6363">
            <w:pPr>
              <w:pStyle w:val="ConsPlusNormal"/>
              <w:jc w:val="center"/>
              <w:rPr>
                <w:sz w:val="28"/>
                <w:szCs w:val="28"/>
              </w:rPr>
            </w:pPr>
            <w:r w:rsidRPr="001144EF">
              <w:rPr>
                <w:sz w:val="28"/>
                <w:szCs w:val="28"/>
              </w:rPr>
              <w:t>C</w:t>
            </w:r>
          </w:p>
        </w:tc>
        <w:tc>
          <w:tcPr>
            <w:tcW w:w="3855" w:type="dxa"/>
          </w:tcPr>
          <w:p w:rsidR="00303495" w:rsidRPr="001144EF" w:rsidRDefault="00303495" w:rsidP="00AD6363">
            <w:pPr>
              <w:pStyle w:val="ConsPlusNormal"/>
              <w:rPr>
                <w:sz w:val="28"/>
                <w:szCs w:val="28"/>
              </w:rPr>
            </w:pPr>
            <w:ins w:id="3579" w:author="Антон Хабиров" w:date="2021-01-20T01:41:00Z">
              <w:r w:rsidRPr="001144EF">
                <w:rPr>
                  <w:sz w:val="28"/>
                  <w:szCs w:val="28"/>
                </w:rPr>
                <w:t>(</w:t>
              </w:r>
            </w:ins>
            <w:r w:rsidRPr="001144EF">
              <w:rPr>
                <w:sz w:val="28"/>
                <w:szCs w:val="28"/>
              </w:rPr>
              <w:t>4A, 144B, C</w:t>
            </w:r>
            <w:ins w:id="3580" w:author="Антон Хабиров" w:date="2021-01-20T01:41:00Z">
              <w:r w:rsidRPr="001144EF">
                <w:rPr>
                  <w:sz w:val="28"/>
                  <w:szCs w:val="28"/>
                </w:rPr>
                <w:t>)</w:t>
              </w:r>
            </w:ins>
            <w:r w:rsidRPr="001144EF">
              <w:rPr>
                <w:sz w:val="28"/>
                <w:szCs w:val="28"/>
              </w:rPr>
              <w:t xml:space="preserve"> или </w:t>
            </w:r>
            <w:ins w:id="3581" w:author="Антон Хабиров" w:date="2021-01-20T01:41:00Z">
              <w:r w:rsidRPr="001144EF">
                <w:rPr>
                  <w:sz w:val="28"/>
                  <w:szCs w:val="28"/>
                </w:rPr>
                <w:t>(</w:t>
              </w:r>
            </w:ins>
            <w:r w:rsidRPr="001144EF">
              <w:rPr>
                <w:sz w:val="28"/>
                <w:szCs w:val="28"/>
              </w:rPr>
              <w:t>144B, C</w:t>
            </w:r>
            <w:ins w:id="3582" w:author="Антон Хабиров" w:date="2021-01-20T01:41:00Z">
              <w:r w:rsidRPr="001144EF">
                <w:rPr>
                  <w:sz w:val="28"/>
                  <w:szCs w:val="28"/>
                </w:rPr>
                <w:t>)</w:t>
              </w:r>
            </w:ins>
          </w:p>
        </w:tc>
      </w:tr>
      <w:tr w:rsidR="00303495" w:rsidRPr="001144EF" w:rsidTr="00AD6363">
        <w:trPr>
          <w:jc w:val="center"/>
        </w:trPr>
        <w:tc>
          <w:tcPr>
            <w:tcW w:w="4025" w:type="dxa"/>
            <w:cellMerge w:id="3583" w:author="Антон Хабиров" w:date="2021-01-20T01:41:00Z" w:vMergeOrig="cont"/>
          </w:tcPr>
          <w:p w:rsidR="00303495" w:rsidRPr="001144EF" w:rsidRDefault="00303495" w:rsidP="00AD6363">
            <w:pPr>
              <w:pStyle w:val="ConsPlusNormal"/>
              <w:rPr>
                <w:sz w:val="28"/>
                <w:szCs w:val="28"/>
              </w:rPr>
            </w:pPr>
          </w:p>
        </w:tc>
        <w:tc>
          <w:tcPr>
            <w:tcW w:w="1134" w:type="dxa"/>
          </w:tcPr>
          <w:p w:rsidR="00303495" w:rsidRPr="001144EF" w:rsidRDefault="00303495" w:rsidP="00AD6363">
            <w:pPr>
              <w:pStyle w:val="ConsPlusNormal"/>
              <w:jc w:val="center"/>
              <w:rPr>
                <w:sz w:val="28"/>
                <w:szCs w:val="28"/>
              </w:rPr>
            </w:pPr>
            <w:r w:rsidRPr="001144EF">
              <w:rPr>
                <w:sz w:val="28"/>
                <w:szCs w:val="28"/>
              </w:rPr>
              <w:t>D</w:t>
            </w:r>
          </w:p>
        </w:tc>
        <w:tc>
          <w:tcPr>
            <w:tcW w:w="3855" w:type="dxa"/>
          </w:tcPr>
          <w:p w:rsidR="00303495" w:rsidRPr="001144EF" w:rsidRDefault="00303495" w:rsidP="00AD6363">
            <w:pPr>
              <w:pStyle w:val="ConsPlusNormal"/>
              <w:rPr>
                <w:sz w:val="28"/>
                <w:szCs w:val="28"/>
              </w:rPr>
            </w:pPr>
            <w:r w:rsidRPr="001144EF">
              <w:rPr>
                <w:sz w:val="28"/>
                <w:szCs w:val="28"/>
              </w:rPr>
              <w:t>D</w:t>
            </w:r>
          </w:p>
        </w:tc>
      </w:tr>
      <w:tr w:rsidR="00303495" w:rsidRPr="001144EF" w:rsidTr="00AD6363">
        <w:trPr>
          <w:jc w:val="center"/>
        </w:trPr>
        <w:tc>
          <w:tcPr>
            <w:tcW w:w="4025" w:type="dxa"/>
            <w:cellMerge w:id="3584" w:author="Антон Хабиров" w:date="2021-01-20T01:41:00Z" w:vMergeOrig="cont"/>
          </w:tcPr>
          <w:p w:rsidR="00303495" w:rsidRPr="001144EF" w:rsidRDefault="00303495" w:rsidP="00AD6363">
            <w:pPr>
              <w:pStyle w:val="ConsPlusNormal"/>
              <w:rPr>
                <w:sz w:val="28"/>
                <w:szCs w:val="28"/>
              </w:rPr>
            </w:pPr>
          </w:p>
        </w:tc>
        <w:tc>
          <w:tcPr>
            <w:tcW w:w="1134" w:type="dxa"/>
            <w:vAlign w:val="bottom"/>
          </w:tcPr>
          <w:p w:rsidR="00303495" w:rsidRPr="001144EF" w:rsidRDefault="00303495" w:rsidP="00AD6363">
            <w:pPr>
              <w:pStyle w:val="ConsPlusNormal"/>
              <w:jc w:val="center"/>
              <w:rPr>
                <w:sz w:val="28"/>
                <w:szCs w:val="28"/>
              </w:rPr>
            </w:pPr>
            <w:r w:rsidRPr="001144EF">
              <w:rPr>
                <w:sz w:val="28"/>
                <w:szCs w:val="28"/>
              </w:rPr>
              <w:t>E</w:t>
            </w:r>
          </w:p>
        </w:tc>
        <w:tc>
          <w:tcPr>
            <w:tcW w:w="3855" w:type="dxa"/>
            <w:vAlign w:val="bottom"/>
          </w:tcPr>
          <w:p w:rsidR="00303495" w:rsidRPr="001144EF" w:rsidRDefault="00303495" w:rsidP="00AD6363">
            <w:pPr>
              <w:pStyle w:val="ConsPlusNormal"/>
              <w:rPr>
                <w:sz w:val="28"/>
                <w:szCs w:val="28"/>
              </w:rPr>
            </w:pPr>
            <w:del w:id="3585" w:author="Антон Хабиров" w:date="2021-01-20T01:41:00Z">
              <w:r w:rsidRPr="001144EF">
                <w:rPr>
                  <w:sz w:val="28"/>
                  <w:szCs w:val="28"/>
                  <w:lang w:val="en-US"/>
                </w:rPr>
                <w:delText>4A, 144B</w:delText>
              </w:r>
            </w:del>
            <w:ins w:id="3586" w:author="Антон Хабиров" w:date="2021-01-20T01:41:00Z">
              <w:r w:rsidRPr="001144EF">
                <w:rPr>
                  <w:sz w:val="28"/>
                  <w:szCs w:val="28"/>
                </w:rPr>
                <w:t>(55B</w:t>
              </w:r>
            </w:ins>
            <w:r w:rsidRPr="001144EF">
              <w:rPr>
                <w:sz w:val="28"/>
                <w:szCs w:val="28"/>
              </w:rPr>
              <w:t>, C, E</w:t>
            </w:r>
            <w:del w:id="3587" w:author="Антон Хабиров" w:date="2021-01-20T01:41:00Z">
              <w:r w:rsidRPr="001144EF">
                <w:rPr>
                  <w:sz w:val="28"/>
                  <w:szCs w:val="28"/>
                  <w:lang w:val="en-US"/>
                </w:rPr>
                <w:delText xml:space="preserve"> </w:delText>
              </w:r>
              <w:r w:rsidRPr="001144EF">
                <w:rPr>
                  <w:sz w:val="28"/>
                  <w:szCs w:val="28"/>
                </w:rPr>
                <w:delText>или</w:delText>
              </w:r>
              <w:r w:rsidRPr="001144EF">
                <w:rPr>
                  <w:sz w:val="28"/>
                  <w:szCs w:val="28"/>
                  <w:lang w:val="en-US"/>
                </w:rPr>
                <w:delText xml:space="preserve"> 144B, C, E</w:delText>
              </w:r>
            </w:del>
            <w:ins w:id="3588" w:author="Антон Хабиров" w:date="2021-01-20T01:41:00Z">
              <w:r w:rsidRPr="001144EF">
                <w:rPr>
                  <w:sz w:val="28"/>
                  <w:szCs w:val="28"/>
                </w:rPr>
                <w:t>)</w:t>
              </w:r>
            </w:ins>
          </w:p>
        </w:tc>
      </w:tr>
      <w:tr w:rsidR="00303495" w:rsidRPr="001144EF" w:rsidTr="00AD6363">
        <w:trPr>
          <w:jc w:val="center"/>
        </w:trPr>
        <w:tc>
          <w:tcPr>
            <w:tcW w:w="4025" w:type="dxa"/>
            <w:cellMerge w:id="3589" w:author="Антон Хабиров" w:date="2021-01-20T01:41:00Z" w:vMergeOrig="rest"/>
          </w:tcPr>
          <w:p w:rsidR="00303495" w:rsidRPr="001144EF" w:rsidRDefault="00303495" w:rsidP="00AD6363">
            <w:pPr>
              <w:pStyle w:val="ConsPlusNormal"/>
              <w:rPr>
                <w:sz w:val="28"/>
                <w:szCs w:val="28"/>
              </w:rPr>
            </w:pPr>
            <w:r w:rsidRPr="001144EF">
              <w:rPr>
                <w:sz w:val="28"/>
                <w:szCs w:val="28"/>
              </w:rPr>
              <w:t>Г, Д</w:t>
            </w:r>
          </w:p>
        </w:tc>
        <w:tc>
          <w:tcPr>
            <w:tcW w:w="1134" w:type="dxa"/>
          </w:tcPr>
          <w:p w:rsidR="00303495" w:rsidRPr="001144EF" w:rsidRDefault="00303495" w:rsidP="00AD6363">
            <w:pPr>
              <w:pStyle w:val="ConsPlusNormal"/>
              <w:jc w:val="center"/>
              <w:rPr>
                <w:sz w:val="28"/>
                <w:szCs w:val="28"/>
              </w:rPr>
            </w:pPr>
            <w:r w:rsidRPr="001144EF">
              <w:rPr>
                <w:sz w:val="28"/>
                <w:szCs w:val="28"/>
              </w:rPr>
              <w:t>A</w:t>
            </w:r>
          </w:p>
        </w:tc>
        <w:tc>
          <w:tcPr>
            <w:tcW w:w="3855" w:type="dxa"/>
          </w:tcPr>
          <w:p w:rsidR="00303495" w:rsidRPr="001144EF" w:rsidRDefault="00303495" w:rsidP="00AD6363">
            <w:pPr>
              <w:pStyle w:val="ConsPlusNormal"/>
              <w:rPr>
                <w:sz w:val="28"/>
                <w:szCs w:val="28"/>
              </w:rPr>
            </w:pPr>
            <w:r w:rsidRPr="001144EF">
              <w:rPr>
                <w:sz w:val="28"/>
                <w:szCs w:val="28"/>
              </w:rPr>
              <w:t>2A</w:t>
            </w:r>
          </w:p>
        </w:tc>
      </w:tr>
      <w:tr w:rsidR="00303495" w:rsidRPr="001144EF" w:rsidTr="00AD6363">
        <w:trPr>
          <w:jc w:val="center"/>
        </w:trPr>
        <w:tc>
          <w:tcPr>
            <w:tcW w:w="4025" w:type="dxa"/>
            <w:cellMerge w:id="3590" w:author="Антон Хабиров" w:date="2021-01-20T01:41:00Z" w:vMergeOrig="cont"/>
          </w:tcPr>
          <w:p w:rsidR="00303495" w:rsidRPr="001144EF" w:rsidRDefault="00303495" w:rsidP="00AD6363">
            <w:pPr>
              <w:pStyle w:val="ConsPlusNormal"/>
              <w:rPr>
                <w:sz w:val="28"/>
                <w:szCs w:val="28"/>
              </w:rPr>
            </w:pPr>
          </w:p>
        </w:tc>
        <w:tc>
          <w:tcPr>
            <w:tcW w:w="1134" w:type="dxa"/>
          </w:tcPr>
          <w:p w:rsidR="00303495" w:rsidRPr="001144EF" w:rsidRDefault="00303495" w:rsidP="00AD6363">
            <w:pPr>
              <w:pStyle w:val="ConsPlusNormal"/>
              <w:jc w:val="center"/>
              <w:rPr>
                <w:sz w:val="28"/>
                <w:szCs w:val="28"/>
              </w:rPr>
            </w:pPr>
            <w:r w:rsidRPr="001144EF">
              <w:rPr>
                <w:sz w:val="28"/>
                <w:szCs w:val="28"/>
              </w:rPr>
              <w:t>B</w:t>
            </w:r>
          </w:p>
        </w:tc>
        <w:tc>
          <w:tcPr>
            <w:tcW w:w="3855" w:type="dxa"/>
          </w:tcPr>
          <w:p w:rsidR="00303495" w:rsidRPr="001144EF" w:rsidRDefault="00303495" w:rsidP="00AD6363">
            <w:pPr>
              <w:pStyle w:val="ConsPlusNormal"/>
              <w:rPr>
                <w:sz w:val="28"/>
                <w:szCs w:val="28"/>
              </w:rPr>
            </w:pPr>
            <w:r w:rsidRPr="001144EF">
              <w:rPr>
                <w:sz w:val="28"/>
                <w:szCs w:val="28"/>
              </w:rPr>
              <w:t>55B</w:t>
            </w:r>
          </w:p>
        </w:tc>
      </w:tr>
      <w:tr w:rsidR="00303495" w:rsidRPr="001144EF" w:rsidTr="00AD6363">
        <w:trPr>
          <w:jc w:val="center"/>
        </w:trPr>
        <w:tc>
          <w:tcPr>
            <w:tcW w:w="4025" w:type="dxa"/>
            <w:cellMerge w:id="3591" w:author="Антон Хабиров" w:date="2021-01-20T01:41:00Z" w:vMergeOrig="cont"/>
          </w:tcPr>
          <w:p w:rsidR="00303495" w:rsidRPr="001144EF" w:rsidRDefault="00303495" w:rsidP="00AD6363">
            <w:pPr>
              <w:pStyle w:val="ConsPlusNormal"/>
              <w:rPr>
                <w:sz w:val="28"/>
                <w:szCs w:val="28"/>
              </w:rPr>
            </w:pPr>
          </w:p>
        </w:tc>
        <w:tc>
          <w:tcPr>
            <w:tcW w:w="1134" w:type="dxa"/>
            <w:vAlign w:val="bottom"/>
          </w:tcPr>
          <w:p w:rsidR="00303495" w:rsidRPr="001144EF" w:rsidRDefault="00303495" w:rsidP="00AD6363">
            <w:pPr>
              <w:pStyle w:val="ConsPlusNormal"/>
              <w:jc w:val="center"/>
              <w:rPr>
                <w:sz w:val="28"/>
                <w:szCs w:val="28"/>
              </w:rPr>
            </w:pPr>
            <w:r w:rsidRPr="001144EF">
              <w:rPr>
                <w:sz w:val="28"/>
                <w:szCs w:val="28"/>
              </w:rPr>
              <w:t>C</w:t>
            </w:r>
          </w:p>
        </w:tc>
        <w:tc>
          <w:tcPr>
            <w:tcW w:w="3855" w:type="dxa"/>
            <w:vAlign w:val="bottom"/>
          </w:tcPr>
          <w:p w:rsidR="00303495" w:rsidRPr="001144EF" w:rsidRDefault="00303495" w:rsidP="00AD6363">
            <w:pPr>
              <w:pStyle w:val="ConsPlusNormal"/>
              <w:rPr>
                <w:sz w:val="28"/>
                <w:szCs w:val="28"/>
              </w:rPr>
            </w:pPr>
            <w:ins w:id="3592" w:author="Антон Хабиров" w:date="2021-01-20T01:41:00Z">
              <w:r w:rsidRPr="001144EF">
                <w:rPr>
                  <w:sz w:val="28"/>
                  <w:szCs w:val="28"/>
                </w:rPr>
                <w:t>(</w:t>
              </w:r>
            </w:ins>
            <w:r w:rsidRPr="001144EF">
              <w:rPr>
                <w:sz w:val="28"/>
                <w:szCs w:val="28"/>
              </w:rPr>
              <w:t>2A, 55B, C</w:t>
            </w:r>
            <w:ins w:id="3593" w:author="Антон Хабиров" w:date="2021-01-20T01:41:00Z">
              <w:r w:rsidRPr="001144EF">
                <w:rPr>
                  <w:sz w:val="28"/>
                  <w:szCs w:val="28"/>
                </w:rPr>
                <w:t>)</w:t>
              </w:r>
            </w:ins>
            <w:r w:rsidRPr="001144EF">
              <w:rPr>
                <w:sz w:val="28"/>
                <w:szCs w:val="28"/>
              </w:rPr>
              <w:t xml:space="preserve"> или </w:t>
            </w:r>
            <w:ins w:id="3594" w:author="Антон Хабиров" w:date="2021-01-20T01:41:00Z">
              <w:r w:rsidRPr="001144EF">
                <w:rPr>
                  <w:sz w:val="28"/>
                  <w:szCs w:val="28"/>
                </w:rPr>
                <w:t>(</w:t>
              </w:r>
            </w:ins>
            <w:r w:rsidRPr="001144EF">
              <w:rPr>
                <w:sz w:val="28"/>
                <w:szCs w:val="28"/>
              </w:rPr>
              <w:t>55B, C</w:t>
            </w:r>
            <w:ins w:id="3595" w:author="Антон Хабиров" w:date="2021-01-20T01:41:00Z">
              <w:r w:rsidRPr="001144EF">
                <w:rPr>
                  <w:sz w:val="28"/>
                  <w:szCs w:val="28"/>
                </w:rPr>
                <w:t>)</w:t>
              </w:r>
            </w:ins>
          </w:p>
        </w:tc>
      </w:tr>
      <w:tr w:rsidR="00303495" w:rsidRPr="001144EF" w:rsidTr="00AD6363">
        <w:trPr>
          <w:jc w:val="center"/>
        </w:trPr>
        <w:tc>
          <w:tcPr>
            <w:tcW w:w="4025" w:type="dxa"/>
            <w:cellMerge w:id="3596" w:author="Антон Хабиров" w:date="2021-01-20T01:41:00Z" w:vMergeOrig="cont"/>
          </w:tcPr>
          <w:p w:rsidR="00303495" w:rsidRPr="001144EF" w:rsidRDefault="00303495" w:rsidP="00AD6363">
            <w:pPr>
              <w:pStyle w:val="ConsPlusNormal"/>
              <w:rPr>
                <w:sz w:val="28"/>
                <w:szCs w:val="28"/>
              </w:rPr>
            </w:pPr>
          </w:p>
        </w:tc>
        <w:tc>
          <w:tcPr>
            <w:tcW w:w="1134" w:type="dxa"/>
          </w:tcPr>
          <w:p w:rsidR="00303495" w:rsidRPr="001144EF" w:rsidRDefault="00303495" w:rsidP="00AD6363">
            <w:pPr>
              <w:pStyle w:val="ConsPlusNormal"/>
              <w:jc w:val="center"/>
              <w:rPr>
                <w:sz w:val="28"/>
                <w:szCs w:val="28"/>
              </w:rPr>
            </w:pPr>
            <w:r w:rsidRPr="001144EF">
              <w:rPr>
                <w:sz w:val="28"/>
                <w:szCs w:val="28"/>
              </w:rPr>
              <w:t>D</w:t>
            </w:r>
          </w:p>
        </w:tc>
        <w:tc>
          <w:tcPr>
            <w:tcW w:w="3855" w:type="dxa"/>
          </w:tcPr>
          <w:p w:rsidR="00303495" w:rsidRPr="001144EF" w:rsidRDefault="00303495" w:rsidP="00AD6363">
            <w:pPr>
              <w:pStyle w:val="ConsPlusNormal"/>
              <w:rPr>
                <w:sz w:val="28"/>
                <w:szCs w:val="28"/>
              </w:rPr>
            </w:pPr>
            <w:r w:rsidRPr="001144EF">
              <w:rPr>
                <w:sz w:val="28"/>
                <w:szCs w:val="28"/>
              </w:rPr>
              <w:t>D</w:t>
            </w:r>
          </w:p>
        </w:tc>
      </w:tr>
      <w:tr w:rsidR="00303495" w:rsidRPr="001144EF" w:rsidTr="00AD6363">
        <w:trPr>
          <w:jc w:val="center"/>
        </w:trPr>
        <w:tc>
          <w:tcPr>
            <w:tcW w:w="4025" w:type="dxa"/>
            <w:cellMerge w:id="3597" w:author="Антон Хабиров" w:date="2021-01-20T01:41:00Z" w:vMergeOrig="cont"/>
          </w:tcPr>
          <w:p w:rsidR="00303495" w:rsidRPr="001144EF" w:rsidRDefault="00303495" w:rsidP="00AD6363">
            <w:pPr>
              <w:pStyle w:val="ConsPlusNormal"/>
              <w:rPr>
                <w:sz w:val="28"/>
                <w:szCs w:val="28"/>
              </w:rPr>
            </w:pPr>
          </w:p>
        </w:tc>
        <w:tc>
          <w:tcPr>
            <w:tcW w:w="1134" w:type="dxa"/>
            <w:vAlign w:val="bottom"/>
          </w:tcPr>
          <w:p w:rsidR="00303495" w:rsidRPr="001144EF" w:rsidRDefault="00303495" w:rsidP="00AD6363">
            <w:pPr>
              <w:pStyle w:val="ConsPlusNormal"/>
              <w:jc w:val="center"/>
              <w:rPr>
                <w:sz w:val="28"/>
                <w:szCs w:val="28"/>
              </w:rPr>
            </w:pPr>
            <w:r w:rsidRPr="001144EF">
              <w:rPr>
                <w:sz w:val="28"/>
                <w:szCs w:val="28"/>
              </w:rPr>
              <w:t>E</w:t>
            </w:r>
          </w:p>
        </w:tc>
        <w:tc>
          <w:tcPr>
            <w:tcW w:w="3855" w:type="dxa"/>
            <w:vAlign w:val="bottom"/>
          </w:tcPr>
          <w:p w:rsidR="00303495" w:rsidRPr="001144EF" w:rsidRDefault="00303495" w:rsidP="00AD6363">
            <w:pPr>
              <w:pStyle w:val="ConsPlusNormal"/>
              <w:rPr>
                <w:sz w:val="28"/>
                <w:szCs w:val="28"/>
              </w:rPr>
            </w:pPr>
            <w:del w:id="3598" w:author="Антон Хабиров" w:date="2021-01-20T01:41:00Z">
              <w:r w:rsidRPr="001144EF">
                <w:rPr>
                  <w:sz w:val="28"/>
                  <w:szCs w:val="28"/>
                  <w:lang w:val="en-US"/>
                </w:rPr>
                <w:delText xml:space="preserve">2A, </w:delText>
              </w:r>
            </w:del>
            <w:ins w:id="3599" w:author="Антон Хабиров" w:date="2021-01-20T01:41:00Z">
              <w:r w:rsidRPr="001144EF">
                <w:rPr>
                  <w:sz w:val="28"/>
                  <w:szCs w:val="28"/>
                </w:rPr>
                <w:t>(</w:t>
              </w:r>
            </w:ins>
            <w:r w:rsidRPr="001144EF">
              <w:rPr>
                <w:sz w:val="28"/>
                <w:szCs w:val="28"/>
              </w:rPr>
              <w:t>55B, C, E</w:t>
            </w:r>
            <w:del w:id="3600" w:author="Антон Хабиров" w:date="2021-01-20T01:41:00Z">
              <w:r w:rsidRPr="001144EF">
                <w:rPr>
                  <w:sz w:val="28"/>
                  <w:szCs w:val="28"/>
                  <w:lang w:val="en-US"/>
                </w:rPr>
                <w:delText xml:space="preserve"> </w:delText>
              </w:r>
              <w:r w:rsidRPr="001144EF">
                <w:rPr>
                  <w:sz w:val="28"/>
                  <w:szCs w:val="28"/>
                </w:rPr>
                <w:delText>или</w:delText>
              </w:r>
              <w:r w:rsidRPr="001144EF">
                <w:rPr>
                  <w:sz w:val="28"/>
                  <w:szCs w:val="28"/>
                  <w:lang w:val="en-US"/>
                </w:rPr>
                <w:delText xml:space="preserve"> 55B, C, E</w:delText>
              </w:r>
            </w:del>
            <w:ins w:id="3601" w:author="Антон Хабиров" w:date="2021-01-20T01:41:00Z">
              <w:r w:rsidRPr="001144EF">
                <w:rPr>
                  <w:sz w:val="28"/>
                  <w:szCs w:val="28"/>
                </w:rPr>
                <w:t>)</w:t>
              </w:r>
            </w:ins>
          </w:p>
        </w:tc>
      </w:tr>
      <w:tr w:rsidR="00303495" w:rsidRPr="001144EF" w:rsidTr="00AD6363">
        <w:trPr>
          <w:jc w:val="center"/>
        </w:trPr>
        <w:tc>
          <w:tcPr>
            <w:tcW w:w="4025" w:type="dxa"/>
            <w:cellMerge w:id="3602" w:author="Антон Хабиров" w:date="2021-01-20T01:41:00Z" w:vMergeOrig="rest"/>
          </w:tcPr>
          <w:p w:rsidR="00303495" w:rsidRPr="001144EF" w:rsidRDefault="00303495" w:rsidP="00AD6363">
            <w:pPr>
              <w:pStyle w:val="ConsPlusNormal"/>
              <w:rPr>
                <w:sz w:val="28"/>
                <w:szCs w:val="28"/>
              </w:rPr>
            </w:pPr>
            <w:r w:rsidRPr="001144EF">
              <w:rPr>
                <w:sz w:val="28"/>
                <w:szCs w:val="28"/>
              </w:rPr>
              <w:t>Общественные здания</w:t>
            </w:r>
          </w:p>
        </w:tc>
        <w:tc>
          <w:tcPr>
            <w:tcW w:w="1134" w:type="dxa"/>
          </w:tcPr>
          <w:p w:rsidR="00303495" w:rsidRPr="001144EF" w:rsidRDefault="00303495" w:rsidP="00AD6363">
            <w:pPr>
              <w:pStyle w:val="ConsPlusNormal"/>
              <w:jc w:val="center"/>
              <w:rPr>
                <w:sz w:val="28"/>
                <w:szCs w:val="28"/>
              </w:rPr>
            </w:pPr>
            <w:r w:rsidRPr="001144EF">
              <w:rPr>
                <w:sz w:val="28"/>
                <w:szCs w:val="28"/>
              </w:rPr>
              <w:t>A</w:t>
            </w:r>
          </w:p>
        </w:tc>
        <w:tc>
          <w:tcPr>
            <w:tcW w:w="3855" w:type="dxa"/>
          </w:tcPr>
          <w:p w:rsidR="00303495" w:rsidRPr="001144EF" w:rsidRDefault="00303495" w:rsidP="00AD6363">
            <w:pPr>
              <w:pStyle w:val="ConsPlusNormal"/>
              <w:rPr>
                <w:sz w:val="28"/>
                <w:szCs w:val="28"/>
              </w:rPr>
            </w:pPr>
            <w:r w:rsidRPr="001144EF">
              <w:rPr>
                <w:sz w:val="28"/>
                <w:szCs w:val="28"/>
              </w:rPr>
              <w:t>2A</w:t>
            </w:r>
          </w:p>
        </w:tc>
      </w:tr>
      <w:tr w:rsidR="00303495" w:rsidRPr="001144EF" w:rsidTr="00AD6363">
        <w:trPr>
          <w:jc w:val="center"/>
        </w:trPr>
        <w:tc>
          <w:tcPr>
            <w:tcW w:w="4025" w:type="dxa"/>
            <w:cellMerge w:id="3603" w:author="Антон Хабиров" w:date="2021-01-20T01:41:00Z" w:vMergeOrig="cont"/>
          </w:tcPr>
          <w:p w:rsidR="00303495" w:rsidRPr="001144EF" w:rsidRDefault="00303495" w:rsidP="00AD6363">
            <w:pPr>
              <w:pStyle w:val="ConsPlusNormal"/>
              <w:rPr>
                <w:sz w:val="28"/>
                <w:szCs w:val="28"/>
              </w:rPr>
            </w:pPr>
          </w:p>
        </w:tc>
        <w:tc>
          <w:tcPr>
            <w:tcW w:w="1134" w:type="dxa"/>
          </w:tcPr>
          <w:p w:rsidR="00303495" w:rsidRPr="001144EF" w:rsidRDefault="00303495" w:rsidP="00AD6363">
            <w:pPr>
              <w:pStyle w:val="ConsPlusNormal"/>
              <w:jc w:val="center"/>
              <w:rPr>
                <w:sz w:val="28"/>
                <w:szCs w:val="28"/>
              </w:rPr>
            </w:pPr>
            <w:r w:rsidRPr="001144EF">
              <w:rPr>
                <w:sz w:val="28"/>
                <w:szCs w:val="28"/>
              </w:rPr>
              <w:t>B</w:t>
            </w:r>
          </w:p>
        </w:tc>
        <w:tc>
          <w:tcPr>
            <w:tcW w:w="3855" w:type="dxa"/>
          </w:tcPr>
          <w:p w:rsidR="00303495" w:rsidRPr="001144EF" w:rsidRDefault="00303495" w:rsidP="00AD6363">
            <w:pPr>
              <w:pStyle w:val="ConsPlusNormal"/>
              <w:rPr>
                <w:sz w:val="28"/>
                <w:szCs w:val="28"/>
              </w:rPr>
            </w:pPr>
            <w:r w:rsidRPr="001144EF">
              <w:rPr>
                <w:sz w:val="28"/>
                <w:szCs w:val="28"/>
              </w:rPr>
              <w:t>55B</w:t>
            </w:r>
          </w:p>
        </w:tc>
      </w:tr>
      <w:tr w:rsidR="00303495" w:rsidRPr="001144EF" w:rsidTr="00AD6363">
        <w:trPr>
          <w:jc w:val="center"/>
        </w:trPr>
        <w:tc>
          <w:tcPr>
            <w:tcW w:w="4025" w:type="dxa"/>
            <w:cellMerge w:id="3604" w:author="Антон Хабиров" w:date="2021-01-20T01:41:00Z" w:vMergeOrig="cont"/>
          </w:tcPr>
          <w:p w:rsidR="00303495" w:rsidRPr="001144EF" w:rsidRDefault="00303495" w:rsidP="00AD6363">
            <w:pPr>
              <w:pStyle w:val="ConsPlusNormal"/>
              <w:rPr>
                <w:sz w:val="28"/>
                <w:szCs w:val="28"/>
              </w:rPr>
            </w:pPr>
          </w:p>
        </w:tc>
        <w:tc>
          <w:tcPr>
            <w:tcW w:w="1134" w:type="dxa"/>
            <w:vAlign w:val="bottom"/>
          </w:tcPr>
          <w:p w:rsidR="00303495" w:rsidRPr="001144EF" w:rsidRDefault="00303495" w:rsidP="00AD6363">
            <w:pPr>
              <w:pStyle w:val="ConsPlusNormal"/>
              <w:jc w:val="center"/>
              <w:rPr>
                <w:sz w:val="28"/>
                <w:szCs w:val="28"/>
              </w:rPr>
            </w:pPr>
            <w:r w:rsidRPr="001144EF">
              <w:rPr>
                <w:sz w:val="28"/>
                <w:szCs w:val="28"/>
              </w:rPr>
              <w:t>C</w:t>
            </w:r>
          </w:p>
        </w:tc>
        <w:tc>
          <w:tcPr>
            <w:tcW w:w="3855" w:type="dxa"/>
            <w:vAlign w:val="bottom"/>
          </w:tcPr>
          <w:p w:rsidR="00303495" w:rsidRPr="001144EF" w:rsidRDefault="00303495" w:rsidP="00AD6363">
            <w:pPr>
              <w:pStyle w:val="ConsPlusNormal"/>
              <w:rPr>
                <w:sz w:val="28"/>
                <w:szCs w:val="28"/>
              </w:rPr>
            </w:pPr>
            <w:ins w:id="3605" w:author="Антон Хабиров" w:date="2021-01-20T01:41:00Z">
              <w:r w:rsidRPr="001144EF">
                <w:rPr>
                  <w:sz w:val="28"/>
                  <w:szCs w:val="28"/>
                </w:rPr>
                <w:t>(</w:t>
              </w:r>
            </w:ins>
            <w:r w:rsidRPr="001144EF">
              <w:rPr>
                <w:sz w:val="28"/>
                <w:szCs w:val="28"/>
              </w:rPr>
              <w:t>2A, 55B, C</w:t>
            </w:r>
            <w:ins w:id="3606" w:author="Антон Хабиров" w:date="2021-01-20T01:41:00Z">
              <w:r w:rsidRPr="001144EF">
                <w:rPr>
                  <w:sz w:val="28"/>
                  <w:szCs w:val="28"/>
                </w:rPr>
                <w:t>)</w:t>
              </w:r>
            </w:ins>
            <w:r w:rsidRPr="001144EF">
              <w:rPr>
                <w:sz w:val="28"/>
                <w:szCs w:val="28"/>
              </w:rPr>
              <w:t xml:space="preserve"> или </w:t>
            </w:r>
            <w:ins w:id="3607" w:author="Антон Хабиров" w:date="2021-01-20T01:41:00Z">
              <w:r w:rsidRPr="001144EF">
                <w:rPr>
                  <w:sz w:val="28"/>
                  <w:szCs w:val="28"/>
                </w:rPr>
                <w:t>(</w:t>
              </w:r>
            </w:ins>
            <w:r w:rsidRPr="001144EF">
              <w:rPr>
                <w:sz w:val="28"/>
                <w:szCs w:val="28"/>
              </w:rPr>
              <w:t>55B, C</w:t>
            </w:r>
            <w:ins w:id="3608" w:author="Антон Хабиров" w:date="2021-01-20T01:41:00Z">
              <w:r w:rsidRPr="001144EF">
                <w:rPr>
                  <w:sz w:val="28"/>
                  <w:szCs w:val="28"/>
                </w:rPr>
                <w:t>)</w:t>
              </w:r>
            </w:ins>
          </w:p>
        </w:tc>
      </w:tr>
      <w:tr w:rsidR="00303495" w:rsidRPr="001144EF" w:rsidTr="00AD6363">
        <w:trPr>
          <w:jc w:val="center"/>
        </w:trPr>
        <w:tc>
          <w:tcPr>
            <w:tcW w:w="4025" w:type="dxa"/>
            <w:cellMerge w:id="3609" w:author="Антон Хабиров" w:date="2021-01-20T01:41:00Z" w:vMergeOrig="cont"/>
          </w:tcPr>
          <w:p w:rsidR="00303495" w:rsidRPr="001144EF" w:rsidRDefault="00303495" w:rsidP="00AD6363">
            <w:pPr>
              <w:pStyle w:val="ConsPlusNormal"/>
              <w:rPr>
                <w:sz w:val="28"/>
                <w:szCs w:val="28"/>
              </w:rPr>
            </w:pPr>
          </w:p>
        </w:tc>
        <w:tc>
          <w:tcPr>
            <w:tcW w:w="1134" w:type="dxa"/>
          </w:tcPr>
          <w:p w:rsidR="00303495" w:rsidRPr="001144EF" w:rsidRDefault="00303495" w:rsidP="00AD6363">
            <w:pPr>
              <w:pStyle w:val="ConsPlusNormal"/>
              <w:jc w:val="center"/>
              <w:rPr>
                <w:sz w:val="28"/>
                <w:szCs w:val="28"/>
              </w:rPr>
            </w:pPr>
            <w:r w:rsidRPr="001144EF">
              <w:rPr>
                <w:sz w:val="28"/>
                <w:szCs w:val="28"/>
              </w:rPr>
              <w:t>E</w:t>
            </w:r>
          </w:p>
        </w:tc>
        <w:tc>
          <w:tcPr>
            <w:tcW w:w="3855" w:type="dxa"/>
          </w:tcPr>
          <w:p w:rsidR="00303495" w:rsidRPr="001144EF" w:rsidRDefault="00303495" w:rsidP="00AD6363">
            <w:pPr>
              <w:pStyle w:val="ConsPlusNormal"/>
              <w:rPr>
                <w:sz w:val="28"/>
                <w:szCs w:val="28"/>
              </w:rPr>
            </w:pPr>
            <w:del w:id="3610" w:author="Антон Хабиров" w:date="2021-01-20T01:41:00Z">
              <w:r w:rsidRPr="001144EF">
                <w:rPr>
                  <w:sz w:val="28"/>
                  <w:szCs w:val="28"/>
                  <w:lang w:val="en-US"/>
                </w:rPr>
                <w:delText xml:space="preserve">2A, </w:delText>
              </w:r>
            </w:del>
            <w:ins w:id="3611" w:author="Антон Хабиров" w:date="2021-01-20T01:41:00Z">
              <w:r w:rsidRPr="001144EF">
                <w:rPr>
                  <w:sz w:val="28"/>
                  <w:szCs w:val="28"/>
                </w:rPr>
                <w:t>(</w:t>
              </w:r>
            </w:ins>
            <w:r w:rsidRPr="001144EF">
              <w:rPr>
                <w:sz w:val="28"/>
                <w:szCs w:val="28"/>
              </w:rPr>
              <w:t>55B, C, E</w:t>
            </w:r>
            <w:del w:id="3612" w:author="Антон Хабиров" w:date="2021-01-20T01:41:00Z">
              <w:r w:rsidRPr="001144EF">
                <w:rPr>
                  <w:sz w:val="28"/>
                  <w:szCs w:val="28"/>
                  <w:lang w:val="en-US"/>
                </w:rPr>
                <w:delText xml:space="preserve"> </w:delText>
              </w:r>
              <w:r w:rsidRPr="001144EF">
                <w:rPr>
                  <w:sz w:val="28"/>
                  <w:szCs w:val="28"/>
                </w:rPr>
                <w:delText>или</w:delText>
              </w:r>
              <w:r w:rsidRPr="001144EF">
                <w:rPr>
                  <w:sz w:val="28"/>
                  <w:szCs w:val="28"/>
                  <w:lang w:val="en-US"/>
                </w:rPr>
                <w:delText xml:space="preserve"> 55B, C, E</w:delText>
              </w:r>
            </w:del>
            <w:ins w:id="3613" w:author="Антон Хабиров" w:date="2021-01-20T01:41:00Z">
              <w:r w:rsidRPr="001144EF">
                <w:rPr>
                  <w:sz w:val="28"/>
                  <w:szCs w:val="28"/>
                </w:rPr>
                <w:t>)</w:t>
              </w:r>
            </w:ins>
          </w:p>
        </w:tc>
      </w:tr>
    </w:tbl>
    <w:p w:rsidR="00303495" w:rsidRPr="001144EF" w:rsidRDefault="00303495" w:rsidP="00303495">
      <w:pPr>
        <w:pStyle w:val="ConsPlusNormal"/>
        <w:jc w:val="both"/>
        <w:rPr>
          <w:sz w:val="28"/>
          <w:szCs w:val="28"/>
        </w:rPr>
      </w:pPr>
      <w:moveFromRangeStart w:id="3614" w:author="Антон Хабиров" w:date="2021-01-20T01:41:00Z" w:name="move61999338"/>
    </w:p>
    <w:p w:rsidR="00303495" w:rsidRPr="001144EF" w:rsidRDefault="00303495" w:rsidP="00303495">
      <w:pPr>
        <w:pStyle w:val="ConsPlusNormal"/>
        <w:ind w:firstLine="540"/>
        <w:jc w:val="both"/>
        <w:rPr>
          <w:sz w:val="28"/>
          <w:szCs w:val="28"/>
        </w:rPr>
      </w:pPr>
      <w:moveFrom w:id="3615" w:author="Антон Хабиров" w:date="2021-01-20T01:41:00Z">
        <w:r w:rsidRPr="001144EF">
          <w:rPr>
            <w:sz w:val="28"/>
            <w:szCs w:val="28"/>
          </w:rPr>
          <w:t>Примечания: 1. В помещениях, в которых находятся разные виды горючего материала и возможно возникновение различных классов пожара, используются универсальные по области применения огнетушители.</w:t>
        </w:r>
      </w:moveFrom>
    </w:p>
    <w:p w:rsidR="00303495" w:rsidRPr="001144EF" w:rsidRDefault="00303495" w:rsidP="00303495">
      <w:pPr>
        <w:pStyle w:val="ConsPlusNormal"/>
        <w:spacing w:before="240"/>
        <w:ind w:firstLine="540"/>
        <w:jc w:val="both"/>
        <w:rPr>
          <w:del w:id="3616" w:author="Антон Хабиров" w:date="2021-01-20T01:41:00Z"/>
          <w:sz w:val="28"/>
          <w:szCs w:val="28"/>
        </w:rPr>
      </w:pPr>
      <w:moveFrom w:id="3617" w:author="Антон Хабиров" w:date="2021-01-20T01:41:00Z">
        <w:r w:rsidRPr="001144EF">
          <w:rPr>
            <w:sz w:val="28"/>
            <w:szCs w:val="28"/>
          </w:rPr>
          <w:t xml:space="preserve">2. </w:t>
        </w:r>
      </w:moveFrom>
      <w:moveFromRangeEnd w:id="3614"/>
      <w:del w:id="3618" w:author="Антон Хабиров" w:date="2021-01-20T01:41:00Z">
        <w:r w:rsidRPr="001144EF">
          <w:rPr>
            <w:sz w:val="28"/>
            <w:szCs w:val="28"/>
          </w:rPr>
          <w:delText>Допускается использовать иные средства пожаротушения, обеспечивающие тушение соответствующего класса пожара и ранг тушения модельного очага пожара, в том числе генераторы огнетушащего аэрозоля переносные.</w:delText>
        </w:r>
      </w:del>
    </w:p>
    <w:p w:rsidR="00303495" w:rsidRPr="001144EF" w:rsidRDefault="00303495" w:rsidP="00303495">
      <w:pPr>
        <w:pStyle w:val="ConsPlusNormal"/>
        <w:ind w:firstLine="540"/>
        <w:jc w:val="both"/>
        <w:rPr>
          <w:del w:id="3619" w:author="Антон Хабиров" w:date="2021-01-20T01:41:00Z"/>
          <w:sz w:val="28"/>
          <w:szCs w:val="28"/>
        </w:rPr>
      </w:pPr>
    </w:p>
    <w:p w:rsidR="00303495" w:rsidRPr="001144EF" w:rsidRDefault="00303495" w:rsidP="00303495">
      <w:pPr>
        <w:pStyle w:val="ConsPlusNormal"/>
        <w:jc w:val="right"/>
        <w:outlineLvl w:val="1"/>
        <w:rPr>
          <w:sz w:val="28"/>
          <w:szCs w:val="28"/>
        </w:rPr>
      </w:pPr>
      <w:moveFromRangeStart w:id="3620" w:author="Антон Хабиров" w:date="2021-01-20T01:41:00Z" w:name="move61999339"/>
      <w:moveFrom w:id="3621" w:author="Антон Хабиров" w:date="2021-01-20T01:41:00Z">
        <w:r w:rsidRPr="001144EF">
          <w:rPr>
            <w:sz w:val="28"/>
            <w:szCs w:val="28"/>
          </w:rPr>
          <w:t>Приложение № 2</w:t>
        </w:r>
      </w:moveFrom>
    </w:p>
    <w:p w:rsidR="00303495" w:rsidRPr="001144EF" w:rsidRDefault="00303495" w:rsidP="00303495">
      <w:pPr>
        <w:pStyle w:val="ConsPlusNormal"/>
        <w:jc w:val="right"/>
        <w:rPr>
          <w:sz w:val="28"/>
          <w:szCs w:val="28"/>
        </w:rPr>
      </w:pPr>
      <w:moveFrom w:id="3622" w:author="Антон Хабиров" w:date="2021-01-20T01:41:00Z">
        <w:r w:rsidRPr="001144EF">
          <w:rPr>
            <w:sz w:val="28"/>
            <w:szCs w:val="28"/>
          </w:rPr>
          <w:t>к Правилам противопожарного</w:t>
        </w:r>
      </w:moveFrom>
    </w:p>
    <w:p w:rsidR="00303495" w:rsidRPr="001144EF" w:rsidRDefault="00303495" w:rsidP="00303495">
      <w:pPr>
        <w:pStyle w:val="ConsPlusNormal"/>
        <w:jc w:val="right"/>
        <w:rPr>
          <w:sz w:val="28"/>
          <w:szCs w:val="28"/>
        </w:rPr>
      </w:pPr>
      <w:moveFrom w:id="3623" w:author="Антон Хабиров" w:date="2021-01-20T01:41:00Z">
        <w:r w:rsidRPr="001144EF">
          <w:rPr>
            <w:sz w:val="28"/>
            <w:szCs w:val="28"/>
          </w:rPr>
          <w:t>режима в Российской Федерации</w:t>
        </w:r>
      </w:moveFrom>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rPr>
          <w:rFonts w:ascii="Times New Roman" w:hAnsi="Times New Roman" w:cs="Times New Roman"/>
          <w:sz w:val="28"/>
          <w:szCs w:val="28"/>
        </w:rPr>
      </w:pPr>
      <w:bookmarkStart w:id="3624" w:name="Par1478"/>
      <w:bookmarkEnd w:id="3624"/>
      <w:moveFrom w:id="3625" w:author="Антон Хабиров" w:date="2021-01-20T01:41:00Z">
        <w:r w:rsidRPr="001144EF">
          <w:rPr>
            <w:rFonts w:ascii="Times New Roman" w:hAnsi="Times New Roman" w:cs="Times New Roman"/>
            <w:sz w:val="28"/>
            <w:szCs w:val="28"/>
          </w:rPr>
          <w:t>НОРМЫ</w:t>
        </w:r>
      </w:moveFrom>
    </w:p>
    <w:p w:rsidR="00303495" w:rsidRPr="001144EF" w:rsidRDefault="00303495" w:rsidP="00303495">
      <w:pPr>
        <w:pStyle w:val="ConsPlusTitle"/>
        <w:jc w:val="center"/>
        <w:rPr>
          <w:rFonts w:ascii="Times New Roman" w:hAnsi="Times New Roman" w:cs="Times New Roman"/>
          <w:sz w:val="28"/>
          <w:szCs w:val="28"/>
        </w:rPr>
      </w:pPr>
      <w:moveFrom w:id="3626" w:author="Антон Хабиров" w:date="2021-01-20T01:41:00Z">
        <w:r w:rsidRPr="001144EF">
          <w:rPr>
            <w:rFonts w:ascii="Times New Roman" w:hAnsi="Times New Roman" w:cs="Times New Roman"/>
            <w:sz w:val="28"/>
            <w:szCs w:val="28"/>
          </w:rPr>
          <w:t>ОСНАЩЕНИЯ ПОМЕЩЕНИЙ ПЕРЕДВИЖНЫМИ ОГНЕТУШИТЕЛЯМИ</w:t>
        </w:r>
      </w:moveFrom>
    </w:p>
    <w:p w:rsidR="00303495" w:rsidRPr="001144EF" w:rsidRDefault="00303495" w:rsidP="00303495">
      <w:pPr>
        <w:pStyle w:val="ConsPlusTitle"/>
        <w:jc w:val="center"/>
        <w:rPr>
          <w:del w:id="3627" w:author="Антон Хабиров" w:date="2021-01-20T01:41:00Z"/>
          <w:rFonts w:ascii="Times New Roman" w:hAnsi="Times New Roman" w:cs="Times New Roman"/>
          <w:sz w:val="28"/>
          <w:szCs w:val="28"/>
        </w:rPr>
      </w:pPr>
      <w:moveFrom w:id="3628" w:author="Антон Хабиров" w:date="2021-01-20T01:41:00Z">
        <w:r w:rsidRPr="001144EF">
          <w:rPr>
            <w:rFonts w:ascii="Times New Roman" w:hAnsi="Times New Roman" w:cs="Times New Roman"/>
            <w:sz w:val="28"/>
            <w:szCs w:val="28"/>
          </w:rPr>
          <w:t>(ЗА ИСКЛЮЧЕНИЕМ АВТОЗАПРАВОЧНЫХ СТАНЦИЙ</w:t>
        </w:r>
      </w:moveFrom>
      <w:moveFromRangeEnd w:id="3620"/>
    </w:p>
    <w:p w:rsidR="00303495" w:rsidRPr="001144EF" w:rsidRDefault="00303495" w:rsidP="00303495">
      <w:pPr>
        <w:pStyle w:val="ConsPlusTitle"/>
        <w:jc w:val="center"/>
        <w:rPr>
          <w:del w:id="3629" w:author="Антон Хабиров" w:date="2021-01-20T01:41:00Z"/>
          <w:rFonts w:ascii="Times New Roman" w:hAnsi="Times New Roman" w:cs="Times New Roman"/>
          <w:sz w:val="28"/>
          <w:szCs w:val="28"/>
        </w:rPr>
      </w:pPr>
      <w:del w:id="3630" w:author="Антон Хабиров" w:date="2021-01-20T01:41:00Z">
        <w:r w:rsidRPr="001144EF">
          <w:rPr>
            <w:rFonts w:ascii="Times New Roman" w:hAnsi="Times New Roman" w:cs="Times New Roman"/>
            <w:sz w:val="28"/>
            <w:szCs w:val="28"/>
          </w:rPr>
          <w:delText>И ЖЕЛЕЗНОДОРОЖНОГО ПОДВИЖНОГО СОСТАВА)</w:delText>
        </w:r>
      </w:del>
    </w:p>
    <w:p w:rsidR="00303495" w:rsidRPr="001144EF" w:rsidRDefault="00303495" w:rsidP="00303495">
      <w:pPr>
        <w:pStyle w:val="ConsPlusNormal"/>
        <w:rPr>
          <w:del w:id="3631" w:author="Антон Хабиров" w:date="2021-01-20T01:41:00Z"/>
          <w:sz w:val="28"/>
          <w:szCs w:val="28"/>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303495" w:rsidRPr="001144EF" w:rsidTr="00AD6363">
        <w:trPr>
          <w:jc w:val="center"/>
          <w:del w:id="3632" w:author="Антон Хабиров" w:date="2021-01-20T01:41:00Z"/>
        </w:trPr>
        <w:tc>
          <w:tcPr>
            <w:tcW w:w="10147" w:type="dxa"/>
            <w:tcBorders>
              <w:left w:val="single" w:sz="24" w:space="0" w:color="CED3F1"/>
              <w:right w:val="single" w:sz="24" w:space="0" w:color="F4F3F8"/>
            </w:tcBorders>
            <w:shd w:val="clear" w:color="auto" w:fill="auto"/>
          </w:tcPr>
          <w:p w:rsidR="00303495" w:rsidRPr="001144EF" w:rsidRDefault="00303495" w:rsidP="00AD6363">
            <w:pPr>
              <w:pStyle w:val="ConsPlusNormal"/>
              <w:jc w:val="center"/>
              <w:rPr>
                <w:del w:id="3633" w:author="Антон Хабиров" w:date="2021-01-20T01:41:00Z"/>
                <w:sz w:val="28"/>
                <w:szCs w:val="28"/>
              </w:rPr>
            </w:pPr>
            <w:del w:id="3634" w:author="Антон Хабиров" w:date="2021-01-20T01:41:00Z">
              <w:r w:rsidRPr="001144EF">
                <w:rPr>
                  <w:sz w:val="28"/>
                  <w:szCs w:val="28"/>
                </w:rPr>
                <w:delText>Список изменяющих документов</w:delText>
              </w:r>
            </w:del>
          </w:p>
          <w:p w:rsidR="00303495" w:rsidRPr="001144EF" w:rsidRDefault="00303495" w:rsidP="00AD6363">
            <w:pPr>
              <w:pStyle w:val="ConsPlusNormal"/>
              <w:jc w:val="center"/>
              <w:rPr>
                <w:del w:id="3635" w:author="Антон Хабиров" w:date="2021-01-20T01:41:00Z"/>
                <w:sz w:val="28"/>
                <w:szCs w:val="28"/>
              </w:rPr>
            </w:pPr>
            <w:del w:id="3636" w:author="Антон Хабиров" w:date="2021-01-20T01:41:00Z">
              <w:r w:rsidRPr="001144EF">
                <w:rPr>
                  <w:sz w:val="28"/>
                  <w:szCs w:val="28"/>
                </w:rPr>
                <w:delText>(в ред. Постановлений Правительства РФ от 20.09.2016 № 947,</w:delText>
              </w:r>
            </w:del>
          </w:p>
          <w:p w:rsidR="00303495" w:rsidRPr="001144EF" w:rsidRDefault="00303495" w:rsidP="00AD6363">
            <w:pPr>
              <w:pStyle w:val="ConsPlusNormal"/>
              <w:jc w:val="center"/>
              <w:rPr>
                <w:del w:id="3637" w:author="Антон Хабиров" w:date="2021-01-20T01:41:00Z"/>
                <w:sz w:val="28"/>
                <w:szCs w:val="28"/>
              </w:rPr>
            </w:pPr>
            <w:del w:id="3638" w:author="Антон Хабиров" w:date="2021-01-20T01:41:00Z">
              <w:r w:rsidRPr="001144EF">
                <w:rPr>
                  <w:sz w:val="28"/>
                  <w:szCs w:val="28"/>
                </w:rPr>
                <w:delText>от 07.03.2019 № 248)</w:delText>
              </w:r>
            </w:del>
          </w:p>
        </w:tc>
      </w:tr>
    </w:tbl>
    <w:p w:rsidR="00303495" w:rsidRPr="001144EF" w:rsidRDefault="00303495" w:rsidP="00303495">
      <w:pPr>
        <w:pStyle w:val="ConsPlusNormal"/>
        <w:jc w:val="both"/>
        <w:rPr>
          <w:del w:id="3639" w:author="Антон Хабиров" w:date="2021-01-20T01:41:00Z"/>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146"/>
        <w:gridCol w:w="405"/>
        <w:gridCol w:w="1217"/>
        <w:gridCol w:w="314"/>
        <w:gridCol w:w="718"/>
        <w:gridCol w:w="367"/>
        <w:gridCol w:w="3715"/>
        <w:gridCol w:w="140"/>
      </w:tblGrid>
      <w:tr w:rsidR="00303495" w:rsidRPr="001144EF" w:rsidTr="00AD6363">
        <w:trPr>
          <w:gridAfter w:val="1"/>
          <w:wAfter w:w="140" w:type="dxa"/>
          <w:jc w:val="center"/>
          <w:del w:id="3640" w:author="Антон Хабиров" w:date="2021-01-20T01:41:00Z"/>
        </w:trPr>
        <w:tc>
          <w:tcPr>
            <w:tcW w:w="2146" w:type="dxa"/>
          </w:tcPr>
          <w:p w:rsidR="00303495" w:rsidRPr="001144EF" w:rsidRDefault="00303495" w:rsidP="00AD6363">
            <w:pPr>
              <w:pStyle w:val="ConsPlusNormal"/>
              <w:jc w:val="center"/>
              <w:rPr>
                <w:del w:id="3641" w:author="Антон Хабиров" w:date="2021-01-20T01:41:00Z"/>
                <w:sz w:val="28"/>
                <w:szCs w:val="28"/>
              </w:rPr>
            </w:pPr>
            <w:del w:id="3642" w:author="Антон Хабиров" w:date="2021-01-20T01:41:00Z">
              <w:r w:rsidRPr="001144EF">
                <w:rPr>
                  <w:sz w:val="28"/>
                  <w:szCs w:val="28"/>
                </w:rPr>
                <w:delText>Категория помещения по пожарной и взрывопожарной опасности</w:delText>
              </w:r>
            </w:del>
          </w:p>
        </w:tc>
        <w:tc>
          <w:tcPr>
            <w:tcW w:w="1622" w:type="dxa"/>
            <w:gridSpan w:val="2"/>
          </w:tcPr>
          <w:p w:rsidR="00303495" w:rsidRPr="001144EF" w:rsidRDefault="00303495" w:rsidP="00AD6363">
            <w:pPr>
              <w:pStyle w:val="ConsPlusNormal"/>
              <w:jc w:val="center"/>
              <w:rPr>
                <w:del w:id="3643" w:author="Антон Хабиров" w:date="2021-01-20T01:41:00Z"/>
                <w:sz w:val="28"/>
                <w:szCs w:val="28"/>
              </w:rPr>
            </w:pPr>
            <w:del w:id="3644" w:author="Антон Хабиров" w:date="2021-01-20T01:41:00Z">
              <w:r w:rsidRPr="001144EF">
                <w:rPr>
                  <w:sz w:val="28"/>
                  <w:szCs w:val="28"/>
                </w:rPr>
                <w:delText>Предельная защищаемая площадь (кв. метров)</w:delText>
              </w:r>
            </w:del>
          </w:p>
        </w:tc>
        <w:tc>
          <w:tcPr>
            <w:tcW w:w="1032" w:type="dxa"/>
            <w:gridSpan w:val="2"/>
          </w:tcPr>
          <w:p w:rsidR="00303495" w:rsidRPr="001144EF" w:rsidRDefault="00303495" w:rsidP="00AD6363">
            <w:pPr>
              <w:pStyle w:val="ConsPlusNormal"/>
              <w:jc w:val="center"/>
              <w:rPr>
                <w:del w:id="3645" w:author="Антон Хабиров" w:date="2021-01-20T01:41:00Z"/>
                <w:sz w:val="28"/>
                <w:szCs w:val="28"/>
              </w:rPr>
            </w:pPr>
            <w:del w:id="3646" w:author="Антон Хабиров" w:date="2021-01-20T01:41:00Z">
              <w:r w:rsidRPr="001144EF">
                <w:rPr>
                  <w:sz w:val="28"/>
                  <w:szCs w:val="28"/>
                </w:rPr>
                <w:delText>Класс пожара</w:delText>
              </w:r>
            </w:del>
          </w:p>
        </w:tc>
        <w:tc>
          <w:tcPr>
            <w:tcW w:w="4082" w:type="dxa"/>
            <w:gridSpan w:val="2"/>
          </w:tcPr>
          <w:p w:rsidR="00303495" w:rsidRPr="001144EF" w:rsidRDefault="00303495" w:rsidP="00AD6363">
            <w:pPr>
              <w:pStyle w:val="ConsPlusNormal"/>
              <w:jc w:val="center"/>
              <w:rPr>
                <w:del w:id="3647" w:author="Антон Хабиров" w:date="2021-01-20T01:41:00Z"/>
                <w:sz w:val="28"/>
                <w:szCs w:val="28"/>
              </w:rPr>
            </w:pPr>
            <w:del w:id="3648" w:author="Антон Хабиров" w:date="2021-01-20T01:41:00Z">
              <w:r w:rsidRPr="001144EF">
                <w:rPr>
                  <w:sz w:val="28"/>
                  <w:szCs w:val="28"/>
                </w:rPr>
                <w:delText>Огнетушители с рангом тушения модельного очага (штук)</w:delText>
              </w:r>
            </w:del>
          </w:p>
        </w:tc>
      </w:tr>
      <w:tr w:rsidR="00303495" w:rsidRPr="001144EF" w:rsidTr="00AD6363">
        <w:trPr>
          <w:jc w:val="center"/>
        </w:trPr>
        <w:tc>
          <w:tcPr>
            <w:tcW w:w="2551" w:type="dxa"/>
            <w:gridSpan w:val="2"/>
            <w:vAlign w:val="bottom"/>
          </w:tcPr>
          <w:p w:rsidR="00303495" w:rsidRPr="001144EF" w:rsidRDefault="00303495" w:rsidP="00AD6363">
            <w:pPr>
              <w:pStyle w:val="ConsPlusNormal"/>
              <w:rPr>
                <w:sz w:val="28"/>
                <w:szCs w:val="28"/>
              </w:rPr>
            </w:pPr>
            <w:moveFromRangeStart w:id="3649" w:author="Антон Хабиров" w:date="2021-01-20T01:41:00Z" w:name="move61999340"/>
            <w:moveFrom w:id="3650" w:author="Антон Хабиров" w:date="2021-01-20T01:41:00Z">
              <w:r w:rsidRPr="001144EF">
                <w:rPr>
                  <w:sz w:val="28"/>
                  <w:szCs w:val="28"/>
                </w:rPr>
                <w:t>А, Б, В1 - В4</w:t>
              </w:r>
            </w:moveFrom>
          </w:p>
        </w:tc>
        <w:tc>
          <w:tcPr>
            <w:tcW w:w="1531" w:type="dxa"/>
            <w:gridSpan w:val="2"/>
            <w:vAlign w:val="bottom"/>
          </w:tcPr>
          <w:p w:rsidR="00303495" w:rsidRPr="001144EF" w:rsidRDefault="00303495" w:rsidP="00AD6363">
            <w:pPr>
              <w:pStyle w:val="ConsPlusNormal"/>
              <w:jc w:val="center"/>
              <w:rPr>
                <w:sz w:val="28"/>
                <w:szCs w:val="28"/>
              </w:rPr>
            </w:pPr>
            <w:moveFrom w:id="3651" w:author="Антон Хабиров" w:date="2021-01-20T01:41:00Z">
              <w:r w:rsidRPr="001144EF">
                <w:rPr>
                  <w:sz w:val="28"/>
                  <w:szCs w:val="28"/>
                </w:rPr>
                <w:t>500</w:t>
              </w:r>
            </w:moveFrom>
          </w:p>
        </w:tc>
        <w:tc>
          <w:tcPr>
            <w:tcW w:w="1085" w:type="dxa"/>
            <w:gridSpan w:val="2"/>
            <w:vAlign w:val="bottom"/>
          </w:tcPr>
          <w:p w:rsidR="00303495" w:rsidRPr="001144EF" w:rsidRDefault="00303495" w:rsidP="00AD6363">
            <w:pPr>
              <w:pStyle w:val="ConsPlusNormal"/>
              <w:jc w:val="center"/>
              <w:rPr>
                <w:sz w:val="28"/>
                <w:szCs w:val="28"/>
              </w:rPr>
            </w:pPr>
            <w:moveFrom w:id="3652" w:author="Антон Хабиров" w:date="2021-01-20T01:41:00Z">
              <w:r w:rsidRPr="001144EF">
                <w:rPr>
                  <w:sz w:val="28"/>
                  <w:szCs w:val="28"/>
                </w:rPr>
                <w:t>A</w:t>
              </w:r>
            </w:moveFrom>
          </w:p>
        </w:tc>
        <w:tc>
          <w:tcPr>
            <w:tcW w:w="3855" w:type="dxa"/>
            <w:gridSpan w:val="2"/>
            <w:vAlign w:val="bottom"/>
          </w:tcPr>
          <w:p w:rsidR="00303495" w:rsidRPr="001144EF" w:rsidRDefault="00303495" w:rsidP="00AD6363">
            <w:pPr>
              <w:pStyle w:val="ConsPlusNormal"/>
              <w:rPr>
                <w:sz w:val="28"/>
                <w:szCs w:val="28"/>
              </w:rPr>
            </w:pPr>
            <w:moveFrom w:id="3653" w:author="Антон Хабиров" w:date="2021-01-20T01:41:00Z">
              <w:r w:rsidRPr="001144EF">
                <w:rPr>
                  <w:sz w:val="28"/>
                  <w:szCs w:val="28"/>
                </w:rPr>
                <w:t>2 - 6A или 1 - 10A</w:t>
              </w:r>
            </w:moveFrom>
          </w:p>
        </w:tc>
      </w:tr>
      <w:moveFromRangeEnd w:id="3649"/>
      <w:tr w:rsidR="00303495" w:rsidRPr="001144EF" w:rsidTr="00AD6363">
        <w:trPr>
          <w:gridAfter w:val="1"/>
          <w:wAfter w:w="140" w:type="dxa"/>
          <w:jc w:val="center"/>
          <w:del w:id="3654" w:author="Антон Хабиров" w:date="2021-01-20T01:41:00Z"/>
        </w:trPr>
        <w:tc>
          <w:tcPr>
            <w:tcW w:w="2146" w:type="dxa"/>
          </w:tcPr>
          <w:p w:rsidR="00303495" w:rsidRPr="001144EF" w:rsidRDefault="00303495" w:rsidP="00AD6363">
            <w:pPr>
              <w:pStyle w:val="ConsPlusNormal"/>
              <w:rPr>
                <w:del w:id="3655" w:author="Антон Хабиров" w:date="2021-01-20T01:41:00Z"/>
                <w:sz w:val="28"/>
                <w:szCs w:val="28"/>
              </w:rPr>
            </w:pPr>
          </w:p>
        </w:tc>
        <w:tc>
          <w:tcPr>
            <w:tcW w:w="1622" w:type="dxa"/>
            <w:gridSpan w:val="2"/>
          </w:tcPr>
          <w:p w:rsidR="00303495" w:rsidRPr="001144EF" w:rsidRDefault="00303495" w:rsidP="00AD6363">
            <w:pPr>
              <w:pStyle w:val="ConsPlusNormal"/>
              <w:rPr>
                <w:del w:id="3656" w:author="Антон Хабиров" w:date="2021-01-20T01:41:00Z"/>
                <w:sz w:val="28"/>
                <w:szCs w:val="28"/>
              </w:rPr>
            </w:pPr>
          </w:p>
        </w:tc>
        <w:tc>
          <w:tcPr>
            <w:tcW w:w="1032" w:type="dxa"/>
            <w:gridSpan w:val="2"/>
          </w:tcPr>
          <w:p w:rsidR="00303495" w:rsidRPr="001144EF" w:rsidRDefault="00303495" w:rsidP="00AD6363">
            <w:pPr>
              <w:pStyle w:val="ConsPlusNormal"/>
              <w:jc w:val="center"/>
              <w:rPr>
                <w:del w:id="3657" w:author="Антон Хабиров" w:date="2021-01-20T01:41:00Z"/>
                <w:sz w:val="28"/>
                <w:szCs w:val="28"/>
              </w:rPr>
            </w:pPr>
            <w:del w:id="3658" w:author="Антон Хабиров" w:date="2021-01-20T01:41:00Z">
              <w:r w:rsidRPr="001144EF">
                <w:rPr>
                  <w:sz w:val="28"/>
                  <w:szCs w:val="28"/>
                </w:rPr>
                <w:delText>B</w:delText>
              </w:r>
            </w:del>
          </w:p>
        </w:tc>
        <w:tc>
          <w:tcPr>
            <w:tcW w:w="4082" w:type="dxa"/>
            <w:gridSpan w:val="2"/>
          </w:tcPr>
          <w:p w:rsidR="00303495" w:rsidRPr="001144EF" w:rsidRDefault="00303495" w:rsidP="00AD6363">
            <w:pPr>
              <w:pStyle w:val="ConsPlusNormal"/>
              <w:rPr>
                <w:del w:id="3659" w:author="Антон Хабиров" w:date="2021-01-20T01:41:00Z"/>
                <w:sz w:val="28"/>
                <w:szCs w:val="28"/>
              </w:rPr>
            </w:pPr>
            <w:del w:id="3660" w:author="Антон Хабиров" w:date="2021-01-20T01:41:00Z">
              <w:r w:rsidRPr="001144EF">
                <w:rPr>
                  <w:sz w:val="28"/>
                  <w:szCs w:val="28"/>
                </w:rPr>
                <w:delText>2-144B или 1-233B</w:delText>
              </w:r>
            </w:del>
          </w:p>
        </w:tc>
      </w:tr>
      <w:tr w:rsidR="00303495" w:rsidRPr="001144EF" w:rsidTr="00AD6363">
        <w:trPr>
          <w:gridAfter w:val="1"/>
          <w:wAfter w:w="140" w:type="dxa"/>
          <w:jc w:val="center"/>
          <w:del w:id="3661" w:author="Антон Хабиров" w:date="2021-01-20T01:41:00Z"/>
        </w:trPr>
        <w:tc>
          <w:tcPr>
            <w:tcW w:w="2146" w:type="dxa"/>
          </w:tcPr>
          <w:p w:rsidR="00303495" w:rsidRPr="001144EF" w:rsidRDefault="00303495" w:rsidP="00AD6363">
            <w:pPr>
              <w:pStyle w:val="ConsPlusNormal"/>
              <w:rPr>
                <w:del w:id="3662" w:author="Антон Хабиров" w:date="2021-01-20T01:41:00Z"/>
                <w:sz w:val="28"/>
                <w:szCs w:val="28"/>
              </w:rPr>
            </w:pPr>
          </w:p>
        </w:tc>
        <w:tc>
          <w:tcPr>
            <w:tcW w:w="1622" w:type="dxa"/>
            <w:gridSpan w:val="2"/>
          </w:tcPr>
          <w:p w:rsidR="00303495" w:rsidRPr="001144EF" w:rsidRDefault="00303495" w:rsidP="00AD6363">
            <w:pPr>
              <w:pStyle w:val="ConsPlusNormal"/>
              <w:rPr>
                <w:del w:id="3663" w:author="Антон Хабиров" w:date="2021-01-20T01:41:00Z"/>
                <w:sz w:val="28"/>
                <w:szCs w:val="28"/>
              </w:rPr>
            </w:pPr>
          </w:p>
        </w:tc>
        <w:tc>
          <w:tcPr>
            <w:tcW w:w="1032" w:type="dxa"/>
            <w:gridSpan w:val="2"/>
          </w:tcPr>
          <w:p w:rsidR="00303495" w:rsidRPr="001144EF" w:rsidRDefault="00303495" w:rsidP="00AD6363">
            <w:pPr>
              <w:pStyle w:val="ConsPlusNormal"/>
              <w:jc w:val="center"/>
              <w:rPr>
                <w:del w:id="3664" w:author="Антон Хабиров" w:date="2021-01-20T01:41:00Z"/>
                <w:sz w:val="28"/>
                <w:szCs w:val="28"/>
              </w:rPr>
            </w:pPr>
            <w:del w:id="3665" w:author="Антон Хабиров" w:date="2021-01-20T01:41:00Z">
              <w:r w:rsidRPr="001144EF">
                <w:rPr>
                  <w:sz w:val="28"/>
                  <w:szCs w:val="28"/>
                </w:rPr>
                <w:delText>C</w:delText>
              </w:r>
            </w:del>
          </w:p>
        </w:tc>
        <w:tc>
          <w:tcPr>
            <w:tcW w:w="4082" w:type="dxa"/>
            <w:gridSpan w:val="2"/>
          </w:tcPr>
          <w:p w:rsidR="00303495" w:rsidRPr="001144EF" w:rsidRDefault="00303495" w:rsidP="00AD6363">
            <w:pPr>
              <w:pStyle w:val="ConsPlusNormal"/>
              <w:rPr>
                <w:del w:id="3666" w:author="Антон Хабиров" w:date="2021-01-20T01:41:00Z"/>
                <w:sz w:val="28"/>
                <w:szCs w:val="28"/>
              </w:rPr>
            </w:pPr>
            <w:del w:id="3667" w:author="Антон Хабиров" w:date="2021-01-20T01:41:00Z">
              <w:r w:rsidRPr="001144EF">
                <w:rPr>
                  <w:sz w:val="28"/>
                  <w:szCs w:val="28"/>
                </w:rPr>
                <w:delText>2 - 6A, 144B, C или 1-10A, 233B, C</w:delText>
              </w:r>
            </w:del>
          </w:p>
        </w:tc>
      </w:tr>
      <w:tr w:rsidR="00303495" w:rsidRPr="001144EF" w:rsidTr="00AD6363">
        <w:trPr>
          <w:gridAfter w:val="1"/>
          <w:wAfter w:w="140" w:type="dxa"/>
          <w:jc w:val="center"/>
          <w:del w:id="3668" w:author="Антон Хабиров" w:date="2021-01-20T01:41:00Z"/>
        </w:trPr>
        <w:tc>
          <w:tcPr>
            <w:tcW w:w="2146" w:type="dxa"/>
          </w:tcPr>
          <w:p w:rsidR="00303495" w:rsidRPr="001144EF" w:rsidRDefault="00303495" w:rsidP="00AD6363">
            <w:pPr>
              <w:pStyle w:val="ConsPlusNormal"/>
              <w:rPr>
                <w:del w:id="3669" w:author="Антон Хабиров" w:date="2021-01-20T01:41:00Z"/>
                <w:sz w:val="28"/>
                <w:szCs w:val="28"/>
              </w:rPr>
            </w:pPr>
          </w:p>
        </w:tc>
        <w:tc>
          <w:tcPr>
            <w:tcW w:w="1622" w:type="dxa"/>
            <w:gridSpan w:val="2"/>
          </w:tcPr>
          <w:p w:rsidR="00303495" w:rsidRPr="001144EF" w:rsidRDefault="00303495" w:rsidP="00AD6363">
            <w:pPr>
              <w:pStyle w:val="ConsPlusNormal"/>
              <w:rPr>
                <w:del w:id="3670" w:author="Антон Хабиров" w:date="2021-01-20T01:41:00Z"/>
                <w:sz w:val="28"/>
                <w:szCs w:val="28"/>
              </w:rPr>
            </w:pPr>
          </w:p>
        </w:tc>
        <w:tc>
          <w:tcPr>
            <w:tcW w:w="1032" w:type="dxa"/>
            <w:gridSpan w:val="2"/>
          </w:tcPr>
          <w:p w:rsidR="00303495" w:rsidRPr="001144EF" w:rsidRDefault="00303495" w:rsidP="00AD6363">
            <w:pPr>
              <w:pStyle w:val="ConsPlusNormal"/>
              <w:jc w:val="center"/>
              <w:rPr>
                <w:del w:id="3671" w:author="Антон Хабиров" w:date="2021-01-20T01:41:00Z"/>
                <w:sz w:val="28"/>
                <w:szCs w:val="28"/>
              </w:rPr>
            </w:pPr>
            <w:del w:id="3672" w:author="Антон Хабиров" w:date="2021-01-20T01:41:00Z">
              <w:r w:rsidRPr="001144EF">
                <w:rPr>
                  <w:sz w:val="28"/>
                  <w:szCs w:val="28"/>
                </w:rPr>
                <w:delText>D</w:delText>
              </w:r>
            </w:del>
          </w:p>
        </w:tc>
        <w:tc>
          <w:tcPr>
            <w:tcW w:w="4082" w:type="dxa"/>
            <w:gridSpan w:val="2"/>
          </w:tcPr>
          <w:p w:rsidR="00303495" w:rsidRPr="001144EF" w:rsidRDefault="00303495" w:rsidP="00AD6363">
            <w:pPr>
              <w:pStyle w:val="ConsPlusNormal"/>
              <w:rPr>
                <w:del w:id="3673" w:author="Антон Хабиров" w:date="2021-01-20T01:41:00Z"/>
                <w:sz w:val="28"/>
                <w:szCs w:val="28"/>
              </w:rPr>
            </w:pPr>
            <w:del w:id="3674" w:author="Антон Хабиров" w:date="2021-01-20T01:41:00Z">
              <w:r w:rsidRPr="001144EF">
                <w:rPr>
                  <w:sz w:val="28"/>
                  <w:szCs w:val="28"/>
                </w:rPr>
                <w:delText>D</w:delText>
              </w:r>
            </w:del>
          </w:p>
        </w:tc>
      </w:tr>
      <w:tr w:rsidR="00303495" w:rsidRPr="001144EF" w:rsidTr="00AD6363">
        <w:trPr>
          <w:gridAfter w:val="1"/>
          <w:wAfter w:w="140" w:type="dxa"/>
          <w:jc w:val="center"/>
          <w:del w:id="3675" w:author="Антон Хабиров" w:date="2021-01-20T01:41:00Z"/>
        </w:trPr>
        <w:tc>
          <w:tcPr>
            <w:tcW w:w="2146" w:type="dxa"/>
          </w:tcPr>
          <w:p w:rsidR="00303495" w:rsidRPr="001144EF" w:rsidRDefault="00303495" w:rsidP="00AD6363">
            <w:pPr>
              <w:pStyle w:val="ConsPlusNormal"/>
              <w:rPr>
                <w:del w:id="3676" w:author="Антон Хабиров" w:date="2021-01-20T01:41:00Z"/>
                <w:sz w:val="28"/>
                <w:szCs w:val="28"/>
              </w:rPr>
            </w:pPr>
          </w:p>
        </w:tc>
        <w:tc>
          <w:tcPr>
            <w:tcW w:w="1622" w:type="dxa"/>
            <w:gridSpan w:val="2"/>
          </w:tcPr>
          <w:p w:rsidR="00303495" w:rsidRPr="001144EF" w:rsidRDefault="00303495" w:rsidP="00AD6363">
            <w:pPr>
              <w:pStyle w:val="ConsPlusNormal"/>
              <w:rPr>
                <w:del w:id="3677" w:author="Антон Хабиров" w:date="2021-01-20T01:41:00Z"/>
                <w:sz w:val="28"/>
                <w:szCs w:val="28"/>
              </w:rPr>
            </w:pPr>
          </w:p>
        </w:tc>
        <w:tc>
          <w:tcPr>
            <w:tcW w:w="1032" w:type="dxa"/>
            <w:gridSpan w:val="2"/>
          </w:tcPr>
          <w:p w:rsidR="00303495" w:rsidRPr="001144EF" w:rsidRDefault="00303495" w:rsidP="00AD6363">
            <w:pPr>
              <w:pStyle w:val="ConsPlusNormal"/>
              <w:jc w:val="center"/>
              <w:rPr>
                <w:del w:id="3678" w:author="Антон Хабиров" w:date="2021-01-20T01:41:00Z"/>
                <w:sz w:val="28"/>
                <w:szCs w:val="28"/>
              </w:rPr>
            </w:pPr>
            <w:del w:id="3679" w:author="Антон Хабиров" w:date="2021-01-20T01:41:00Z">
              <w:r w:rsidRPr="001144EF">
                <w:rPr>
                  <w:sz w:val="28"/>
                  <w:szCs w:val="28"/>
                </w:rPr>
                <w:delText>E</w:delText>
              </w:r>
            </w:del>
          </w:p>
        </w:tc>
        <w:tc>
          <w:tcPr>
            <w:tcW w:w="4082" w:type="dxa"/>
            <w:gridSpan w:val="2"/>
          </w:tcPr>
          <w:p w:rsidR="00303495" w:rsidRPr="001144EF" w:rsidRDefault="00303495" w:rsidP="00AD6363">
            <w:pPr>
              <w:pStyle w:val="ConsPlusNormal"/>
              <w:rPr>
                <w:del w:id="3680" w:author="Антон Хабиров" w:date="2021-01-20T01:41:00Z"/>
                <w:sz w:val="28"/>
                <w:szCs w:val="28"/>
              </w:rPr>
            </w:pPr>
            <w:del w:id="3681" w:author="Антон Хабиров" w:date="2021-01-20T01:41:00Z">
              <w:r w:rsidRPr="001144EF">
                <w:rPr>
                  <w:sz w:val="28"/>
                  <w:szCs w:val="28"/>
                </w:rPr>
                <w:delText>2 - 6A, 144B, C, E или 1-10A,</w:delText>
              </w:r>
            </w:del>
          </w:p>
        </w:tc>
      </w:tr>
      <w:tr w:rsidR="00303495" w:rsidRPr="001144EF" w:rsidTr="00AD6363">
        <w:trPr>
          <w:gridAfter w:val="1"/>
          <w:wAfter w:w="140" w:type="dxa"/>
          <w:jc w:val="center"/>
          <w:del w:id="3682" w:author="Антон Хабиров" w:date="2021-01-20T01:41:00Z"/>
        </w:trPr>
        <w:tc>
          <w:tcPr>
            <w:tcW w:w="2146" w:type="dxa"/>
          </w:tcPr>
          <w:p w:rsidR="00303495" w:rsidRPr="001144EF" w:rsidRDefault="00303495" w:rsidP="00AD6363">
            <w:pPr>
              <w:pStyle w:val="ConsPlusNormal"/>
              <w:rPr>
                <w:del w:id="3683" w:author="Антон Хабиров" w:date="2021-01-20T01:41:00Z"/>
                <w:sz w:val="28"/>
                <w:szCs w:val="28"/>
              </w:rPr>
            </w:pPr>
          </w:p>
        </w:tc>
        <w:tc>
          <w:tcPr>
            <w:tcW w:w="1622" w:type="dxa"/>
            <w:gridSpan w:val="2"/>
          </w:tcPr>
          <w:p w:rsidR="00303495" w:rsidRPr="001144EF" w:rsidRDefault="00303495" w:rsidP="00AD6363">
            <w:pPr>
              <w:pStyle w:val="ConsPlusNormal"/>
              <w:rPr>
                <w:del w:id="3684" w:author="Антон Хабиров" w:date="2021-01-20T01:41:00Z"/>
                <w:sz w:val="28"/>
                <w:szCs w:val="28"/>
              </w:rPr>
            </w:pPr>
          </w:p>
        </w:tc>
        <w:tc>
          <w:tcPr>
            <w:tcW w:w="1032" w:type="dxa"/>
            <w:gridSpan w:val="2"/>
          </w:tcPr>
          <w:p w:rsidR="00303495" w:rsidRPr="001144EF" w:rsidRDefault="00303495" w:rsidP="00AD6363">
            <w:pPr>
              <w:pStyle w:val="ConsPlusNormal"/>
              <w:rPr>
                <w:del w:id="3685" w:author="Антон Хабиров" w:date="2021-01-20T01:41:00Z"/>
                <w:sz w:val="28"/>
                <w:szCs w:val="28"/>
              </w:rPr>
            </w:pPr>
          </w:p>
        </w:tc>
        <w:tc>
          <w:tcPr>
            <w:tcW w:w="4082" w:type="dxa"/>
            <w:gridSpan w:val="2"/>
          </w:tcPr>
          <w:p w:rsidR="00303495" w:rsidRPr="001144EF" w:rsidRDefault="00303495" w:rsidP="00AD6363">
            <w:pPr>
              <w:pStyle w:val="ConsPlusNormal"/>
              <w:rPr>
                <w:del w:id="3686" w:author="Антон Хабиров" w:date="2021-01-20T01:41:00Z"/>
                <w:sz w:val="28"/>
                <w:szCs w:val="28"/>
              </w:rPr>
            </w:pPr>
            <w:del w:id="3687" w:author="Антон Хабиров" w:date="2021-01-20T01:41:00Z">
              <w:r w:rsidRPr="001144EF">
                <w:rPr>
                  <w:sz w:val="28"/>
                  <w:szCs w:val="28"/>
                </w:rPr>
                <w:delText>233B, C, E</w:delText>
              </w:r>
            </w:del>
          </w:p>
        </w:tc>
      </w:tr>
      <w:tr w:rsidR="00303495" w:rsidRPr="001144EF" w:rsidTr="00AD6363">
        <w:trPr>
          <w:gridAfter w:val="1"/>
          <w:wAfter w:w="140" w:type="dxa"/>
          <w:jc w:val="center"/>
          <w:del w:id="3688" w:author="Антон Хабиров" w:date="2021-01-20T01:41:00Z"/>
        </w:trPr>
        <w:tc>
          <w:tcPr>
            <w:tcW w:w="2146" w:type="dxa"/>
          </w:tcPr>
          <w:p w:rsidR="00303495" w:rsidRPr="001144EF" w:rsidRDefault="00303495" w:rsidP="00AD6363">
            <w:pPr>
              <w:pStyle w:val="ConsPlusNormal"/>
              <w:rPr>
                <w:del w:id="3689" w:author="Антон Хабиров" w:date="2021-01-20T01:41:00Z"/>
                <w:sz w:val="28"/>
                <w:szCs w:val="28"/>
              </w:rPr>
            </w:pPr>
            <w:del w:id="3690" w:author="Антон Хабиров" w:date="2021-01-20T01:41:00Z">
              <w:r w:rsidRPr="001144EF">
                <w:rPr>
                  <w:sz w:val="28"/>
                  <w:szCs w:val="28"/>
                </w:rPr>
                <w:delText>Г, Д</w:delText>
              </w:r>
            </w:del>
          </w:p>
        </w:tc>
        <w:tc>
          <w:tcPr>
            <w:tcW w:w="1622" w:type="dxa"/>
            <w:gridSpan w:val="2"/>
          </w:tcPr>
          <w:p w:rsidR="00303495" w:rsidRPr="001144EF" w:rsidRDefault="00303495" w:rsidP="00AD6363">
            <w:pPr>
              <w:pStyle w:val="ConsPlusNormal"/>
              <w:jc w:val="center"/>
              <w:rPr>
                <w:del w:id="3691" w:author="Антон Хабиров" w:date="2021-01-20T01:41:00Z"/>
                <w:sz w:val="28"/>
                <w:szCs w:val="28"/>
              </w:rPr>
            </w:pPr>
            <w:del w:id="3692" w:author="Антон Хабиров" w:date="2021-01-20T01:41:00Z">
              <w:r w:rsidRPr="001144EF">
                <w:rPr>
                  <w:sz w:val="28"/>
                  <w:szCs w:val="28"/>
                </w:rPr>
                <w:delText>800</w:delText>
              </w:r>
            </w:del>
          </w:p>
        </w:tc>
        <w:tc>
          <w:tcPr>
            <w:tcW w:w="1032" w:type="dxa"/>
            <w:gridSpan w:val="2"/>
          </w:tcPr>
          <w:p w:rsidR="00303495" w:rsidRPr="001144EF" w:rsidRDefault="00303495" w:rsidP="00AD6363">
            <w:pPr>
              <w:pStyle w:val="ConsPlusNormal"/>
              <w:jc w:val="center"/>
              <w:rPr>
                <w:del w:id="3693" w:author="Антон Хабиров" w:date="2021-01-20T01:41:00Z"/>
                <w:sz w:val="28"/>
                <w:szCs w:val="28"/>
              </w:rPr>
            </w:pPr>
            <w:del w:id="3694" w:author="Антон Хабиров" w:date="2021-01-20T01:41:00Z">
              <w:r w:rsidRPr="001144EF">
                <w:rPr>
                  <w:sz w:val="28"/>
                  <w:szCs w:val="28"/>
                </w:rPr>
                <w:delText>A</w:delText>
              </w:r>
            </w:del>
          </w:p>
        </w:tc>
        <w:tc>
          <w:tcPr>
            <w:tcW w:w="4082" w:type="dxa"/>
            <w:gridSpan w:val="2"/>
          </w:tcPr>
          <w:p w:rsidR="00303495" w:rsidRPr="001144EF" w:rsidRDefault="00303495" w:rsidP="00AD6363">
            <w:pPr>
              <w:pStyle w:val="ConsPlusNormal"/>
              <w:rPr>
                <w:del w:id="3695" w:author="Антон Хабиров" w:date="2021-01-20T01:41:00Z"/>
                <w:sz w:val="28"/>
                <w:szCs w:val="28"/>
              </w:rPr>
            </w:pPr>
            <w:del w:id="3696" w:author="Антон Хабиров" w:date="2021-01-20T01:41:00Z">
              <w:r w:rsidRPr="001144EF">
                <w:rPr>
                  <w:sz w:val="28"/>
                  <w:szCs w:val="28"/>
                </w:rPr>
                <w:delText>2 - 6A или 1-10A</w:delText>
              </w:r>
            </w:del>
          </w:p>
        </w:tc>
      </w:tr>
      <w:tr w:rsidR="00303495" w:rsidRPr="001144EF" w:rsidTr="00AD6363">
        <w:trPr>
          <w:gridAfter w:val="1"/>
          <w:wAfter w:w="140" w:type="dxa"/>
          <w:jc w:val="center"/>
          <w:del w:id="3697" w:author="Антон Хабиров" w:date="2021-01-20T01:41:00Z"/>
        </w:trPr>
        <w:tc>
          <w:tcPr>
            <w:tcW w:w="2146" w:type="dxa"/>
          </w:tcPr>
          <w:p w:rsidR="00303495" w:rsidRPr="001144EF" w:rsidRDefault="00303495" w:rsidP="00AD6363">
            <w:pPr>
              <w:pStyle w:val="ConsPlusNormal"/>
              <w:rPr>
                <w:del w:id="3698" w:author="Антон Хабиров" w:date="2021-01-20T01:41:00Z"/>
                <w:sz w:val="28"/>
                <w:szCs w:val="28"/>
              </w:rPr>
            </w:pPr>
          </w:p>
        </w:tc>
        <w:tc>
          <w:tcPr>
            <w:tcW w:w="1622" w:type="dxa"/>
            <w:gridSpan w:val="2"/>
          </w:tcPr>
          <w:p w:rsidR="00303495" w:rsidRPr="001144EF" w:rsidRDefault="00303495" w:rsidP="00AD6363">
            <w:pPr>
              <w:pStyle w:val="ConsPlusNormal"/>
              <w:rPr>
                <w:del w:id="3699" w:author="Антон Хабиров" w:date="2021-01-20T01:41:00Z"/>
                <w:sz w:val="28"/>
                <w:szCs w:val="28"/>
              </w:rPr>
            </w:pPr>
          </w:p>
        </w:tc>
        <w:tc>
          <w:tcPr>
            <w:tcW w:w="1032" w:type="dxa"/>
            <w:gridSpan w:val="2"/>
          </w:tcPr>
          <w:p w:rsidR="00303495" w:rsidRPr="001144EF" w:rsidRDefault="00303495" w:rsidP="00AD6363">
            <w:pPr>
              <w:pStyle w:val="ConsPlusNormal"/>
              <w:jc w:val="center"/>
              <w:rPr>
                <w:del w:id="3700" w:author="Антон Хабиров" w:date="2021-01-20T01:41:00Z"/>
                <w:sz w:val="28"/>
                <w:szCs w:val="28"/>
              </w:rPr>
            </w:pPr>
            <w:del w:id="3701" w:author="Антон Хабиров" w:date="2021-01-20T01:41:00Z">
              <w:r w:rsidRPr="001144EF">
                <w:rPr>
                  <w:sz w:val="28"/>
                  <w:szCs w:val="28"/>
                </w:rPr>
                <w:delText>B</w:delText>
              </w:r>
            </w:del>
          </w:p>
        </w:tc>
        <w:tc>
          <w:tcPr>
            <w:tcW w:w="4082" w:type="dxa"/>
            <w:gridSpan w:val="2"/>
          </w:tcPr>
          <w:p w:rsidR="00303495" w:rsidRPr="001144EF" w:rsidRDefault="00303495" w:rsidP="00AD6363">
            <w:pPr>
              <w:pStyle w:val="ConsPlusNormal"/>
              <w:rPr>
                <w:del w:id="3702" w:author="Антон Хабиров" w:date="2021-01-20T01:41:00Z"/>
                <w:sz w:val="28"/>
                <w:szCs w:val="28"/>
              </w:rPr>
            </w:pPr>
            <w:del w:id="3703" w:author="Антон Хабиров" w:date="2021-01-20T01:41:00Z">
              <w:r w:rsidRPr="001144EF">
                <w:rPr>
                  <w:sz w:val="28"/>
                  <w:szCs w:val="28"/>
                </w:rPr>
                <w:delText>2-144B или 1-233B</w:delText>
              </w:r>
            </w:del>
          </w:p>
        </w:tc>
      </w:tr>
      <w:tr w:rsidR="00303495" w:rsidRPr="001144EF" w:rsidTr="00AD6363">
        <w:trPr>
          <w:gridAfter w:val="1"/>
          <w:wAfter w:w="140" w:type="dxa"/>
          <w:jc w:val="center"/>
          <w:del w:id="3704" w:author="Антон Хабиров" w:date="2021-01-20T01:41:00Z"/>
        </w:trPr>
        <w:tc>
          <w:tcPr>
            <w:tcW w:w="2146" w:type="dxa"/>
          </w:tcPr>
          <w:p w:rsidR="00303495" w:rsidRPr="001144EF" w:rsidRDefault="00303495" w:rsidP="00AD6363">
            <w:pPr>
              <w:pStyle w:val="ConsPlusNormal"/>
              <w:rPr>
                <w:del w:id="3705" w:author="Антон Хабиров" w:date="2021-01-20T01:41:00Z"/>
                <w:sz w:val="28"/>
                <w:szCs w:val="28"/>
              </w:rPr>
            </w:pPr>
          </w:p>
        </w:tc>
        <w:tc>
          <w:tcPr>
            <w:tcW w:w="1622" w:type="dxa"/>
            <w:gridSpan w:val="2"/>
          </w:tcPr>
          <w:p w:rsidR="00303495" w:rsidRPr="001144EF" w:rsidRDefault="00303495" w:rsidP="00AD6363">
            <w:pPr>
              <w:pStyle w:val="ConsPlusNormal"/>
              <w:rPr>
                <w:del w:id="3706" w:author="Антон Хабиров" w:date="2021-01-20T01:41:00Z"/>
                <w:sz w:val="28"/>
                <w:szCs w:val="28"/>
              </w:rPr>
            </w:pPr>
          </w:p>
        </w:tc>
        <w:tc>
          <w:tcPr>
            <w:tcW w:w="1032" w:type="dxa"/>
            <w:gridSpan w:val="2"/>
          </w:tcPr>
          <w:p w:rsidR="00303495" w:rsidRPr="001144EF" w:rsidRDefault="00303495" w:rsidP="00AD6363">
            <w:pPr>
              <w:pStyle w:val="ConsPlusNormal"/>
              <w:jc w:val="center"/>
              <w:rPr>
                <w:del w:id="3707" w:author="Антон Хабиров" w:date="2021-01-20T01:41:00Z"/>
                <w:sz w:val="28"/>
                <w:szCs w:val="28"/>
              </w:rPr>
            </w:pPr>
            <w:del w:id="3708" w:author="Антон Хабиров" w:date="2021-01-20T01:41:00Z">
              <w:r w:rsidRPr="001144EF">
                <w:rPr>
                  <w:sz w:val="28"/>
                  <w:szCs w:val="28"/>
                </w:rPr>
                <w:delText>C</w:delText>
              </w:r>
            </w:del>
          </w:p>
        </w:tc>
        <w:tc>
          <w:tcPr>
            <w:tcW w:w="4082" w:type="dxa"/>
            <w:gridSpan w:val="2"/>
          </w:tcPr>
          <w:p w:rsidR="00303495" w:rsidRPr="001144EF" w:rsidRDefault="00303495" w:rsidP="00AD6363">
            <w:pPr>
              <w:pStyle w:val="ConsPlusNormal"/>
              <w:rPr>
                <w:del w:id="3709" w:author="Антон Хабиров" w:date="2021-01-20T01:41:00Z"/>
                <w:sz w:val="28"/>
                <w:szCs w:val="28"/>
              </w:rPr>
            </w:pPr>
            <w:del w:id="3710" w:author="Антон Хабиров" w:date="2021-01-20T01:41:00Z">
              <w:r w:rsidRPr="001144EF">
                <w:rPr>
                  <w:sz w:val="28"/>
                  <w:szCs w:val="28"/>
                </w:rPr>
                <w:delText>2 - 6A, 144B, C или 1-10A, 233B, C или 2-144B, C или 1-233B, C</w:delText>
              </w:r>
            </w:del>
          </w:p>
        </w:tc>
      </w:tr>
      <w:tr w:rsidR="00303495" w:rsidRPr="001144EF" w:rsidTr="00AD6363">
        <w:trPr>
          <w:gridAfter w:val="1"/>
          <w:wAfter w:w="140" w:type="dxa"/>
          <w:jc w:val="center"/>
          <w:del w:id="3711" w:author="Антон Хабиров" w:date="2021-01-20T01:41:00Z"/>
        </w:trPr>
        <w:tc>
          <w:tcPr>
            <w:tcW w:w="2146" w:type="dxa"/>
          </w:tcPr>
          <w:p w:rsidR="00303495" w:rsidRPr="001144EF" w:rsidRDefault="00303495" w:rsidP="00AD6363">
            <w:pPr>
              <w:pStyle w:val="ConsPlusNormal"/>
              <w:rPr>
                <w:del w:id="3712" w:author="Антон Хабиров" w:date="2021-01-20T01:41:00Z"/>
                <w:sz w:val="28"/>
                <w:szCs w:val="28"/>
              </w:rPr>
            </w:pPr>
          </w:p>
        </w:tc>
        <w:tc>
          <w:tcPr>
            <w:tcW w:w="1622" w:type="dxa"/>
            <w:gridSpan w:val="2"/>
          </w:tcPr>
          <w:p w:rsidR="00303495" w:rsidRPr="001144EF" w:rsidRDefault="00303495" w:rsidP="00AD6363">
            <w:pPr>
              <w:pStyle w:val="ConsPlusNormal"/>
              <w:rPr>
                <w:del w:id="3713" w:author="Антон Хабиров" w:date="2021-01-20T01:41:00Z"/>
                <w:sz w:val="28"/>
                <w:szCs w:val="28"/>
              </w:rPr>
            </w:pPr>
          </w:p>
        </w:tc>
        <w:tc>
          <w:tcPr>
            <w:tcW w:w="1032" w:type="dxa"/>
            <w:gridSpan w:val="2"/>
          </w:tcPr>
          <w:p w:rsidR="00303495" w:rsidRPr="001144EF" w:rsidRDefault="00303495" w:rsidP="00AD6363">
            <w:pPr>
              <w:pStyle w:val="ConsPlusNormal"/>
              <w:jc w:val="center"/>
              <w:rPr>
                <w:del w:id="3714" w:author="Антон Хабиров" w:date="2021-01-20T01:41:00Z"/>
                <w:sz w:val="28"/>
                <w:szCs w:val="28"/>
              </w:rPr>
            </w:pPr>
            <w:del w:id="3715" w:author="Антон Хабиров" w:date="2021-01-20T01:41:00Z">
              <w:r w:rsidRPr="001144EF">
                <w:rPr>
                  <w:sz w:val="28"/>
                  <w:szCs w:val="28"/>
                </w:rPr>
                <w:delText>D</w:delText>
              </w:r>
            </w:del>
          </w:p>
        </w:tc>
        <w:tc>
          <w:tcPr>
            <w:tcW w:w="4082" w:type="dxa"/>
            <w:gridSpan w:val="2"/>
          </w:tcPr>
          <w:p w:rsidR="00303495" w:rsidRPr="001144EF" w:rsidRDefault="00303495" w:rsidP="00AD6363">
            <w:pPr>
              <w:pStyle w:val="ConsPlusNormal"/>
              <w:rPr>
                <w:del w:id="3716" w:author="Антон Хабиров" w:date="2021-01-20T01:41:00Z"/>
                <w:sz w:val="28"/>
                <w:szCs w:val="28"/>
              </w:rPr>
            </w:pPr>
            <w:del w:id="3717" w:author="Антон Хабиров" w:date="2021-01-20T01:41:00Z">
              <w:r w:rsidRPr="001144EF">
                <w:rPr>
                  <w:sz w:val="28"/>
                  <w:szCs w:val="28"/>
                </w:rPr>
                <w:delText>D</w:delText>
              </w:r>
            </w:del>
          </w:p>
        </w:tc>
      </w:tr>
      <w:tr w:rsidR="00303495" w:rsidRPr="001144EF" w:rsidTr="00AD6363">
        <w:trPr>
          <w:gridAfter w:val="1"/>
          <w:wAfter w:w="140" w:type="dxa"/>
          <w:jc w:val="center"/>
          <w:del w:id="3718" w:author="Антон Хабиров" w:date="2021-01-20T01:41:00Z"/>
        </w:trPr>
        <w:tc>
          <w:tcPr>
            <w:tcW w:w="2146" w:type="dxa"/>
          </w:tcPr>
          <w:p w:rsidR="00303495" w:rsidRPr="001144EF" w:rsidRDefault="00303495" w:rsidP="00AD6363">
            <w:pPr>
              <w:pStyle w:val="ConsPlusNormal"/>
              <w:rPr>
                <w:del w:id="3719" w:author="Антон Хабиров" w:date="2021-01-20T01:41:00Z"/>
                <w:sz w:val="28"/>
                <w:szCs w:val="28"/>
              </w:rPr>
            </w:pPr>
          </w:p>
        </w:tc>
        <w:tc>
          <w:tcPr>
            <w:tcW w:w="1622" w:type="dxa"/>
            <w:gridSpan w:val="2"/>
          </w:tcPr>
          <w:p w:rsidR="00303495" w:rsidRPr="001144EF" w:rsidRDefault="00303495" w:rsidP="00AD6363">
            <w:pPr>
              <w:pStyle w:val="ConsPlusNormal"/>
              <w:rPr>
                <w:del w:id="3720" w:author="Антон Хабиров" w:date="2021-01-20T01:41:00Z"/>
                <w:sz w:val="28"/>
                <w:szCs w:val="28"/>
              </w:rPr>
            </w:pPr>
          </w:p>
        </w:tc>
        <w:tc>
          <w:tcPr>
            <w:tcW w:w="1032" w:type="dxa"/>
            <w:gridSpan w:val="2"/>
          </w:tcPr>
          <w:p w:rsidR="00303495" w:rsidRPr="001144EF" w:rsidRDefault="00303495" w:rsidP="00AD6363">
            <w:pPr>
              <w:pStyle w:val="ConsPlusNormal"/>
              <w:jc w:val="center"/>
              <w:rPr>
                <w:del w:id="3721" w:author="Антон Хабиров" w:date="2021-01-20T01:41:00Z"/>
                <w:sz w:val="28"/>
                <w:szCs w:val="28"/>
              </w:rPr>
            </w:pPr>
            <w:del w:id="3722" w:author="Антон Хабиров" w:date="2021-01-20T01:41:00Z">
              <w:r w:rsidRPr="001144EF">
                <w:rPr>
                  <w:sz w:val="28"/>
                  <w:szCs w:val="28"/>
                </w:rPr>
                <w:delText>E</w:delText>
              </w:r>
            </w:del>
          </w:p>
        </w:tc>
        <w:tc>
          <w:tcPr>
            <w:tcW w:w="4082" w:type="dxa"/>
            <w:gridSpan w:val="2"/>
          </w:tcPr>
          <w:p w:rsidR="00303495" w:rsidRPr="001144EF" w:rsidRDefault="00303495" w:rsidP="00AD6363">
            <w:pPr>
              <w:pStyle w:val="ConsPlusNormal"/>
              <w:rPr>
                <w:del w:id="3723" w:author="Антон Хабиров" w:date="2021-01-20T01:41:00Z"/>
                <w:sz w:val="28"/>
                <w:szCs w:val="28"/>
                <w:lang w:val="en-US"/>
              </w:rPr>
            </w:pPr>
            <w:del w:id="3724" w:author="Антон Хабиров" w:date="2021-01-20T01:41:00Z">
              <w:r w:rsidRPr="001144EF">
                <w:rPr>
                  <w:sz w:val="28"/>
                  <w:szCs w:val="28"/>
                  <w:lang w:val="en-US"/>
                </w:rPr>
                <w:delText xml:space="preserve">2 - 6A, 144B, C, E </w:delText>
              </w:r>
              <w:r w:rsidRPr="001144EF">
                <w:rPr>
                  <w:sz w:val="28"/>
                  <w:szCs w:val="28"/>
                </w:rPr>
                <w:delText>или</w:delText>
              </w:r>
              <w:r w:rsidRPr="001144EF">
                <w:rPr>
                  <w:sz w:val="28"/>
                  <w:szCs w:val="28"/>
                  <w:lang w:val="en-US"/>
                </w:rPr>
                <w:delText xml:space="preserve"> 1-10A, 233B, C, E </w:delText>
              </w:r>
              <w:r w:rsidRPr="001144EF">
                <w:rPr>
                  <w:sz w:val="28"/>
                  <w:szCs w:val="28"/>
                </w:rPr>
                <w:delText>или</w:delText>
              </w:r>
              <w:r w:rsidRPr="001144EF">
                <w:rPr>
                  <w:sz w:val="28"/>
                  <w:szCs w:val="28"/>
                  <w:lang w:val="en-US"/>
                </w:rPr>
                <w:delText xml:space="preserve"> 2-144B, C, E </w:delText>
              </w:r>
              <w:r w:rsidRPr="001144EF">
                <w:rPr>
                  <w:sz w:val="28"/>
                  <w:szCs w:val="28"/>
                </w:rPr>
                <w:delText>или</w:delText>
              </w:r>
              <w:r w:rsidRPr="001144EF">
                <w:rPr>
                  <w:sz w:val="28"/>
                  <w:szCs w:val="28"/>
                  <w:lang w:val="en-US"/>
                </w:rPr>
                <w:delText xml:space="preserve"> 1-233B, C, E</w:delText>
              </w:r>
            </w:del>
          </w:p>
        </w:tc>
      </w:tr>
    </w:tbl>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r w:rsidRPr="001144EF">
        <w:rPr>
          <w:sz w:val="28"/>
          <w:szCs w:val="28"/>
        </w:rPr>
        <w:t>Примечания: 1. В помещениях, в которых находятся разные виды горючего материала и возможно возникновение различных классов пожара, используются универсальные по области применения огнетушители.</w:t>
      </w:r>
    </w:p>
    <w:p w:rsidR="00303495" w:rsidRPr="001144EF" w:rsidRDefault="00303495" w:rsidP="00303495">
      <w:pPr>
        <w:pStyle w:val="ConsPlusNormal"/>
        <w:spacing w:before="240"/>
        <w:ind w:firstLine="540"/>
        <w:jc w:val="both"/>
        <w:rPr>
          <w:ins w:id="3725" w:author="Антон Хабиров" w:date="2021-01-20T01:41:00Z"/>
          <w:sz w:val="28"/>
          <w:szCs w:val="28"/>
        </w:rPr>
      </w:pPr>
      <w:r w:rsidRPr="001144EF">
        <w:rPr>
          <w:sz w:val="28"/>
          <w:szCs w:val="28"/>
        </w:rPr>
        <w:t xml:space="preserve">2. Допускается использовать иные </w:t>
      </w:r>
      <w:ins w:id="3726" w:author="Антон Хабиров" w:date="2021-01-20T01:41:00Z">
        <w:r w:rsidRPr="001144EF">
          <w:rPr>
            <w:sz w:val="28"/>
            <w:szCs w:val="28"/>
          </w:rPr>
          <w:t>первичные средства пожаротушения, обеспечивающие тушение соответствующего класса пожара и ранг тушения модельного очага пожара, в том числе генераторы огнетушащего аэрозоля переносные.</w:t>
        </w:r>
      </w:ins>
    </w:p>
    <w:p w:rsidR="00303495" w:rsidRPr="001144EF" w:rsidRDefault="00303495" w:rsidP="00303495">
      <w:pPr>
        <w:pStyle w:val="ConsPlusNormal"/>
        <w:spacing w:before="240"/>
        <w:ind w:firstLine="540"/>
        <w:jc w:val="both"/>
        <w:rPr>
          <w:ins w:id="3727" w:author="Антон Хабиров" w:date="2021-01-20T01:41:00Z"/>
          <w:sz w:val="28"/>
          <w:szCs w:val="28"/>
        </w:rPr>
      </w:pPr>
      <w:ins w:id="3728" w:author="Антон Хабиров" w:date="2021-01-20T01:41:00Z">
        <w:r w:rsidRPr="001144EF">
          <w:rPr>
            <w:sz w:val="28"/>
            <w:szCs w:val="28"/>
          </w:rPr>
          <w:t>3. Выбор типа огнетушителя должен быть определен с учетом обеспечения безопасности его применения для людей и имущества.</w:t>
        </w:r>
      </w:ins>
    </w:p>
    <w:p w:rsidR="00303495" w:rsidRPr="001144EF" w:rsidRDefault="00303495" w:rsidP="00303495">
      <w:pPr>
        <w:pStyle w:val="ConsPlusNormal"/>
        <w:jc w:val="both"/>
        <w:rPr>
          <w:ins w:id="3729" w:author="Антон Хабиров" w:date="2021-01-20T01:41:00Z"/>
          <w:sz w:val="28"/>
          <w:szCs w:val="28"/>
        </w:rPr>
      </w:pPr>
    </w:p>
    <w:p w:rsidR="00303495" w:rsidRPr="001144EF" w:rsidRDefault="00303495" w:rsidP="00303495">
      <w:pPr>
        <w:pStyle w:val="ConsPlusNormal"/>
        <w:jc w:val="both"/>
        <w:rPr>
          <w:ins w:id="3730" w:author="Антон Хабиров" w:date="2021-01-20T01:41:00Z"/>
          <w:sz w:val="28"/>
          <w:szCs w:val="28"/>
        </w:rPr>
        <w:sectPr w:rsidR="00303495" w:rsidRPr="001144EF" w:rsidSect="001144EF">
          <w:pgSz w:w="11906" w:h="16838" w:code="9"/>
          <w:pgMar w:top="1440" w:right="567" w:bottom="1440" w:left="1134" w:header="0" w:footer="0" w:gutter="0"/>
          <w:cols w:space="720"/>
          <w:noEndnote/>
        </w:sectPr>
      </w:pPr>
    </w:p>
    <w:p w:rsidR="00303495" w:rsidRPr="001144EF" w:rsidRDefault="00303495" w:rsidP="00303495">
      <w:pPr>
        <w:pStyle w:val="ConsPlusNormal"/>
        <w:jc w:val="right"/>
        <w:outlineLvl w:val="1"/>
        <w:rPr>
          <w:sz w:val="28"/>
          <w:szCs w:val="28"/>
        </w:rPr>
      </w:pPr>
      <w:moveToRangeStart w:id="3731" w:author="Антон Хабиров" w:date="2021-01-20T01:41:00Z" w:name="move61999339"/>
      <w:moveTo w:id="3732" w:author="Антон Хабиров" w:date="2021-01-20T01:41:00Z">
        <w:r w:rsidRPr="001144EF">
          <w:rPr>
            <w:sz w:val="28"/>
            <w:szCs w:val="28"/>
          </w:rPr>
          <w:lastRenderedPageBreak/>
          <w:t>Приложение № 2</w:t>
        </w:r>
      </w:moveTo>
    </w:p>
    <w:p w:rsidR="00303495" w:rsidRPr="001144EF" w:rsidRDefault="00303495" w:rsidP="00303495">
      <w:pPr>
        <w:pStyle w:val="ConsPlusNormal"/>
        <w:jc w:val="right"/>
        <w:rPr>
          <w:sz w:val="28"/>
          <w:szCs w:val="28"/>
        </w:rPr>
      </w:pPr>
      <w:moveTo w:id="3733" w:author="Антон Хабиров" w:date="2021-01-20T01:41:00Z">
        <w:r w:rsidRPr="001144EF">
          <w:rPr>
            <w:sz w:val="28"/>
            <w:szCs w:val="28"/>
          </w:rPr>
          <w:t xml:space="preserve">к Правилам </w:t>
        </w:r>
        <w:proofErr w:type="gramStart"/>
        <w:r w:rsidRPr="001144EF">
          <w:rPr>
            <w:sz w:val="28"/>
            <w:szCs w:val="28"/>
          </w:rPr>
          <w:t>противопожарного</w:t>
        </w:r>
      </w:moveTo>
      <w:proofErr w:type="gramEnd"/>
    </w:p>
    <w:p w:rsidR="00303495" w:rsidRPr="001144EF" w:rsidRDefault="00303495" w:rsidP="00303495">
      <w:pPr>
        <w:pStyle w:val="ConsPlusNormal"/>
        <w:jc w:val="right"/>
        <w:rPr>
          <w:sz w:val="28"/>
          <w:szCs w:val="28"/>
        </w:rPr>
      </w:pPr>
      <w:moveTo w:id="3734" w:author="Антон Хабиров" w:date="2021-01-20T01:41:00Z">
        <w:r w:rsidRPr="001144EF">
          <w:rPr>
            <w:sz w:val="28"/>
            <w:szCs w:val="28"/>
          </w:rPr>
          <w:t>режима в Российской Федерации</w:t>
        </w:r>
      </w:moveTo>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rPr>
          <w:rFonts w:ascii="Times New Roman" w:hAnsi="Times New Roman" w:cs="Times New Roman"/>
          <w:sz w:val="28"/>
          <w:szCs w:val="28"/>
        </w:rPr>
      </w:pPr>
      <w:bookmarkStart w:id="3735" w:name="Par1325"/>
      <w:bookmarkEnd w:id="3735"/>
      <w:moveTo w:id="3736" w:author="Антон Хабиров" w:date="2021-01-20T01:41:00Z">
        <w:r w:rsidRPr="001144EF">
          <w:rPr>
            <w:rFonts w:ascii="Times New Roman" w:hAnsi="Times New Roman" w:cs="Times New Roman"/>
            <w:sz w:val="28"/>
            <w:szCs w:val="28"/>
          </w:rPr>
          <w:t>НОРМЫ</w:t>
        </w:r>
      </w:moveTo>
    </w:p>
    <w:p w:rsidR="00303495" w:rsidRPr="001144EF" w:rsidRDefault="00303495" w:rsidP="00303495">
      <w:pPr>
        <w:pStyle w:val="ConsPlusTitle"/>
        <w:jc w:val="center"/>
        <w:rPr>
          <w:rFonts w:ascii="Times New Roman" w:hAnsi="Times New Roman" w:cs="Times New Roman"/>
          <w:sz w:val="28"/>
          <w:szCs w:val="28"/>
        </w:rPr>
      </w:pPr>
      <w:moveTo w:id="3737" w:author="Антон Хабиров" w:date="2021-01-20T01:41:00Z">
        <w:r w:rsidRPr="001144EF">
          <w:rPr>
            <w:rFonts w:ascii="Times New Roman" w:hAnsi="Times New Roman" w:cs="Times New Roman"/>
            <w:sz w:val="28"/>
            <w:szCs w:val="28"/>
          </w:rPr>
          <w:t>ОСНАЩЕНИЯ ПОМЕЩЕНИЙ ПЕРЕДВИЖНЫМИ ОГНЕТУШИТЕЛЯМИ</w:t>
        </w:r>
      </w:moveTo>
    </w:p>
    <w:p w:rsidR="00303495" w:rsidRPr="001144EF" w:rsidRDefault="00303495" w:rsidP="00303495">
      <w:pPr>
        <w:pStyle w:val="ConsPlusTitle"/>
        <w:jc w:val="center"/>
        <w:rPr>
          <w:ins w:id="3738" w:author="Антон Хабиров" w:date="2021-01-20T01:41:00Z"/>
          <w:rFonts w:ascii="Times New Roman" w:hAnsi="Times New Roman" w:cs="Times New Roman"/>
          <w:sz w:val="28"/>
          <w:szCs w:val="28"/>
        </w:rPr>
      </w:pPr>
      <w:moveTo w:id="3739" w:author="Антон Хабиров" w:date="2021-01-20T01:41:00Z">
        <w:r w:rsidRPr="001144EF">
          <w:rPr>
            <w:rFonts w:ascii="Times New Roman" w:hAnsi="Times New Roman" w:cs="Times New Roman"/>
            <w:sz w:val="28"/>
            <w:szCs w:val="28"/>
          </w:rPr>
          <w:t>(ЗА ИСКЛЮЧЕНИЕМ АВТОЗАПРАВОЧНЫХ СТАНЦИЙ</w:t>
        </w:r>
      </w:moveTo>
      <w:moveToRangeEnd w:id="3731"/>
      <w:ins w:id="3740" w:author="Антон Хабиров" w:date="2021-01-20T01:41:00Z">
        <w:r w:rsidRPr="001144EF">
          <w:rPr>
            <w:rFonts w:ascii="Times New Roman" w:hAnsi="Times New Roman" w:cs="Times New Roman"/>
            <w:sz w:val="28"/>
            <w:szCs w:val="28"/>
          </w:rPr>
          <w:t>)</w:t>
        </w:r>
      </w:ins>
    </w:p>
    <w:p w:rsidR="00303495" w:rsidRPr="001144EF" w:rsidRDefault="00303495" w:rsidP="00303495">
      <w:pPr>
        <w:pStyle w:val="ConsPlusNormal"/>
        <w:jc w:val="both"/>
        <w:rPr>
          <w:ins w:id="3741" w:author="Антон Хабиров" w:date="2021-01-20T01:41:00Z"/>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551"/>
        <w:gridCol w:w="1531"/>
        <w:gridCol w:w="1085"/>
        <w:gridCol w:w="3855"/>
      </w:tblGrid>
      <w:tr w:rsidR="00303495" w:rsidRPr="001144EF" w:rsidTr="00AD6363">
        <w:trPr>
          <w:jc w:val="center"/>
          <w:ins w:id="3742" w:author="Антон Хабиров" w:date="2021-01-20T01:41:00Z"/>
        </w:trPr>
        <w:tc>
          <w:tcPr>
            <w:tcW w:w="2551" w:type="dxa"/>
          </w:tcPr>
          <w:p w:rsidR="00303495" w:rsidRPr="001144EF" w:rsidRDefault="00303495" w:rsidP="00AD6363">
            <w:pPr>
              <w:pStyle w:val="ConsPlusNormal"/>
              <w:jc w:val="center"/>
              <w:rPr>
                <w:ins w:id="3743" w:author="Антон Хабиров" w:date="2021-01-20T01:41:00Z"/>
                <w:sz w:val="28"/>
                <w:szCs w:val="28"/>
              </w:rPr>
            </w:pPr>
            <w:ins w:id="3744" w:author="Антон Хабиров" w:date="2021-01-20T01:41:00Z">
              <w:r w:rsidRPr="001144EF">
                <w:rPr>
                  <w:sz w:val="28"/>
                  <w:szCs w:val="28"/>
                </w:rPr>
                <w:t>Категория помещения по пожарной и взрывопожарной опасности</w:t>
              </w:r>
            </w:ins>
          </w:p>
        </w:tc>
        <w:tc>
          <w:tcPr>
            <w:tcW w:w="1531" w:type="dxa"/>
          </w:tcPr>
          <w:p w:rsidR="00303495" w:rsidRPr="001144EF" w:rsidRDefault="00303495" w:rsidP="00AD6363">
            <w:pPr>
              <w:pStyle w:val="ConsPlusNormal"/>
              <w:jc w:val="center"/>
              <w:rPr>
                <w:ins w:id="3745" w:author="Антон Хабиров" w:date="2021-01-20T01:41:00Z"/>
                <w:sz w:val="28"/>
                <w:szCs w:val="28"/>
              </w:rPr>
            </w:pPr>
            <w:ins w:id="3746" w:author="Антон Хабиров" w:date="2021-01-20T01:41:00Z">
              <w:r w:rsidRPr="001144EF">
                <w:rPr>
                  <w:sz w:val="28"/>
                  <w:szCs w:val="28"/>
                </w:rPr>
                <w:t>Предельная защищаемая площадь (кв. метров)</w:t>
              </w:r>
            </w:ins>
          </w:p>
        </w:tc>
        <w:tc>
          <w:tcPr>
            <w:tcW w:w="1085" w:type="dxa"/>
          </w:tcPr>
          <w:p w:rsidR="00303495" w:rsidRPr="001144EF" w:rsidRDefault="00303495" w:rsidP="00AD6363">
            <w:pPr>
              <w:pStyle w:val="ConsPlusNormal"/>
              <w:jc w:val="center"/>
              <w:rPr>
                <w:ins w:id="3747" w:author="Антон Хабиров" w:date="2021-01-20T01:41:00Z"/>
                <w:sz w:val="28"/>
                <w:szCs w:val="28"/>
              </w:rPr>
            </w:pPr>
            <w:ins w:id="3748" w:author="Антон Хабиров" w:date="2021-01-20T01:41:00Z">
              <w:r w:rsidRPr="001144EF">
                <w:rPr>
                  <w:sz w:val="28"/>
                  <w:szCs w:val="28"/>
                </w:rPr>
                <w:t>Класс пожара</w:t>
              </w:r>
            </w:ins>
          </w:p>
        </w:tc>
        <w:tc>
          <w:tcPr>
            <w:tcW w:w="3855" w:type="dxa"/>
          </w:tcPr>
          <w:p w:rsidR="00303495" w:rsidRPr="001144EF" w:rsidRDefault="00303495" w:rsidP="00AD6363">
            <w:pPr>
              <w:pStyle w:val="ConsPlusNormal"/>
              <w:jc w:val="center"/>
              <w:rPr>
                <w:ins w:id="3749" w:author="Антон Хабиров" w:date="2021-01-20T01:41:00Z"/>
                <w:sz w:val="28"/>
                <w:szCs w:val="28"/>
              </w:rPr>
            </w:pPr>
            <w:ins w:id="3750" w:author="Антон Хабиров" w:date="2021-01-20T01:41:00Z">
              <w:r w:rsidRPr="001144EF">
                <w:rPr>
                  <w:sz w:val="28"/>
                  <w:szCs w:val="28"/>
                </w:rPr>
                <w:t>Количество огнетушителей с рангом тушения модельного очага (не менее штук)</w:t>
              </w:r>
            </w:ins>
          </w:p>
        </w:tc>
      </w:tr>
      <w:tr w:rsidR="00303495" w:rsidRPr="001144EF" w:rsidTr="00AD6363">
        <w:trPr>
          <w:jc w:val="center"/>
        </w:trPr>
        <w:tc>
          <w:tcPr>
            <w:tcW w:w="2551" w:type="dxa"/>
            <w:vAlign w:val="bottom"/>
          </w:tcPr>
          <w:p w:rsidR="00303495" w:rsidRPr="001144EF" w:rsidRDefault="00303495" w:rsidP="00AD6363">
            <w:pPr>
              <w:pStyle w:val="ConsPlusNormal"/>
              <w:rPr>
                <w:sz w:val="28"/>
                <w:szCs w:val="28"/>
              </w:rPr>
            </w:pPr>
            <w:moveToRangeStart w:id="3751" w:author="Антон Хабиров" w:date="2021-01-20T01:41:00Z" w:name="move61999340"/>
            <w:moveTo w:id="3752" w:author="Антон Хабиров" w:date="2021-01-20T01:41:00Z">
              <w:r w:rsidRPr="001144EF">
                <w:rPr>
                  <w:sz w:val="28"/>
                  <w:szCs w:val="28"/>
                </w:rPr>
                <w:t>А, Б, В</w:t>
              </w:r>
              <w:proofErr w:type="gramStart"/>
              <w:r w:rsidRPr="001144EF">
                <w:rPr>
                  <w:sz w:val="28"/>
                  <w:szCs w:val="28"/>
                </w:rPr>
                <w:t>1</w:t>
              </w:r>
              <w:proofErr w:type="gramEnd"/>
              <w:r w:rsidRPr="001144EF">
                <w:rPr>
                  <w:sz w:val="28"/>
                  <w:szCs w:val="28"/>
                </w:rPr>
                <w:t xml:space="preserve"> - В4</w:t>
              </w:r>
            </w:moveTo>
          </w:p>
        </w:tc>
        <w:tc>
          <w:tcPr>
            <w:tcW w:w="1531" w:type="dxa"/>
            <w:vAlign w:val="bottom"/>
          </w:tcPr>
          <w:p w:rsidR="00303495" w:rsidRPr="001144EF" w:rsidRDefault="00303495" w:rsidP="00AD6363">
            <w:pPr>
              <w:pStyle w:val="ConsPlusNormal"/>
              <w:jc w:val="center"/>
              <w:rPr>
                <w:sz w:val="28"/>
                <w:szCs w:val="28"/>
              </w:rPr>
            </w:pPr>
            <w:moveTo w:id="3753" w:author="Антон Хабиров" w:date="2021-01-20T01:41:00Z">
              <w:r w:rsidRPr="001144EF">
                <w:rPr>
                  <w:sz w:val="28"/>
                  <w:szCs w:val="28"/>
                </w:rPr>
                <w:t>500</w:t>
              </w:r>
            </w:moveTo>
          </w:p>
        </w:tc>
        <w:tc>
          <w:tcPr>
            <w:tcW w:w="1085" w:type="dxa"/>
            <w:vAlign w:val="bottom"/>
          </w:tcPr>
          <w:p w:rsidR="00303495" w:rsidRPr="001144EF" w:rsidRDefault="00303495" w:rsidP="00AD6363">
            <w:pPr>
              <w:pStyle w:val="ConsPlusNormal"/>
              <w:jc w:val="center"/>
              <w:rPr>
                <w:sz w:val="28"/>
                <w:szCs w:val="28"/>
              </w:rPr>
            </w:pPr>
            <w:moveTo w:id="3754" w:author="Антон Хабиров" w:date="2021-01-20T01:41:00Z">
              <w:r w:rsidRPr="001144EF">
                <w:rPr>
                  <w:sz w:val="28"/>
                  <w:szCs w:val="28"/>
                </w:rPr>
                <w:t>A</w:t>
              </w:r>
            </w:moveTo>
          </w:p>
        </w:tc>
        <w:tc>
          <w:tcPr>
            <w:tcW w:w="3855" w:type="dxa"/>
            <w:vAlign w:val="bottom"/>
          </w:tcPr>
          <w:p w:rsidR="00303495" w:rsidRPr="001144EF" w:rsidRDefault="00303495" w:rsidP="00AD6363">
            <w:pPr>
              <w:pStyle w:val="ConsPlusNormal"/>
              <w:rPr>
                <w:sz w:val="28"/>
                <w:szCs w:val="28"/>
              </w:rPr>
            </w:pPr>
            <w:moveTo w:id="3755" w:author="Антон Хабиров" w:date="2021-01-20T01:41:00Z">
              <w:r w:rsidRPr="001144EF">
                <w:rPr>
                  <w:sz w:val="28"/>
                  <w:szCs w:val="28"/>
                </w:rPr>
                <w:t>2 - 6A или 1 - 10A</w:t>
              </w:r>
            </w:moveTo>
          </w:p>
        </w:tc>
      </w:tr>
      <w:moveToRangeEnd w:id="3751"/>
      <w:tr w:rsidR="00303495" w:rsidRPr="001144EF" w:rsidTr="00AD6363">
        <w:trPr>
          <w:jc w:val="center"/>
          <w:ins w:id="3756" w:author="Антон Хабиров" w:date="2021-01-20T01:41:00Z"/>
        </w:trPr>
        <w:tc>
          <w:tcPr>
            <w:tcW w:w="2551" w:type="dxa"/>
          </w:tcPr>
          <w:p w:rsidR="00303495" w:rsidRPr="001144EF" w:rsidRDefault="00303495" w:rsidP="00AD6363">
            <w:pPr>
              <w:pStyle w:val="ConsPlusNormal"/>
              <w:rPr>
                <w:ins w:id="3757" w:author="Антон Хабиров" w:date="2021-01-20T01:41:00Z"/>
                <w:sz w:val="28"/>
                <w:szCs w:val="28"/>
              </w:rPr>
            </w:pPr>
          </w:p>
        </w:tc>
        <w:tc>
          <w:tcPr>
            <w:tcW w:w="1531" w:type="dxa"/>
          </w:tcPr>
          <w:p w:rsidR="00303495" w:rsidRPr="001144EF" w:rsidRDefault="00303495" w:rsidP="00AD6363">
            <w:pPr>
              <w:pStyle w:val="ConsPlusNormal"/>
              <w:rPr>
                <w:ins w:id="3758" w:author="Антон Хабиров" w:date="2021-01-20T01:41:00Z"/>
                <w:sz w:val="28"/>
                <w:szCs w:val="28"/>
              </w:rPr>
            </w:pPr>
          </w:p>
        </w:tc>
        <w:tc>
          <w:tcPr>
            <w:tcW w:w="1085" w:type="dxa"/>
            <w:vAlign w:val="bottom"/>
          </w:tcPr>
          <w:p w:rsidR="00303495" w:rsidRPr="001144EF" w:rsidRDefault="00303495" w:rsidP="00AD6363">
            <w:pPr>
              <w:pStyle w:val="ConsPlusNormal"/>
              <w:jc w:val="center"/>
              <w:rPr>
                <w:ins w:id="3759" w:author="Антон Хабиров" w:date="2021-01-20T01:41:00Z"/>
                <w:sz w:val="28"/>
                <w:szCs w:val="28"/>
              </w:rPr>
            </w:pPr>
            <w:ins w:id="3760" w:author="Антон Хабиров" w:date="2021-01-20T01:41:00Z">
              <w:r w:rsidRPr="001144EF">
                <w:rPr>
                  <w:sz w:val="28"/>
                  <w:szCs w:val="28"/>
                </w:rPr>
                <w:t>B</w:t>
              </w:r>
            </w:ins>
          </w:p>
        </w:tc>
        <w:tc>
          <w:tcPr>
            <w:tcW w:w="3855" w:type="dxa"/>
            <w:vAlign w:val="bottom"/>
          </w:tcPr>
          <w:p w:rsidR="00303495" w:rsidRPr="001144EF" w:rsidRDefault="00303495" w:rsidP="00AD6363">
            <w:pPr>
              <w:pStyle w:val="ConsPlusNormal"/>
              <w:rPr>
                <w:ins w:id="3761" w:author="Антон Хабиров" w:date="2021-01-20T01:41:00Z"/>
                <w:sz w:val="28"/>
                <w:szCs w:val="28"/>
              </w:rPr>
            </w:pPr>
            <w:ins w:id="3762" w:author="Антон Хабиров" w:date="2021-01-20T01:41:00Z">
              <w:r w:rsidRPr="001144EF">
                <w:rPr>
                  <w:sz w:val="28"/>
                  <w:szCs w:val="28"/>
                </w:rPr>
                <w:t>2 - 144B или 1 - 233B</w:t>
              </w:r>
            </w:ins>
          </w:p>
        </w:tc>
      </w:tr>
      <w:tr w:rsidR="00303495" w:rsidRPr="001144EF" w:rsidTr="00AD6363">
        <w:trPr>
          <w:jc w:val="center"/>
          <w:ins w:id="3763" w:author="Антон Хабиров" w:date="2021-01-20T01:41:00Z"/>
        </w:trPr>
        <w:tc>
          <w:tcPr>
            <w:tcW w:w="2551" w:type="dxa"/>
          </w:tcPr>
          <w:p w:rsidR="00303495" w:rsidRPr="001144EF" w:rsidRDefault="00303495" w:rsidP="00AD6363">
            <w:pPr>
              <w:pStyle w:val="ConsPlusNormal"/>
              <w:rPr>
                <w:ins w:id="3764" w:author="Антон Хабиров" w:date="2021-01-20T01:41:00Z"/>
                <w:sz w:val="28"/>
                <w:szCs w:val="28"/>
              </w:rPr>
            </w:pPr>
          </w:p>
        </w:tc>
        <w:tc>
          <w:tcPr>
            <w:tcW w:w="1531" w:type="dxa"/>
          </w:tcPr>
          <w:p w:rsidR="00303495" w:rsidRPr="001144EF" w:rsidRDefault="00303495" w:rsidP="00AD6363">
            <w:pPr>
              <w:pStyle w:val="ConsPlusNormal"/>
              <w:rPr>
                <w:ins w:id="3765" w:author="Антон Хабиров" w:date="2021-01-20T01:41:00Z"/>
                <w:sz w:val="28"/>
                <w:szCs w:val="28"/>
              </w:rPr>
            </w:pPr>
          </w:p>
        </w:tc>
        <w:tc>
          <w:tcPr>
            <w:tcW w:w="1085" w:type="dxa"/>
          </w:tcPr>
          <w:p w:rsidR="00303495" w:rsidRPr="001144EF" w:rsidRDefault="00303495" w:rsidP="00AD6363">
            <w:pPr>
              <w:pStyle w:val="ConsPlusNormal"/>
              <w:jc w:val="center"/>
              <w:rPr>
                <w:ins w:id="3766" w:author="Антон Хабиров" w:date="2021-01-20T01:41:00Z"/>
                <w:sz w:val="28"/>
                <w:szCs w:val="28"/>
              </w:rPr>
            </w:pPr>
            <w:ins w:id="3767" w:author="Антон Хабиров" w:date="2021-01-20T01:41:00Z">
              <w:r w:rsidRPr="001144EF">
                <w:rPr>
                  <w:sz w:val="28"/>
                  <w:szCs w:val="28"/>
                </w:rPr>
                <w:t>C</w:t>
              </w:r>
            </w:ins>
          </w:p>
        </w:tc>
        <w:tc>
          <w:tcPr>
            <w:tcW w:w="3855" w:type="dxa"/>
            <w:vAlign w:val="bottom"/>
          </w:tcPr>
          <w:p w:rsidR="00303495" w:rsidRPr="001144EF" w:rsidRDefault="00303495" w:rsidP="00AD6363">
            <w:pPr>
              <w:pStyle w:val="ConsPlusNormal"/>
              <w:rPr>
                <w:ins w:id="3768" w:author="Антон Хабиров" w:date="2021-01-20T01:41:00Z"/>
                <w:sz w:val="28"/>
                <w:szCs w:val="28"/>
              </w:rPr>
            </w:pPr>
            <w:ins w:id="3769" w:author="Антон Хабиров" w:date="2021-01-20T01:41:00Z">
              <w:r w:rsidRPr="001144EF">
                <w:rPr>
                  <w:sz w:val="28"/>
                  <w:szCs w:val="28"/>
                </w:rPr>
                <w:t>2 - (6A, 144B, C)</w:t>
              </w:r>
            </w:ins>
          </w:p>
          <w:p w:rsidR="00303495" w:rsidRPr="001144EF" w:rsidRDefault="00303495" w:rsidP="00AD6363">
            <w:pPr>
              <w:pStyle w:val="ConsPlusNormal"/>
              <w:rPr>
                <w:ins w:id="3770" w:author="Антон Хабиров" w:date="2021-01-20T01:41:00Z"/>
                <w:sz w:val="28"/>
                <w:szCs w:val="28"/>
              </w:rPr>
            </w:pPr>
            <w:ins w:id="3771" w:author="Антон Хабиров" w:date="2021-01-20T01:41:00Z">
              <w:r w:rsidRPr="001144EF">
                <w:rPr>
                  <w:sz w:val="28"/>
                  <w:szCs w:val="28"/>
                </w:rPr>
                <w:t>или 1 - (10A, 233B, C)</w:t>
              </w:r>
            </w:ins>
          </w:p>
        </w:tc>
      </w:tr>
      <w:tr w:rsidR="00303495" w:rsidRPr="001144EF" w:rsidTr="00AD6363">
        <w:trPr>
          <w:jc w:val="center"/>
          <w:ins w:id="3772" w:author="Антон Хабиров" w:date="2021-01-20T01:41:00Z"/>
        </w:trPr>
        <w:tc>
          <w:tcPr>
            <w:tcW w:w="2551" w:type="dxa"/>
          </w:tcPr>
          <w:p w:rsidR="00303495" w:rsidRPr="001144EF" w:rsidRDefault="00303495" w:rsidP="00AD6363">
            <w:pPr>
              <w:pStyle w:val="ConsPlusNormal"/>
              <w:rPr>
                <w:ins w:id="3773" w:author="Антон Хабиров" w:date="2021-01-20T01:41:00Z"/>
                <w:sz w:val="28"/>
                <w:szCs w:val="28"/>
              </w:rPr>
            </w:pPr>
          </w:p>
        </w:tc>
        <w:tc>
          <w:tcPr>
            <w:tcW w:w="1531" w:type="dxa"/>
          </w:tcPr>
          <w:p w:rsidR="00303495" w:rsidRPr="001144EF" w:rsidRDefault="00303495" w:rsidP="00AD6363">
            <w:pPr>
              <w:pStyle w:val="ConsPlusNormal"/>
              <w:rPr>
                <w:ins w:id="3774" w:author="Антон Хабиров" w:date="2021-01-20T01:41:00Z"/>
                <w:sz w:val="28"/>
                <w:szCs w:val="28"/>
              </w:rPr>
            </w:pPr>
          </w:p>
        </w:tc>
        <w:tc>
          <w:tcPr>
            <w:tcW w:w="1085" w:type="dxa"/>
          </w:tcPr>
          <w:p w:rsidR="00303495" w:rsidRPr="001144EF" w:rsidRDefault="00303495" w:rsidP="00AD6363">
            <w:pPr>
              <w:pStyle w:val="ConsPlusNormal"/>
              <w:jc w:val="center"/>
              <w:rPr>
                <w:ins w:id="3775" w:author="Антон Хабиров" w:date="2021-01-20T01:41:00Z"/>
                <w:sz w:val="28"/>
                <w:szCs w:val="28"/>
              </w:rPr>
            </w:pPr>
            <w:ins w:id="3776" w:author="Антон Хабиров" w:date="2021-01-20T01:41:00Z">
              <w:r w:rsidRPr="001144EF">
                <w:rPr>
                  <w:sz w:val="28"/>
                  <w:szCs w:val="28"/>
                </w:rPr>
                <w:t>D</w:t>
              </w:r>
            </w:ins>
          </w:p>
        </w:tc>
        <w:tc>
          <w:tcPr>
            <w:tcW w:w="3855" w:type="dxa"/>
          </w:tcPr>
          <w:p w:rsidR="00303495" w:rsidRPr="001144EF" w:rsidRDefault="00303495" w:rsidP="00AD6363">
            <w:pPr>
              <w:pStyle w:val="ConsPlusNormal"/>
              <w:rPr>
                <w:ins w:id="3777" w:author="Антон Хабиров" w:date="2021-01-20T01:41:00Z"/>
                <w:sz w:val="28"/>
                <w:szCs w:val="28"/>
              </w:rPr>
            </w:pPr>
            <w:ins w:id="3778" w:author="Антон Хабиров" w:date="2021-01-20T01:41:00Z">
              <w:r w:rsidRPr="001144EF">
                <w:rPr>
                  <w:sz w:val="28"/>
                  <w:szCs w:val="28"/>
                </w:rPr>
                <w:t>1 - D</w:t>
              </w:r>
            </w:ins>
          </w:p>
        </w:tc>
      </w:tr>
      <w:tr w:rsidR="00303495" w:rsidRPr="001144EF" w:rsidTr="00AD6363">
        <w:trPr>
          <w:jc w:val="center"/>
          <w:ins w:id="3779" w:author="Антон Хабиров" w:date="2021-01-20T01:41:00Z"/>
        </w:trPr>
        <w:tc>
          <w:tcPr>
            <w:tcW w:w="2551" w:type="dxa"/>
          </w:tcPr>
          <w:p w:rsidR="00303495" w:rsidRPr="001144EF" w:rsidRDefault="00303495" w:rsidP="00AD6363">
            <w:pPr>
              <w:pStyle w:val="ConsPlusNormal"/>
              <w:rPr>
                <w:ins w:id="3780" w:author="Антон Хабиров" w:date="2021-01-20T01:41:00Z"/>
                <w:sz w:val="28"/>
                <w:szCs w:val="28"/>
              </w:rPr>
            </w:pPr>
          </w:p>
        </w:tc>
        <w:tc>
          <w:tcPr>
            <w:tcW w:w="1531" w:type="dxa"/>
          </w:tcPr>
          <w:p w:rsidR="00303495" w:rsidRPr="001144EF" w:rsidRDefault="00303495" w:rsidP="00AD6363">
            <w:pPr>
              <w:pStyle w:val="ConsPlusNormal"/>
              <w:rPr>
                <w:ins w:id="3781" w:author="Антон Хабиров" w:date="2021-01-20T01:41:00Z"/>
                <w:sz w:val="28"/>
                <w:szCs w:val="28"/>
              </w:rPr>
            </w:pPr>
          </w:p>
        </w:tc>
        <w:tc>
          <w:tcPr>
            <w:tcW w:w="1085" w:type="dxa"/>
          </w:tcPr>
          <w:p w:rsidR="00303495" w:rsidRPr="001144EF" w:rsidRDefault="00303495" w:rsidP="00AD6363">
            <w:pPr>
              <w:pStyle w:val="ConsPlusNormal"/>
              <w:jc w:val="center"/>
              <w:rPr>
                <w:ins w:id="3782" w:author="Антон Хабиров" w:date="2021-01-20T01:41:00Z"/>
                <w:sz w:val="28"/>
                <w:szCs w:val="28"/>
              </w:rPr>
            </w:pPr>
            <w:ins w:id="3783" w:author="Антон Хабиров" w:date="2021-01-20T01:41:00Z">
              <w:r w:rsidRPr="001144EF">
                <w:rPr>
                  <w:sz w:val="28"/>
                  <w:szCs w:val="28"/>
                </w:rPr>
                <w:t>E</w:t>
              </w:r>
            </w:ins>
          </w:p>
        </w:tc>
        <w:tc>
          <w:tcPr>
            <w:tcW w:w="3855" w:type="dxa"/>
            <w:vAlign w:val="bottom"/>
          </w:tcPr>
          <w:p w:rsidR="00303495" w:rsidRPr="001144EF" w:rsidRDefault="00303495" w:rsidP="00AD6363">
            <w:pPr>
              <w:pStyle w:val="ConsPlusNormal"/>
              <w:rPr>
                <w:ins w:id="3784" w:author="Антон Хабиров" w:date="2021-01-20T01:41:00Z"/>
                <w:sz w:val="28"/>
                <w:szCs w:val="28"/>
                <w:lang w:val="en-US"/>
              </w:rPr>
            </w:pPr>
            <w:ins w:id="3785" w:author="Антон Хабиров" w:date="2021-01-20T01:41:00Z">
              <w:r w:rsidRPr="001144EF">
                <w:rPr>
                  <w:sz w:val="28"/>
                  <w:szCs w:val="28"/>
                  <w:lang w:val="en-US"/>
                </w:rPr>
                <w:t>2 - (6A, 144B, C, E)</w:t>
              </w:r>
            </w:ins>
          </w:p>
          <w:p w:rsidR="00303495" w:rsidRPr="001144EF" w:rsidRDefault="00303495" w:rsidP="00AD6363">
            <w:pPr>
              <w:pStyle w:val="ConsPlusNormal"/>
              <w:rPr>
                <w:ins w:id="3786" w:author="Антон Хабиров" w:date="2021-01-20T01:41:00Z"/>
                <w:sz w:val="28"/>
                <w:szCs w:val="28"/>
                <w:lang w:val="en-US"/>
              </w:rPr>
            </w:pPr>
            <w:ins w:id="3787" w:author="Антон Хабиров" w:date="2021-01-20T01:41:00Z">
              <w:r w:rsidRPr="001144EF">
                <w:rPr>
                  <w:sz w:val="28"/>
                  <w:szCs w:val="28"/>
                </w:rPr>
                <w:t>или</w:t>
              </w:r>
              <w:r w:rsidRPr="001144EF">
                <w:rPr>
                  <w:sz w:val="28"/>
                  <w:szCs w:val="28"/>
                  <w:lang w:val="en-US"/>
                </w:rPr>
                <w:t xml:space="preserve"> 1 - (10A, 233B, C, E)</w:t>
              </w:r>
            </w:ins>
          </w:p>
        </w:tc>
      </w:tr>
      <w:tr w:rsidR="00303495" w:rsidRPr="001144EF" w:rsidTr="00AD6363">
        <w:trPr>
          <w:jc w:val="center"/>
          <w:ins w:id="3788" w:author="Антон Хабиров" w:date="2021-01-20T01:41:00Z"/>
        </w:trPr>
        <w:tc>
          <w:tcPr>
            <w:tcW w:w="2551" w:type="dxa"/>
          </w:tcPr>
          <w:p w:rsidR="00303495" w:rsidRPr="001144EF" w:rsidRDefault="00303495" w:rsidP="00AD6363">
            <w:pPr>
              <w:pStyle w:val="ConsPlusNormal"/>
              <w:rPr>
                <w:ins w:id="3789" w:author="Антон Хабиров" w:date="2021-01-20T01:41:00Z"/>
                <w:sz w:val="28"/>
                <w:szCs w:val="28"/>
              </w:rPr>
            </w:pPr>
            <w:ins w:id="3790" w:author="Антон Хабиров" w:date="2021-01-20T01:41:00Z">
              <w:r w:rsidRPr="001144EF">
                <w:rPr>
                  <w:sz w:val="28"/>
                  <w:szCs w:val="28"/>
                </w:rPr>
                <w:t>Г, Д</w:t>
              </w:r>
            </w:ins>
          </w:p>
        </w:tc>
        <w:tc>
          <w:tcPr>
            <w:tcW w:w="1531" w:type="dxa"/>
            <w:vAlign w:val="bottom"/>
          </w:tcPr>
          <w:p w:rsidR="00303495" w:rsidRPr="001144EF" w:rsidRDefault="00303495" w:rsidP="00AD6363">
            <w:pPr>
              <w:pStyle w:val="ConsPlusNormal"/>
              <w:jc w:val="center"/>
              <w:rPr>
                <w:ins w:id="3791" w:author="Антон Хабиров" w:date="2021-01-20T01:41:00Z"/>
                <w:sz w:val="28"/>
                <w:szCs w:val="28"/>
              </w:rPr>
            </w:pPr>
            <w:ins w:id="3792" w:author="Антон Хабиров" w:date="2021-01-20T01:41:00Z">
              <w:r w:rsidRPr="001144EF">
                <w:rPr>
                  <w:sz w:val="28"/>
                  <w:szCs w:val="28"/>
                </w:rPr>
                <w:t>800</w:t>
              </w:r>
            </w:ins>
          </w:p>
        </w:tc>
        <w:tc>
          <w:tcPr>
            <w:tcW w:w="1085" w:type="dxa"/>
          </w:tcPr>
          <w:p w:rsidR="00303495" w:rsidRPr="001144EF" w:rsidRDefault="00303495" w:rsidP="00AD6363">
            <w:pPr>
              <w:pStyle w:val="ConsPlusNormal"/>
              <w:jc w:val="center"/>
              <w:rPr>
                <w:ins w:id="3793" w:author="Антон Хабиров" w:date="2021-01-20T01:41:00Z"/>
                <w:sz w:val="28"/>
                <w:szCs w:val="28"/>
              </w:rPr>
            </w:pPr>
            <w:ins w:id="3794" w:author="Антон Хабиров" w:date="2021-01-20T01:41:00Z">
              <w:r w:rsidRPr="001144EF">
                <w:rPr>
                  <w:sz w:val="28"/>
                  <w:szCs w:val="28"/>
                </w:rPr>
                <w:t>A</w:t>
              </w:r>
            </w:ins>
          </w:p>
        </w:tc>
        <w:tc>
          <w:tcPr>
            <w:tcW w:w="3855" w:type="dxa"/>
          </w:tcPr>
          <w:p w:rsidR="00303495" w:rsidRPr="001144EF" w:rsidRDefault="00303495" w:rsidP="00AD6363">
            <w:pPr>
              <w:pStyle w:val="ConsPlusNormal"/>
              <w:rPr>
                <w:ins w:id="3795" w:author="Антон Хабиров" w:date="2021-01-20T01:41:00Z"/>
                <w:sz w:val="28"/>
                <w:szCs w:val="28"/>
              </w:rPr>
            </w:pPr>
            <w:ins w:id="3796" w:author="Антон Хабиров" w:date="2021-01-20T01:41:00Z">
              <w:r w:rsidRPr="001144EF">
                <w:rPr>
                  <w:sz w:val="28"/>
                  <w:szCs w:val="28"/>
                </w:rPr>
                <w:t>2 - 6A или 1 - 10A</w:t>
              </w:r>
            </w:ins>
          </w:p>
        </w:tc>
      </w:tr>
      <w:tr w:rsidR="00303495" w:rsidRPr="001144EF" w:rsidTr="00AD6363">
        <w:trPr>
          <w:jc w:val="center"/>
          <w:ins w:id="3797" w:author="Антон Хабиров" w:date="2021-01-20T01:41:00Z"/>
        </w:trPr>
        <w:tc>
          <w:tcPr>
            <w:tcW w:w="2551" w:type="dxa"/>
          </w:tcPr>
          <w:p w:rsidR="00303495" w:rsidRPr="001144EF" w:rsidRDefault="00303495" w:rsidP="00AD6363">
            <w:pPr>
              <w:pStyle w:val="ConsPlusNormal"/>
              <w:rPr>
                <w:ins w:id="3798" w:author="Антон Хабиров" w:date="2021-01-20T01:41:00Z"/>
                <w:sz w:val="28"/>
                <w:szCs w:val="28"/>
              </w:rPr>
            </w:pPr>
          </w:p>
        </w:tc>
        <w:tc>
          <w:tcPr>
            <w:tcW w:w="1531" w:type="dxa"/>
          </w:tcPr>
          <w:p w:rsidR="00303495" w:rsidRPr="001144EF" w:rsidRDefault="00303495" w:rsidP="00AD6363">
            <w:pPr>
              <w:pStyle w:val="ConsPlusNormal"/>
              <w:rPr>
                <w:ins w:id="3799" w:author="Антон Хабиров" w:date="2021-01-20T01:41:00Z"/>
                <w:sz w:val="28"/>
                <w:szCs w:val="28"/>
              </w:rPr>
            </w:pPr>
          </w:p>
        </w:tc>
        <w:tc>
          <w:tcPr>
            <w:tcW w:w="1085" w:type="dxa"/>
            <w:vAlign w:val="bottom"/>
          </w:tcPr>
          <w:p w:rsidR="00303495" w:rsidRPr="001144EF" w:rsidRDefault="00303495" w:rsidP="00AD6363">
            <w:pPr>
              <w:pStyle w:val="ConsPlusNormal"/>
              <w:jc w:val="center"/>
              <w:rPr>
                <w:ins w:id="3800" w:author="Антон Хабиров" w:date="2021-01-20T01:41:00Z"/>
                <w:sz w:val="28"/>
                <w:szCs w:val="28"/>
              </w:rPr>
            </w:pPr>
            <w:ins w:id="3801" w:author="Антон Хабиров" w:date="2021-01-20T01:41:00Z">
              <w:r w:rsidRPr="001144EF">
                <w:rPr>
                  <w:sz w:val="28"/>
                  <w:szCs w:val="28"/>
                </w:rPr>
                <w:t>B</w:t>
              </w:r>
            </w:ins>
          </w:p>
        </w:tc>
        <w:tc>
          <w:tcPr>
            <w:tcW w:w="3855" w:type="dxa"/>
            <w:vAlign w:val="bottom"/>
          </w:tcPr>
          <w:p w:rsidR="00303495" w:rsidRPr="001144EF" w:rsidRDefault="00303495" w:rsidP="00AD6363">
            <w:pPr>
              <w:pStyle w:val="ConsPlusNormal"/>
              <w:rPr>
                <w:ins w:id="3802" w:author="Антон Хабиров" w:date="2021-01-20T01:41:00Z"/>
                <w:sz w:val="28"/>
                <w:szCs w:val="28"/>
              </w:rPr>
            </w:pPr>
            <w:ins w:id="3803" w:author="Антон Хабиров" w:date="2021-01-20T01:41:00Z">
              <w:r w:rsidRPr="001144EF">
                <w:rPr>
                  <w:sz w:val="28"/>
                  <w:szCs w:val="28"/>
                </w:rPr>
                <w:t>2 - 144B или 1 - 233B</w:t>
              </w:r>
            </w:ins>
          </w:p>
        </w:tc>
      </w:tr>
      <w:tr w:rsidR="00303495" w:rsidRPr="001144EF" w:rsidTr="00AD6363">
        <w:trPr>
          <w:jc w:val="center"/>
          <w:ins w:id="3804" w:author="Антон Хабиров" w:date="2021-01-20T01:41:00Z"/>
        </w:trPr>
        <w:tc>
          <w:tcPr>
            <w:tcW w:w="2551" w:type="dxa"/>
          </w:tcPr>
          <w:p w:rsidR="00303495" w:rsidRPr="001144EF" w:rsidRDefault="00303495" w:rsidP="00AD6363">
            <w:pPr>
              <w:pStyle w:val="ConsPlusNormal"/>
              <w:rPr>
                <w:ins w:id="3805" w:author="Антон Хабиров" w:date="2021-01-20T01:41:00Z"/>
                <w:sz w:val="28"/>
                <w:szCs w:val="28"/>
              </w:rPr>
            </w:pPr>
          </w:p>
        </w:tc>
        <w:tc>
          <w:tcPr>
            <w:tcW w:w="1531" w:type="dxa"/>
          </w:tcPr>
          <w:p w:rsidR="00303495" w:rsidRPr="001144EF" w:rsidRDefault="00303495" w:rsidP="00AD6363">
            <w:pPr>
              <w:pStyle w:val="ConsPlusNormal"/>
              <w:rPr>
                <w:ins w:id="3806" w:author="Антон Хабиров" w:date="2021-01-20T01:41:00Z"/>
                <w:sz w:val="28"/>
                <w:szCs w:val="28"/>
              </w:rPr>
            </w:pPr>
          </w:p>
        </w:tc>
        <w:tc>
          <w:tcPr>
            <w:tcW w:w="1085" w:type="dxa"/>
          </w:tcPr>
          <w:p w:rsidR="00303495" w:rsidRPr="001144EF" w:rsidRDefault="00303495" w:rsidP="00AD6363">
            <w:pPr>
              <w:pStyle w:val="ConsPlusNormal"/>
              <w:jc w:val="center"/>
              <w:rPr>
                <w:ins w:id="3807" w:author="Антон Хабиров" w:date="2021-01-20T01:41:00Z"/>
                <w:sz w:val="28"/>
                <w:szCs w:val="28"/>
              </w:rPr>
            </w:pPr>
            <w:ins w:id="3808" w:author="Антон Хабиров" w:date="2021-01-20T01:41:00Z">
              <w:r w:rsidRPr="001144EF">
                <w:rPr>
                  <w:sz w:val="28"/>
                  <w:szCs w:val="28"/>
                </w:rPr>
                <w:t>C</w:t>
              </w:r>
            </w:ins>
          </w:p>
        </w:tc>
        <w:tc>
          <w:tcPr>
            <w:tcW w:w="3855" w:type="dxa"/>
            <w:vAlign w:val="bottom"/>
          </w:tcPr>
          <w:p w:rsidR="00303495" w:rsidRPr="001144EF" w:rsidRDefault="00303495" w:rsidP="00AD6363">
            <w:pPr>
              <w:pStyle w:val="ConsPlusNormal"/>
              <w:rPr>
                <w:ins w:id="3809" w:author="Антон Хабиров" w:date="2021-01-20T01:41:00Z"/>
                <w:sz w:val="28"/>
                <w:szCs w:val="28"/>
              </w:rPr>
            </w:pPr>
            <w:ins w:id="3810" w:author="Антон Хабиров" w:date="2021-01-20T01:41:00Z">
              <w:r w:rsidRPr="001144EF">
                <w:rPr>
                  <w:sz w:val="28"/>
                  <w:szCs w:val="28"/>
                </w:rPr>
                <w:t>2 - (6A, 144B, C)</w:t>
              </w:r>
            </w:ins>
          </w:p>
          <w:p w:rsidR="00303495" w:rsidRPr="001144EF" w:rsidRDefault="00303495" w:rsidP="00AD6363">
            <w:pPr>
              <w:pStyle w:val="ConsPlusNormal"/>
              <w:rPr>
                <w:ins w:id="3811" w:author="Антон Хабиров" w:date="2021-01-20T01:41:00Z"/>
                <w:sz w:val="28"/>
                <w:szCs w:val="28"/>
              </w:rPr>
            </w:pPr>
            <w:ins w:id="3812" w:author="Антон Хабиров" w:date="2021-01-20T01:41:00Z">
              <w:r w:rsidRPr="001144EF">
                <w:rPr>
                  <w:sz w:val="28"/>
                  <w:szCs w:val="28"/>
                </w:rPr>
                <w:t>или 1 - (10A, 233B, C)</w:t>
              </w:r>
            </w:ins>
          </w:p>
          <w:p w:rsidR="00303495" w:rsidRPr="001144EF" w:rsidRDefault="00303495" w:rsidP="00AD6363">
            <w:pPr>
              <w:pStyle w:val="ConsPlusNormal"/>
              <w:rPr>
                <w:ins w:id="3813" w:author="Антон Хабиров" w:date="2021-01-20T01:41:00Z"/>
                <w:sz w:val="28"/>
                <w:szCs w:val="28"/>
              </w:rPr>
            </w:pPr>
            <w:ins w:id="3814" w:author="Антон Хабиров" w:date="2021-01-20T01:41:00Z">
              <w:r w:rsidRPr="001144EF">
                <w:rPr>
                  <w:sz w:val="28"/>
                  <w:szCs w:val="28"/>
                </w:rPr>
                <w:t>или 2 - (144B, C) или 1 - (233B, C)</w:t>
              </w:r>
            </w:ins>
          </w:p>
        </w:tc>
      </w:tr>
      <w:tr w:rsidR="00303495" w:rsidRPr="001144EF" w:rsidTr="00AD6363">
        <w:trPr>
          <w:jc w:val="center"/>
          <w:ins w:id="3815" w:author="Антон Хабиров" w:date="2021-01-20T01:41:00Z"/>
        </w:trPr>
        <w:tc>
          <w:tcPr>
            <w:tcW w:w="2551" w:type="dxa"/>
          </w:tcPr>
          <w:p w:rsidR="00303495" w:rsidRPr="001144EF" w:rsidRDefault="00303495" w:rsidP="00AD6363">
            <w:pPr>
              <w:pStyle w:val="ConsPlusNormal"/>
              <w:rPr>
                <w:ins w:id="3816" w:author="Антон Хабиров" w:date="2021-01-20T01:41:00Z"/>
                <w:sz w:val="28"/>
                <w:szCs w:val="28"/>
              </w:rPr>
            </w:pPr>
          </w:p>
        </w:tc>
        <w:tc>
          <w:tcPr>
            <w:tcW w:w="1531" w:type="dxa"/>
          </w:tcPr>
          <w:p w:rsidR="00303495" w:rsidRPr="001144EF" w:rsidRDefault="00303495" w:rsidP="00AD6363">
            <w:pPr>
              <w:pStyle w:val="ConsPlusNormal"/>
              <w:rPr>
                <w:ins w:id="3817" w:author="Антон Хабиров" w:date="2021-01-20T01:41:00Z"/>
                <w:sz w:val="28"/>
                <w:szCs w:val="28"/>
              </w:rPr>
            </w:pPr>
          </w:p>
        </w:tc>
        <w:tc>
          <w:tcPr>
            <w:tcW w:w="1085" w:type="dxa"/>
          </w:tcPr>
          <w:p w:rsidR="00303495" w:rsidRPr="001144EF" w:rsidRDefault="00303495" w:rsidP="00AD6363">
            <w:pPr>
              <w:pStyle w:val="ConsPlusNormal"/>
              <w:jc w:val="center"/>
              <w:rPr>
                <w:ins w:id="3818" w:author="Антон Хабиров" w:date="2021-01-20T01:41:00Z"/>
                <w:sz w:val="28"/>
                <w:szCs w:val="28"/>
              </w:rPr>
            </w:pPr>
            <w:ins w:id="3819" w:author="Антон Хабиров" w:date="2021-01-20T01:41:00Z">
              <w:r w:rsidRPr="001144EF">
                <w:rPr>
                  <w:sz w:val="28"/>
                  <w:szCs w:val="28"/>
                </w:rPr>
                <w:t>D</w:t>
              </w:r>
            </w:ins>
          </w:p>
        </w:tc>
        <w:tc>
          <w:tcPr>
            <w:tcW w:w="3855" w:type="dxa"/>
          </w:tcPr>
          <w:p w:rsidR="00303495" w:rsidRPr="001144EF" w:rsidRDefault="00303495" w:rsidP="00AD6363">
            <w:pPr>
              <w:pStyle w:val="ConsPlusNormal"/>
              <w:rPr>
                <w:ins w:id="3820" w:author="Антон Хабиров" w:date="2021-01-20T01:41:00Z"/>
                <w:sz w:val="28"/>
                <w:szCs w:val="28"/>
              </w:rPr>
            </w:pPr>
            <w:ins w:id="3821" w:author="Антон Хабиров" w:date="2021-01-20T01:41:00Z">
              <w:r w:rsidRPr="001144EF">
                <w:rPr>
                  <w:sz w:val="28"/>
                  <w:szCs w:val="28"/>
                </w:rPr>
                <w:t>1 - D</w:t>
              </w:r>
            </w:ins>
          </w:p>
        </w:tc>
      </w:tr>
      <w:tr w:rsidR="00303495" w:rsidRPr="001144EF" w:rsidTr="00AD6363">
        <w:trPr>
          <w:jc w:val="center"/>
          <w:ins w:id="3822" w:author="Антон Хабиров" w:date="2021-01-20T01:41:00Z"/>
        </w:trPr>
        <w:tc>
          <w:tcPr>
            <w:tcW w:w="2551" w:type="dxa"/>
          </w:tcPr>
          <w:p w:rsidR="00303495" w:rsidRPr="001144EF" w:rsidRDefault="00303495" w:rsidP="00AD6363">
            <w:pPr>
              <w:pStyle w:val="ConsPlusNormal"/>
              <w:rPr>
                <w:ins w:id="3823" w:author="Антон Хабиров" w:date="2021-01-20T01:41:00Z"/>
                <w:sz w:val="28"/>
                <w:szCs w:val="28"/>
              </w:rPr>
            </w:pPr>
          </w:p>
        </w:tc>
        <w:tc>
          <w:tcPr>
            <w:tcW w:w="1531" w:type="dxa"/>
          </w:tcPr>
          <w:p w:rsidR="00303495" w:rsidRPr="001144EF" w:rsidRDefault="00303495" w:rsidP="00AD6363">
            <w:pPr>
              <w:pStyle w:val="ConsPlusNormal"/>
              <w:rPr>
                <w:ins w:id="3824" w:author="Антон Хабиров" w:date="2021-01-20T01:41:00Z"/>
                <w:sz w:val="28"/>
                <w:szCs w:val="28"/>
              </w:rPr>
            </w:pPr>
          </w:p>
        </w:tc>
        <w:tc>
          <w:tcPr>
            <w:tcW w:w="1085" w:type="dxa"/>
          </w:tcPr>
          <w:p w:rsidR="00303495" w:rsidRPr="001144EF" w:rsidRDefault="00303495" w:rsidP="00AD6363">
            <w:pPr>
              <w:pStyle w:val="ConsPlusNormal"/>
              <w:jc w:val="center"/>
              <w:rPr>
                <w:ins w:id="3825" w:author="Антон Хабиров" w:date="2021-01-20T01:41:00Z"/>
                <w:sz w:val="28"/>
                <w:szCs w:val="28"/>
              </w:rPr>
            </w:pPr>
            <w:ins w:id="3826" w:author="Антон Хабиров" w:date="2021-01-20T01:41:00Z">
              <w:r w:rsidRPr="001144EF">
                <w:rPr>
                  <w:sz w:val="28"/>
                  <w:szCs w:val="28"/>
                </w:rPr>
                <w:t>E</w:t>
              </w:r>
            </w:ins>
          </w:p>
        </w:tc>
        <w:tc>
          <w:tcPr>
            <w:tcW w:w="3855" w:type="dxa"/>
          </w:tcPr>
          <w:p w:rsidR="00303495" w:rsidRPr="001144EF" w:rsidRDefault="00303495" w:rsidP="00AD6363">
            <w:pPr>
              <w:pStyle w:val="ConsPlusNormal"/>
              <w:rPr>
                <w:ins w:id="3827" w:author="Антон Хабиров" w:date="2021-01-20T01:41:00Z"/>
                <w:sz w:val="28"/>
                <w:szCs w:val="28"/>
                <w:lang w:val="en-US"/>
              </w:rPr>
            </w:pPr>
            <w:ins w:id="3828" w:author="Антон Хабиров" w:date="2021-01-20T01:41:00Z">
              <w:r w:rsidRPr="001144EF">
                <w:rPr>
                  <w:sz w:val="28"/>
                  <w:szCs w:val="28"/>
                  <w:lang w:val="en-US"/>
                </w:rPr>
                <w:t>2 - (6A, 144B, C, E)</w:t>
              </w:r>
            </w:ins>
          </w:p>
          <w:p w:rsidR="00303495" w:rsidRPr="001144EF" w:rsidRDefault="00303495" w:rsidP="00AD6363">
            <w:pPr>
              <w:pStyle w:val="ConsPlusNormal"/>
              <w:rPr>
                <w:ins w:id="3829" w:author="Антон Хабиров" w:date="2021-01-20T01:41:00Z"/>
                <w:sz w:val="28"/>
                <w:szCs w:val="28"/>
              </w:rPr>
            </w:pPr>
            <w:ins w:id="3830" w:author="Антон Хабиров" w:date="2021-01-20T01:41:00Z">
              <w:r w:rsidRPr="001144EF">
                <w:rPr>
                  <w:sz w:val="28"/>
                  <w:szCs w:val="28"/>
                </w:rPr>
                <w:t>или 1 - (10</w:t>
              </w:r>
              <w:r w:rsidRPr="001144EF">
                <w:rPr>
                  <w:sz w:val="28"/>
                  <w:szCs w:val="28"/>
                  <w:lang w:val="en-US"/>
                </w:rPr>
                <w:t>A</w:t>
              </w:r>
              <w:r w:rsidRPr="001144EF">
                <w:rPr>
                  <w:sz w:val="28"/>
                  <w:szCs w:val="28"/>
                </w:rPr>
                <w:t>, 233</w:t>
              </w:r>
              <w:r w:rsidRPr="001144EF">
                <w:rPr>
                  <w:sz w:val="28"/>
                  <w:szCs w:val="28"/>
                  <w:lang w:val="en-US"/>
                </w:rPr>
                <w:t>B</w:t>
              </w:r>
              <w:r w:rsidRPr="001144EF">
                <w:rPr>
                  <w:sz w:val="28"/>
                  <w:szCs w:val="28"/>
                </w:rPr>
                <w:t xml:space="preserve">, </w:t>
              </w:r>
              <w:r w:rsidRPr="001144EF">
                <w:rPr>
                  <w:sz w:val="28"/>
                  <w:szCs w:val="28"/>
                  <w:lang w:val="en-US"/>
                </w:rPr>
                <w:t>C</w:t>
              </w:r>
              <w:r w:rsidRPr="001144EF">
                <w:rPr>
                  <w:sz w:val="28"/>
                  <w:szCs w:val="28"/>
                </w:rPr>
                <w:t xml:space="preserve">, </w:t>
              </w:r>
              <w:r w:rsidRPr="001144EF">
                <w:rPr>
                  <w:sz w:val="28"/>
                  <w:szCs w:val="28"/>
                  <w:lang w:val="en-US"/>
                </w:rPr>
                <w:t>E</w:t>
              </w:r>
              <w:r w:rsidRPr="001144EF">
                <w:rPr>
                  <w:sz w:val="28"/>
                  <w:szCs w:val="28"/>
                </w:rPr>
                <w:t>)</w:t>
              </w:r>
            </w:ins>
          </w:p>
          <w:p w:rsidR="00303495" w:rsidRPr="001144EF" w:rsidRDefault="00303495" w:rsidP="00AD6363">
            <w:pPr>
              <w:pStyle w:val="ConsPlusNormal"/>
              <w:rPr>
                <w:ins w:id="3831" w:author="Антон Хабиров" w:date="2021-01-20T01:41:00Z"/>
                <w:sz w:val="28"/>
                <w:szCs w:val="28"/>
              </w:rPr>
            </w:pPr>
            <w:ins w:id="3832" w:author="Антон Хабиров" w:date="2021-01-20T01:41:00Z">
              <w:r w:rsidRPr="001144EF">
                <w:rPr>
                  <w:sz w:val="28"/>
                  <w:szCs w:val="28"/>
                </w:rPr>
                <w:t>или 2 - (144B, C, E)</w:t>
              </w:r>
            </w:ins>
          </w:p>
          <w:p w:rsidR="00303495" w:rsidRPr="001144EF" w:rsidRDefault="00303495" w:rsidP="00AD6363">
            <w:pPr>
              <w:pStyle w:val="ConsPlusNormal"/>
              <w:rPr>
                <w:ins w:id="3833" w:author="Антон Хабиров" w:date="2021-01-20T01:41:00Z"/>
                <w:sz w:val="28"/>
                <w:szCs w:val="28"/>
              </w:rPr>
            </w:pPr>
            <w:ins w:id="3834" w:author="Антон Хабиров" w:date="2021-01-20T01:41:00Z">
              <w:r w:rsidRPr="001144EF">
                <w:rPr>
                  <w:sz w:val="28"/>
                  <w:szCs w:val="28"/>
                </w:rPr>
                <w:t>или 1 - (233B, C, E)</w:t>
              </w:r>
            </w:ins>
          </w:p>
        </w:tc>
      </w:tr>
    </w:tbl>
    <w:p w:rsidR="00303495" w:rsidRPr="001144EF" w:rsidRDefault="00303495" w:rsidP="00303495">
      <w:pPr>
        <w:pStyle w:val="ConsPlusNormal"/>
        <w:jc w:val="both"/>
        <w:rPr>
          <w:sz w:val="28"/>
          <w:szCs w:val="28"/>
        </w:rPr>
      </w:pPr>
      <w:moveToRangeStart w:id="3835" w:author="Антон Хабиров" w:date="2021-01-20T01:41:00Z" w:name="move61999338"/>
    </w:p>
    <w:p w:rsidR="00303495" w:rsidRPr="001144EF" w:rsidRDefault="00303495" w:rsidP="00303495">
      <w:pPr>
        <w:pStyle w:val="ConsPlusNormal"/>
        <w:ind w:firstLine="540"/>
        <w:jc w:val="both"/>
        <w:rPr>
          <w:sz w:val="28"/>
          <w:szCs w:val="28"/>
        </w:rPr>
      </w:pPr>
      <w:moveTo w:id="3836" w:author="Антон Хабиров" w:date="2021-01-20T01:41:00Z">
        <w:r w:rsidRPr="001144EF">
          <w:rPr>
            <w:sz w:val="28"/>
            <w:szCs w:val="28"/>
          </w:rPr>
          <w:t>Примечания: 1. В помещениях, в которых находятся разные виды горючего материала и возможно возникновение различных классов пожара, используются универсальные по области применения огнетушители.</w:t>
        </w:r>
      </w:moveTo>
    </w:p>
    <w:p w:rsidR="00303495" w:rsidRPr="001144EF" w:rsidRDefault="00303495" w:rsidP="00303495">
      <w:pPr>
        <w:pStyle w:val="ConsPlusNormal"/>
        <w:spacing w:before="240"/>
        <w:ind w:firstLine="540"/>
        <w:jc w:val="both"/>
        <w:rPr>
          <w:sz w:val="28"/>
          <w:szCs w:val="28"/>
        </w:rPr>
      </w:pPr>
      <w:moveTo w:id="3837" w:author="Антон Хабиров" w:date="2021-01-20T01:41:00Z">
        <w:r w:rsidRPr="001144EF">
          <w:rPr>
            <w:sz w:val="28"/>
            <w:szCs w:val="28"/>
          </w:rPr>
          <w:lastRenderedPageBreak/>
          <w:t xml:space="preserve">2. </w:t>
        </w:r>
      </w:moveTo>
      <w:moveToRangeEnd w:id="3835"/>
      <w:ins w:id="3838" w:author="Антон Хабиров" w:date="2021-01-20T01:41:00Z">
        <w:r w:rsidRPr="001144EF">
          <w:rPr>
            <w:sz w:val="28"/>
            <w:szCs w:val="28"/>
          </w:rPr>
          <w:t xml:space="preserve">Допускается использовать иные первичные </w:t>
        </w:r>
      </w:ins>
      <w:r w:rsidRPr="001144EF">
        <w:rPr>
          <w:sz w:val="28"/>
          <w:szCs w:val="28"/>
        </w:rPr>
        <w:t>средства пожаротушения, обеспечивающие тушение соответствующего класса пожара и ранг тушения модельного очага пожара</w:t>
      </w:r>
      <w:del w:id="3839" w:author="Антон Хабиров" w:date="2021-01-20T01:41:00Z">
        <w:r w:rsidRPr="001144EF">
          <w:rPr>
            <w:sz w:val="28"/>
            <w:szCs w:val="28"/>
          </w:rPr>
          <w:delText>, в том числе генераторы огнетушащего аэрозоля переносные</w:delText>
        </w:r>
      </w:del>
      <w:r w:rsidRPr="001144EF">
        <w:rPr>
          <w:sz w:val="28"/>
          <w:szCs w:val="28"/>
        </w:rPr>
        <w:t>.</w:t>
      </w:r>
    </w:p>
    <w:p w:rsidR="00303495" w:rsidRPr="001144EF" w:rsidRDefault="00303495" w:rsidP="00303495">
      <w:pPr>
        <w:pStyle w:val="ConsPlusNormal"/>
        <w:spacing w:before="240"/>
        <w:ind w:firstLine="540"/>
        <w:jc w:val="both"/>
        <w:rPr>
          <w:ins w:id="3840" w:author="Антон Хабиров" w:date="2021-01-20T01:41:00Z"/>
          <w:sz w:val="28"/>
          <w:szCs w:val="28"/>
        </w:rPr>
      </w:pPr>
      <w:ins w:id="3841" w:author="Антон Хабиров" w:date="2021-01-20T01:41:00Z">
        <w:r w:rsidRPr="001144EF">
          <w:rPr>
            <w:sz w:val="28"/>
            <w:szCs w:val="28"/>
          </w:rPr>
          <w:t>3. Выбор типа огнетушителя должен быть определен с учетом обеспечения безопасности его применения для людей и имущества.</w:t>
        </w:r>
      </w:ins>
    </w:p>
    <w:p w:rsidR="00303495" w:rsidRPr="001144EF" w:rsidRDefault="00303495" w:rsidP="00303495">
      <w:pPr>
        <w:pStyle w:val="ConsPlusNormal"/>
        <w:jc w:val="both"/>
        <w:rPr>
          <w:ins w:id="3842" w:author="Антон Хабиров" w:date="2021-01-20T01:41:00Z"/>
          <w:sz w:val="28"/>
          <w:szCs w:val="28"/>
        </w:rPr>
      </w:pPr>
    </w:p>
    <w:p w:rsidR="00303495" w:rsidRPr="001144EF" w:rsidRDefault="00303495" w:rsidP="00303495">
      <w:pPr>
        <w:pStyle w:val="ConsPlusNormal"/>
        <w:jc w:val="both"/>
        <w:rPr>
          <w:ins w:id="3843" w:author="Антон Хабиров" w:date="2021-01-20T01:41:00Z"/>
          <w:sz w:val="28"/>
          <w:szCs w:val="28"/>
        </w:rPr>
        <w:sectPr w:rsidR="00303495" w:rsidRPr="001144EF" w:rsidSect="001144EF">
          <w:pgSz w:w="11906" w:h="16838" w:code="9"/>
          <w:pgMar w:top="1440" w:right="567" w:bottom="1440" w:left="1134" w:header="0" w:footer="0" w:gutter="0"/>
          <w:cols w:space="720"/>
          <w:noEndnote/>
        </w:sectPr>
      </w:pPr>
    </w:p>
    <w:p w:rsidR="00303495" w:rsidRPr="001144EF" w:rsidRDefault="00303495" w:rsidP="00303495">
      <w:pPr>
        <w:pStyle w:val="ConsPlusNormal"/>
        <w:jc w:val="both"/>
        <w:rPr>
          <w:sz w:val="28"/>
          <w:szCs w:val="28"/>
        </w:rPr>
      </w:pPr>
      <w:moveFromRangeStart w:id="3844" w:author="Антон Хабиров" w:date="2021-01-20T01:41:00Z" w:name="move61999341"/>
    </w:p>
    <w:p w:rsidR="00303495" w:rsidRPr="001144EF" w:rsidRDefault="00303495" w:rsidP="00303495">
      <w:pPr>
        <w:pStyle w:val="ConsPlusNormal"/>
        <w:jc w:val="right"/>
        <w:outlineLvl w:val="1"/>
        <w:rPr>
          <w:del w:id="3845" w:author="Антон Хабиров" w:date="2021-01-20T01:41:00Z"/>
          <w:sz w:val="28"/>
          <w:szCs w:val="28"/>
        </w:rPr>
      </w:pPr>
      <w:moveFrom w:id="3846" w:author="Антон Хабиров" w:date="2021-01-20T01:41:00Z">
        <w:r w:rsidRPr="001144EF">
          <w:rPr>
            <w:sz w:val="28"/>
            <w:szCs w:val="28"/>
          </w:rPr>
          <w:t>Приложение</w:t>
        </w:r>
      </w:moveFrom>
      <w:moveFromRangeEnd w:id="3844"/>
      <w:del w:id="3847" w:author="Антон Хабиров" w:date="2021-01-20T01:41:00Z">
        <w:r w:rsidRPr="001144EF">
          <w:rPr>
            <w:sz w:val="28"/>
            <w:szCs w:val="28"/>
          </w:rPr>
          <w:delText xml:space="preserve"> № 2(1)</w:delText>
        </w:r>
      </w:del>
    </w:p>
    <w:p w:rsidR="00303495" w:rsidRPr="001144EF" w:rsidRDefault="00303495" w:rsidP="00303495">
      <w:pPr>
        <w:pStyle w:val="ConsPlusNormal"/>
        <w:jc w:val="right"/>
        <w:rPr>
          <w:sz w:val="28"/>
          <w:szCs w:val="28"/>
        </w:rPr>
      </w:pPr>
      <w:moveFromRangeStart w:id="3848" w:author="Антон Хабиров" w:date="2021-01-20T01:41:00Z" w:name="move61999342"/>
      <w:moveFrom w:id="3849" w:author="Антон Хабиров" w:date="2021-01-20T01:41:00Z">
        <w:r w:rsidRPr="001144EF">
          <w:rPr>
            <w:sz w:val="28"/>
            <w:szCs w:val="28"/>
          </w:rPr>
          <w:t>к Правилам противопожарного</w:t>
        </w:r>
      </w:moveFrom>
    </w:p>
    <w:p w:rsidR="00303495" w:rsidRPr="001144EF" w:rsidRDefault="00303495" w:rsidP="00303495">
      <w:pPr>
        <w:pStyle w:val="ConsPlusNormal"/>
        <w:jc w:val="right"/>
        <w:rPr>
          <w:sz w:val="28"/>
          <w:szCs w:val="28"/>
        </w:rPr>
      </w:pPr>
      <w:moveFrom w:id="3850" w:author="Антон Хабиров" w:date="2021-01-20T01:41:00Z">
        <w:r w:rsidRPr="001144EF">
          <w:rPr>
            <w:sz w:val="28"/>
            <w:szCs w:val="28"/>
          </w:rPr>
          <w:t>режима в Российской Федерации</w:t>
        </w:r>
      </w:moveFrom>
    </w:p>
    <w:p w:rsidR="00303495" w:rsidRPr="001144EF" w:rsidRDefault="00303495" w:rsidP="00303495">
      <w:pPr>
        <w:pStyle w:val="ConsPlusNormal"/>
        <w:jc w:val="both"/>
        <w:rPr>
          <w:sz w:val="28"/>
          <w:szCs w:val="28"/>
        </w:rPr>
      </w:pPr>
    </w:p>
    <w:moveFromRangeEnd w:id="3848"/>
    <w:p w:rsidR="00303495" w:rsidRPr="001144EF" w:rsidRDefault="00303495" w:rsidP="00303495">
      <w:pPr>
        <w:pStyle w:val="ConsPlusNormal"/>
        <w:jc w:val="right"/>
        <w:outlineLvl w:val="1"/>
        <w:rPr>
          <w:sz w:val="28"/>
          <w:szCs w:val="28"/>
        </w:rPr>
      </w:pPr>
      <w:moveToRangeStart w:id="3851" w:author="Антон Хабиров" w:date="2021-01-20T01:41:00Z" w:name="move61999343"/>
      <w:moveTo w:id="3852" w:author="Антон Хабиров" w:date="2021-01-20T01:41:00Z">
        <w:r w:rsidRPr="001144EF">
          <w:rPr>
            <w:sz w:val="28"/>
            <w:szCs w:val="28"/>
          </w:rPr>
          <w:t>Приложение № 3</w:t>
        </w:r>
      </w:moveTo>
    </w:p>
    <w:p w:rsidR="00303495" w:rsidRPr="001144EF" w:rsidRDefault="00303495" w:rsidP="00303495">
      <w:pPr>
        <w:pStyle w:val="ConsPlusNormal"/>
        <w:jc w:val="right"/>
        <w:rPr>
          <w:sz w:val="28"/>
          <w:szCs w:val="28"/>
        </w:rPr>
      </w:pPr>
      <w:moveTo w:id="3853" w:author="Антон Хабиров" w:date="2021-01-20T01:41:00Z">
        <w:r w:rsidRPr="001144EF">
          <w:rPr>
            <w:sz w:val="28"/>
            <w:szCs w:val="28"/>
          </w:rPr>
          <w:t xml:space="preserve">к Правилам </w:t>
        </w:r>
        <w:proofErr w:type="gramStart"/>
        <w:r w:rsidRPr="001144EF">
          <w:rPr>
            <w:sz w:val="28"/>
            <w:szCs w:val="28"/>
          </w:rPr>
          <w:t>противопожарного</w:t>
        </w:r>
      </w:moveTo>
      <w:proofErr w:type="gramEnd"/>
    </w:p>
    <w:p w:rsidR="00303495" w:rsidRPr="001144EF" w:rsidRDefault="00303495" w:rsidP="00303495">
      <w:pPr>
        <w:pStyle w:val="ConsPlusNormal"/>
        <w:jc w:val="right"/>
        <w:rPr>
          <w:sz w:val="28"/>
          <w:szCs w:val="28"/>
        </w:rPr>
      </w:pPr>
      <w:moveTo w:id="3854" w:author="Антон Хабиров" w:date="2021-01-20T01:41:00Z">
        <w:r w:rsidRPr="001144EF">
          <w:rPr>
            <w:sz w:val="28"/>
            <w:szCs w:val="28"/>
          </w:rPr>
          <w:t>режима в Российской Федерации</w:t>
        </w:r>
      </w:moveTo>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rPr>
          <w:rFonts w:ascii="Times New Roman" w:hAnsi="Times New Roman" w:cs="Times New Roman"/>
          <w:sz w:val="28"/>
          <w:szCs w:val="28"/>
        </w:rPr>
      </w:pPr>
      <w:bookmarkStart w:id="3855" w:name="Par1393"/>
      <w:bookmarkEnd w:id="3855"/>
      <w:moveToRangeStart w:id="3856" w:author="Антон Хабиров" w:date="2021-01-20T01:41:00Z" w:name="move61999344"/>
      <w:moveToRangeEnd w:id="3851"/>
      <w:moveTo w:id="3857" w:author="Антон Хабиров" w:date="2021-01-20T01:41:00Z">
        <w:r w:rsidRPr="001144EF">
          <w:rPr>
            <w:rFonts w:ascii="Times New Roman" w:hAnsi="Times New Roman" w:cs="Times New Roman"/>
            <w:sz w:val="28"/>
            <w:szCs w:val="28"/>
          </w:rPr>
          <w:t>НОРМЫ</w:t>
        </w:r>
      </w:moveTo>
    </w:p>
    <w:p w:rsidR="00303495" w:rsidRPr="001144EF" w:rsidRDefault="00303495" w:rsidP="00303495">
      <w:pPr>
        <w:pStyle w:val="ConsPlusTitle"/>
        <w:jc w:val="center"/>
        <w:rPr>
          <w:rFonts w:ascii="Times New Roman" w:hAnsi="Times New Roman" w:cs="Times New Roman"/>
          <w:sz w:val="28"/>
          <w:szCs w:val="28"/>
        </w:rPr>
      </w:pPr>
      <w:moveTo w:id="3858" w:author="Антон Хабиров" w:date="2021-01-20T01:41:00Z">
        <w:r w:rsidRPr="001144EF">
          <w:rPr>
            <w:rFonts w:ascii="Times New Roman" w:hAnsi="Times New Roman" w:cs="Times New Roman"/>
            <w:sz w:val="28"/>
            <w:szCs w:val="28"/>
          </w:rPr>
          <w:t>ОБЕСПЕЧЕНИЯ ОГНЕТУШИТЕЛЯМИ ЖЕЛЕЗНОДОРОЖНОГО</w:t>
        </w:r>
      </w:moveTo>
    </w:p>
    <w:p w:rsidR="00303495" w:rsidRPr="001144EF" w:rsidRDefault="00303495" w:rsidP="00303495">
      <w:pPr>
        <w:pStyle w:val="ConsPlusTitle"/>
        <w:jc w:val="center"/>
        <w:rPr>
          <w:rFonts w:ascii="Times New Roman" w:hAnsi="Times New Roman" w:cs="Times New Roman"/>
          <w:sz w:val="28"/>
          <w:szCs w:val="28"/>
        </w:rPr>
      </w:pPr>
      <w:moveTo w:id="3859" w:author="Антон Хабиров" w:date="2021-01-20T01:41:00Z">
        <w:r w:rsidRPr="001144EF">
          <w:rPr>
            <w:rFonts w:ascii="Times New Roman" w:hAnsi="Times New Roman" w:cs="Times New Roman"/>
            <w:sz w:val="28"/>
            <w:szCs w:val="28"/>
          </w:rPr>
          <w:t>ПОДВИЖНОГО СОСТАВА</w:t>
        </w:r>
      </w:moveTo>
    </w:p>
    <w:p w:rsidR="00303495" w:rsidRPr="001144EF" w:rsidRDefault="00303495" w:rsidP="00303495">
      <w:pPr>
        <w:pStyle w:val="ConsPlusNormal"/>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551"/>
        <w:gridCol w:w="1531"/>
        <w:gridCol w:w="1085"/>
        <w:gridCol w:w="3855"/>
      </w:tblGrid>
      <w:tr w:rsidR="00303495" w:rsidRPr="001144EF" w:rsidTr="00AD6363">
        <w:trPr>
          <w:jc w:val="center"/>
          <w:ins w:id="3860" w:author="Антон Хабиров" w:date="2021-01-20T01:41:00Z"/>
        </w:trPr>
        <w:tc>
          <w:tcPr>
            <w:tcW w:w="2551" w:type="dxa"/>
          </w:tcPr>
          <w:moveToRangeEnd w:id="3856"/>
          <w:p w:rsidR="00303495" w:rsidRPr="001144EF" w:rsidRDefault="00303495" w:rsidP="00AD6363">
            <w:pPr>
              <w:pStyle w:val="ConsPlusNormal"/>
              <w:jc w:val="center"/>
              <w:rPr>
                <w:ins w:id="3861" w:author="Антон Хабиров" w:date="2021-01-20T01:41:00Z"/>
                <w:sz w:val="28"/>
                <w:szCs w:val="28"/>
              </w:rPr>
            </w:pPr>
            <w:ins w:id="3862" w:author="Антон Хабиров" w:date="2021-01-20T01:41:00Z">
              <w:r w:rsidRPr="001144EF">
                <w:rPr>
                  <w:sz w:val="28"/>
                  <w:szCs w:val="28"/>
                </w:rPr>
                <w:t>Наименование объекта защиты</w:t>
              </w:r>
            </w:ins>
          </w:p>
        </w:tc>
        <w:tc>
          <w:tcPr>
            <w:tcW w:w="1531" w:type="dxa"/>
          </w:tcPr>
          <w:p w:rsidR="00303495" w:rsidRPr="001144EF" w:rsidRDefault="00303495" w:rsidP="00AD6363">
            <w:pPr>
              <w:pStyle w:val="ConsPlusNormal"/>
              <w:jc w:val="center"/>
              <w:rPr>
                <w:ins w:id="3863" w:author="Антон Хабиров" w:date="2021-01-20T01:41:00Z"/>
                <w:sz w:val="28"/>
                <w:szCs w:val="28"/>
              </w:rPr>
            </w:pPr>
            <w:ins w:id="3864" w:author="Антон Хабиров" w:date="2021-01-20T01:41:00Z">
              <w:r w:rsidRPr="001144EF">
                <w:rPr>
                  <w:sz w:val="28"/>
                  <w:szCs w:val="28"/>
                </w:rPr>
                <w:t>Измеритель</w:t>
              </w:r>
            </w:ins>
          </w:p>
        </w:tc>
        <w:tc>
          <w:tcPr>
            <w:tcW w:w="1085" w:type="dxa"/>
          </w:tcPr>
          <w:p w:rsidR="00303495" w:rsidRPr="001144EF" w:rsidRDefault="00303495" w:rsidP="00AD6363">
            <w:pPr>
              <w:pStyle w:val="ConsPlusNormal"/>
              <w:jc w:val="center"/>
              <w:rPr>
                <w:ins w:id="3865" w:author="Антон Хабиров" w:date="2021-01-20T01:41:00Z"/>
                <w:sz w:val="28"/>
                <w:szCs w:val="28"/>
              </w:rPr>
            </w:pPr>
            <w:ins w:id="3866" w:author="Антон Хабиров" w:date="2021-01-20T01:41:00Z">
              <w:r w:rsidRPr="001144EF">
                <w:rPr>
                  <w:sz w:val="28"/>
                  <w:szCs w:val="28"/>
                </w:rPr>
                <w:t>Класс пожара</w:t>
              </w:r>
            </w:ins>
          </w:p>
        </w:tc>
        <w:tc>
          <w:tcPr>
            <w:tcW w:w="3855" w:type="dxa"/>
          </w:tcPr>
          <w:p w:rsidR="00303495" w:rsidRPr="001144EF" w:rsidRDefault="00303495" w:rsidP="00AD6363">
            <w:pPr>
              <w:pStyle w:val="ConsPlusNormal"/>
              <w:jc w:val="center"/>
              <w:rPr>
                <w:ins w:id="3867" w:author="Антон Хабиров" w:date="2021-01-20T01:41:00Z"/>
                <w:sz w:val="28"/>
                <w:szCs w:val="28"/>
              </w:rPr>
            </w:pPr>
            <w:ins w:id="3868" w:author="Антон Хабиров" w:date="2021-01-20T01:41:00Z">
              <w:r w:rsidRPr="001144EF">
                <w:rPr>
                  <w:sz w:val="28"/>
                  <w:szCs w:val="28"/>
                </w:rPr>
                <w:t>Количество огнетушителей с рангом тушения модельного очага (не менее штук)</w:t>
              </w:r>
            </w:ins>
          </w:p>
        </w:tc>
      </w:tr>
      <w:tr w:rsidR="00303495" w:rsidRPr="001144EF" w:rsidTr="00AD6363">
        <w:trPr>
          <w:jc w:val="center"/>
          <w:ins w:id="3869" w:author="Антон Хабиров" w:date="2021-01-20T01:41:00Z"/>
        </w:trPr>
        <w:tc>
          <w:tcPr>
            <w:tcW w:w="2551" w:type="dxa"/>
          </w:tcPr>
          <w:p w:rsidR="00303495" w:rsidRPr="001144EF" w:rsidRDefault="00303495" w:rsidP="00AD6363">
            <w:pPr>
              <w:pStyle w:val="ConsPlusNormal"/>
              <w:jc w:val="both"/>
              <w:rPr>
                <w:ins w:id="3870" w:author="Антон Хабиров" w:date="2021-01-20T01:41:00Z"/>
                <w:sz w:val="28"/>
                <w:szCs w:val="28"/>
              </w:rPr>
            </w:pPr>
            <w:ins w:id="3871" w:author="Антон Хабиров" w:date="2021-01-20T01:41:00Z">
              <w:r w:rsidRPr="001144EF">
                <w:rPr>
                  <w:sz w:val="28"/>
                  <w:szCs w:val="28"/>
                </w:rPr>
                <w:t>Электровозы</w:t>
              </w:r>
            </w:ins>
          </w:p>
        </w:tc>
        <w:tc>
          <w:tcPr>
            <w:tcW w:w="1531" w:type="dxa"/>
          </w:tcPr>
          <w:p w:rsidR="00303495" w:rsidRPr="001144EF" w:rsidRDefault="00303495" w:rsidP="00AD6363">
            <w:pPr>
              <w:pStyle w:val="ConsPlusNormal"/>
              <w:rPr>
                <w:ins w:id="3872" w:author="Антон Хабиров" w:date="2021-01-20T01:41:00Z"/>
                <w:sz w:val="28"/>
                <w:szCs w:val="28"/>
              </w:rPr>
            </w:pPr>
            <w:ins w:id="3873" w:author="Антон Хабиров" w:date="2021-01-20T01:41:00Z">
              <w:r w:rsidRPr="001144EF">
                <w:rPr>
                  <w:sz w:val="28"/>
                  <w:szCs w:val="28"/>
                </w:rPr>
                <w:t>секция</w:t>
              </w:r>
            </w:ins>
          </w:p>
        </w:tc>
        <w:tc>
          <w:tcPr>
            <w:tcW w:w="1085" w:type="dxa"/>
          </w:tcPr>
          <w:p w:rsidR="00303495" w:rsidRPr="001144EF" w:rsidRDefault="00303495" w:rsidP="00AD6363">
            <w:pPr>
              <w:pStyle w:val="ConsPlusNormal"/>
              <w:jc w:val="both"/>
              <w:rPr>
                <w:ins w:id="3874" w:author="Антон Хабиров" w:date="2021-01-20T01:41:00Z"/>
                <w:sz w:val="28"/>
                <w:szCs w:val="28"/>
              </w:rPr>
            </w:pPr>
            <w:ins w:id="3875" w:author="Антон Хабиров" w:date="2021-01-20T01:41:00Z">
              <w:r w:rsidRPr="001144EF">
                <w:rPr>
                  <w:sz w:val="28"/>
                  <w:szCs w:val="28"/>
                </w:rPr>
                <w:t>A, E</w:t>
              </w:r>
            </w:ins>
          </w:p>
        </w:tc>
        <w:tc>
          <w:tcPr>
            <w:tcW w:w="3855" w:type="dxa"/>
          </w:tcPr>
          <w:p w:rsidR="00303495" w:rsidRPr="001144EF" w:rsidRDefault="00303495" w:rsidP="00AD6363">
            <w:pPr>
              <w:pStyle w:val="ConsPlusNormal"/>
              <w:rPr>
                <w:ins w:id="3876" w:author="Антон Хабиров" w:date="2021-01-20T01:41:00Z"/>
                <w:sz w:val="28"/>
                <w:szCs w:val="28"/>
                <w:lang w:val="en-US"/>
              </w:rPr>
            </w:pPr>
            <w:ins w:id="3877" w:author="Антон Хабиров" w:date="2021-01-20T01:41:00Z">
              <w:r w:rsidRPr="001144EF">
                <w:rPr>
                  <w:sz w:val="28"/>
                  <w:szCs w:val="28"/>
                  <w:lang w:val="en-US"/>
                </w:rPr>
                <w:t>2 - (2A, 55B, C, E)</w:t>
              </w:r>
            </w:ins>
          </w:p>
          <w:p w:rsidR="00303495" w:rsidRPr="001144EF" w:rsidRDefault="00303495" w:rsidP="00AD6363">
            <w:pPr>
              <w:pStyle w:val="ConsPlusNormal"/>
              <w:rPr>
                <w:ins w:id="3878" w:author="Антон Хабиров" w:date="2021-01-20T01:41:00Z"/>
                <w:sz w:val="28"/>
                <w:szCs w:val="28"/>
                <w:lang w:val="en-US"/>
              </w:rPr>
            </w:pPr>
            <w:ins w:id="3879" w:author="Антон Хабиров" w:date="2021-01-20T01:41:00Z">
              <w:r w:rsidRPr="001144EF">
                <w:rPr>
                  <w:sz w:val="28"/>
                  <w:szCs w:val="28"/>
                </w:rPr>
                <w:t>или</w:t>
              </w:r>
              <w:r w:rsidRPr="001144EF">
                <w:rPr>
                  <w:sz w:val="28"/>
                  <w:szCs w:val="28"/>
                  <w:lang w:val="en-US"/>
                </w:rPr>
                <w:t xml:space="preserve"> 2 - (2A, 55B, E)</w:t>
              </w:r>
            </w:ins>
          </w:p>
        </w:tc>
      </w:tr>
      <w:tr w:rsidR="00303495" w:rsidRPr="001144EF" w:rsidTr="00AD6363">
        <w:trPr>
          <w:jc w:val="center"/>
          <w:ins w:id="3880" w:author="Антон Хабиров" w:date="2021-01-20T01:41:00Z"/>
        </w:trPr>
        <w:tc>
          <w:tcPr>
            <w:tcW w:w="2551" w:type="dxa"/>
          </w:tcPr>
          <w:p w:rsidR="00303495" w:rsidRPr="001144EF" w:rsidRDefault="00303495" w:rsidP="00AD6363">
            <w:pPr>
              <w:pStyle w:val="ConsPlusNormal"/>
              <w:jc w:val="both"/>
              <w:rPr>
                <w:ins w:id="3881" w:author="Антон Хабиров" w:date="2021-01-20T01:41:00Z"/>
                <w:sz w:val="28"/>
                <w:szCs w:val="28"/>
              </w:rPr>
            </w:pPr>
            <w:ins w:id="3882" w:author="Антон Хабиров" w:date="2021-01-20T01:41:00Z">
              <w:r w:rsidRPr="001144EF">
                <w:rPr>
                  <w:sz w:val="28"/>
                  <w:szCs w:val="28"/>
                </w:rPr>
                <w:t>Тепловозы</w:t>
              </w:r>
            </w:ins>
          </w:p>
        </w:tc>
        <w:tc>
          <w:tcPr>
            <w:tcW w:w="1531" w:type="dxa"/>
          </w:tcPr>
          <w:p w:rsidR="00303495" w:rsidRPr="001144EF" w:rsidRDefault="00303495" w:rsidP="00AD6363">
            <w:pPr>
              <w:pStyle w:val="ConsPlusNormal"/>
              <w:rPr>
                <w:ins w:id="3883" w:author="Антон Хабиров" w:date="2021-01-20T01:41:00Z"/>
                <w:sz w:val="28"/>
                <w:szCs w:val="28"/>
              </w:rPr>
            </w:pPr>
            <w:ins w:id="3884" w:author="Антон Хабиров" w:date="2021-01-20T01:41:00Z">
              <w:r w:rsidRPr="001144EF">
                <w:rPr>
                  <w:sz w:val="28"/>
                  <w:szCs w:val="28"/>
                </w:rPr>
                <w:t>секция</w:t>
              </w:r>
            </w:ins>
          </w:p>
        </w:tc>
        <w:tc>
          <w:tcPr>
            <w:tcW w:w="1085" w:type="dxa"/>
          </w:tcPr>
          <w:p w:rsidR="00303495" w:rsidRPr="001144EF" w:rsidRDefault="00303495" w:rsidP="00AD6363">
            <w:pPr>
              <w:pStyle w:val="ConsPlusNormal"/>
              <w:jc w:val="both"/>
              <w:rPr>
                <w:ins w:id="3885" w:author="Антон Хабиров" w:date="2021-01-20T01:41:00Z"/>
                <w:sz w:val="28"/>
                <w:szCs w:val="28"/>
              </w:rPr>
            </w:pPr>
            <w:ins w:id="3886" w:author="Антон Хабиров" w:date="2021-01-20T01:41:00Z">
              <w:r w:rsidRPr="001144EF">
                <w:rPr>
                  <w:sz w:val="28"/>
                  <w:szCs w:val="28"/>
                </w:rPr>
                <w:t>A, B, E</w:t>
              </w:r>
            </w:ins>
          </w:p>
        </w:tc>
        <w:tc>
          <w:tcPr>
            <w:tcW w:w="3855" w:type="dxa"/>
          </w:tcPr>
          <w:p w:rsidR="00303495" w:rsidRPr="001144EF" w:rsidRDefault="00303495" w:rsidP="00AD6363">
            <w:pPr>
              <w:pStyle w:val="ConsPlusNormal"/>
              <w:rPr>
                <w:ins w:id="3887" w:author="Антон Хабиров" w:date="2021-01-20T01:41:00Z"/>
                <w:sz w:val="28"/>
                <w:szCs w:val="28"/>
                <w:lang w:val="en-US"/>
              </w:rPr>
            </w:pPr>
            <w:ins w:id="3888" w:author="Антон Хабиров" w:date="2021-01-20T01:41:00Z">
              <w:r w:rsidRPr="001144EF">
                <w:rPr>
                  <w:sz w:val="28"/>
                  <w:szCs w:val="28"/>
                  <w:lang w:val="en-US"/>
                </w:rPr>
                <w:t>2 - (2A, 55B, C, E)</w:t>
              </w:r>
            </w:ins>
          </w:p>
          <w:p w:rsidR="00303495" w:rsidRPr="001144EF" w:rsidRDefault="00303495" w:rsidP="00AD6363">
            <w:pPr>
              <w:pStyle w:val="ConsPlusNormal"/>
              <w:rPr>
                <w:ins w:id="3889" w:author="Антон Хабиров" w:date="2021-01-20T01:41:00Z"/>
                <w:sz w:val="28"/>
                <w:szCs w:val="28"/>
                <w:lang w:val="en-US"/>
              </w:rPr>
            </w:pPr>
            <w:ins w:id="3890" w:author="Антон Хабиров" w:date="2021-01-20T01:41:00Z">
              <w:r w:rsidRPr="001144EF">
                <w:rPr>
                  <w:sz w:val="28"/>
                  <w:szCs w:val="28"/>
                </w:rPr>
                <w:t>или</w:t>
              </w:r>
              <w:r w:rsidRPr="001144EF">
                <w:rPr>
                  <w:sz w:val="28"/>
                  <w:szCs w:val="28"/>
                  <w:lang w:val="en-US"/>
                </w:rPr>
                <w:t xml:space="preserve"> 2 - (2A, 55B, E)</w:t>
              </w:r>
            </w:ins>
          </w:p>
        </w:tc>
      </w:tr>
      <w:tr w:rsidR="00303495" w:rsidRPr="001144EF" w:rsidTr="00AD6363">
        <w:trPr>
          <w:jc w:val="center"/>
          <w:ins w:id="3891" w:author="Антон Хабиров" w:date="2021-01-20T01:41:00Z"/>
        </w:trPr>
        <w:tc>
          <w:tcPr>
            <w:tcW w:w="2551" w:type="dxa"/>
          </w:tcPr>
          <w:p w:rsidR="00303495" w:rsidRPr="001144EF" w:rsidRDefault="00303495" w:rsidP="00AD6363">
            <w:pPr>
              <w:pStyle w:val="ConsPlusNormal"/>
              <w:jc w:val="both"/>
              <w:rPr>
                <w:ins w:id="3892" w:author="Антон Хабиров" w:date="2021-01-20T01:41:00Z"/>
                <w:sz w:val="28"/>
                <w:szCs w:val="28"/>
              </w:rPr>
            </w:pPr>
            <w:proofErr w:type="spellStart"/>
            <w:ins w:id="3893" w:author="Антон Хабиров" w:date="2021-01-20T01:41:00Z">
              <w:r w:rsidRPr="001144EF">
                <w:rPr>
                  <w:sz w:val="28"/>
                  <w:szCs w:val="28"/>
                </w:rPr>
                <w:t>Газотурбовозы</w:t>
              </w:r>
              <w:proofErr w:type="spellEnd"/>
            </w:ins>
          </w:p>
        </w:tc>
        <w:tc>
          <w:tcPr>
            <w:tcW w:w="1531" w:type="dxa"/>
          </w:tcPr>
          <w:p w:rsidR="00303495" w:rsidRPr="001144EF" w:rsidRDefault="00303495" w:rsidP="00AD6363">
            <w:pPr>
              <w:pStyle w:val="ConsPlusNormal"/>
              <w:rPr>
                <w:ins w:id="3894" w:author="Антон Хабиров" w:date="2021-01-20T01:41:00Z"/>
                <w:sz w:val="28"/>
                <w:szCs w:val="28"/>
              </w:rPr>
            </w:pPr>
            <w:ins w:id="3895" w:author="Антон Хабиров" w:date="2021-01-20T01:41:00Z">
              <w:r w:rsidRPr="001144EF">
                <w:rPr>
                  <w:sz w:val="28"/>
                  <w:szCs w:val="28"/>
                </w:rPr>
                <w:t>секция</w:t>
              </w:r>
            </w:ins>
          </w:p>
        </w:tc>
        <w:tc>
          <w:tcPr>
            <w:tcW w:w="1085" w:type="dxa"/>
          </w:tcPr>
          <w:p w:rsidR="00303495" w:rsidRPr="001144EF" w:rsidRDefault="00303495" w:rsidP="00AD6363">
            <w:pPr>
              <w:pStyle w:val="ConsPlusNormal"/>
              <w:jc w:val="both"/>
              <w:rPr>
                <w:ins w:id="3896" w:author="Антон Хабиров" w:date="2021-01-20T01:41:00Z"/>
                <w:sz w:val="28"/>
                <w:szCs w:val="28"/>
              </w:rPr>
            </w:pPr>
            <w:ins w:id="3897" w:author="Антон Хабиров" w:date="2021-01-20T01:41:00Z">
              <w:r w:rsidRPr="001144EF">
                <w:rPr>
                  <w:sz w:val="28"/>
                  <w:szCs w:val="28"/>
                </w:rPr>
                <w:t>A, B, C, E</w:t>
              </w:r>
            </w:ins>
          </w:p>
        </w:tc>
        <w:tc>
          <w:tcPr>
            <w:tcW w:w="3855" w:type="dxa"/>
          </w:tcPr>
          <w:p w:rsidR="00303495" w:rsidRPr="001144EF" w:rsidRDefault="00303495" w:rsidP="00AD6363">
            <w:pPr>
              <w:pStyle w:val="ConsPlusNormal"/>
              <w:rPr>
                <w:ins w:id="3898" w:author="Антон Хабиров" w:date="2021-01-20T01:41:00Z"/>
                <w:sz w:val="28"/>
                <w:szCs w:val="28"/>
              </w:rPr>
            </w:pPr>
            <w:ins w:id="3899" w:author="Антон Хабиров" w:date="2021-01-20T01:41:00Z">
              <w:r w:rsidRPr="001144EF">
                <w:rPr>
                  <w:sz w:val="28"/>
                  <w:szCs w:val="28"/>
                </w:rPr>
                <w:t>2 - (2A, 55B, C, E)</w:t>
              </w:r>
            </w:ins>
          </w:p>
        </w:tc>
      </w:tr>
      <w:tr w:rsidR="00303495" w:rsidRPr="001144EF" w:rsidTr="00AD6363">
        <w:trPr>
          <w:jc w:val="center"/>
          <w:ins w:id="3900" w:author="Антон Хабиров" w:date="2021-01-20T01:41:00Z"/>
        </w:trPr>
        <w:tc>
          <w:tcPr>
            <w:tcW w:w="2551" w:type="dxa"/>
          </w:tcPr>
          <w:p w:rsidR="00303495" w:rsidRPr="001144EF" w:rsidRDefault="00303495" w:rsidP="00AD6363">
            <w:pPr>
              <w:pStyle w:val="ConsPlusNormal"/>
              <w:jc w:val="both"/>
              <w:rPr>
                <w:ins w:id="3901" w:author="Антон Хабиров" w:date="2021-01-20T01:41:00Z"/>
                <w:sz w:val="28"/>
                <w:szCs w:val="28"/>
              </w:rPr>
            </w:pPr>
            <w:ins w:id="3902" w:author="Антон Хабиров" w:date="2021-01-20T01:41:00Z">
              <w:r w:rsidRPr="001144EF">
                <w:rPr>
                  <w:sz w:val="28"/>
                  <w:szCs w:val="28"/>
                </w:rPr>
                <w:t xml:space="preserve">Электропоезда, </w:t>
              </w:r>
              <w:proofErr w:type="gramStart"/>
              <w:r w:rsidRPr="001144EF">
                <w:rPr>
                  <w:sz w:val="28"/>
                  <w:szCs w:val="28"/>
                </w:rPr>
                <w:t>дизель-поезда</w:t>
              </w:r>
              <w:proofErr w:type="gramEnd"/>
              <w:r w:rsidRPr="001144EF">
                <w:rPr>
                  <w:sz w:val="28"/>
                  <w:szCs w:val="28"/>
                </w:rPr>
                <w:t>, дизель-электропоезда</w:t>
              </w:r>
            </w:ins>
          </w:p>
        </w:tc>
        <w:tc>
          <w:tcPr>
            <w:tcW w:w="1531" w:type="dxa"/>
          </w:tcPr>
          <w:p w:rsidR="00303495" w:rsidRPr="001144EF" w:rsidRDefault="00303495" w:rsidP="00AD6363">
            <w:pPr>
              <w:pStyle w:val="ConsPlusNormal"/>
              <w:rPr>
                <w:ins w:id="3903" w:author="Антон Хабиров" w:date="2021-01-20T01:41:00Z"/>
                <w:sz w:val="28"/>
                <w:szCs w:val="28"/>
              </w:rPr>
            </w:pPr>
          </w:p>
        </w:tc>
        <w:tc>
          <w:tcPr>
            <w:tcW w:w="1085" w:type="dxa"/>
          </w:tcPr>
          <w:p w:rsidR="00303495" w:rsidRPr="001144EF" w:rsidRDefault="00303495" w:rsidP="00AD6363">
            <w:pPr>
              <w:pStyle w:val="ConsPlusNormal"/>
              <w:rPr>
                <w:ins w:id="3904" w:author="Антон Хабиров" w:date="2021-01-20T01:41:00Z"/>
                <w:sz w:val="28"/>
                <w:szCs w:val="28"/>
              </w:rPr>
            </w:pPr>
          </w:p>
        </w:tc>
        <w:tc>
          <w:tcPr>
            <w:tcW w:w="3855" w:type="dxa"/>
          </w:tcPr>
          <w:p w:rsidR="00303495" w:rsidRPr="001144EF" w:rsidRDefault="00303495" w:rsidP="00AD6363">
            <w:pPr>
              <w:pStyle w:val="ConsPlusNormal"/>
              <w:rPr>
                <w:ins w:id="3905" w:author="Антон Хабиров" w:date="2021-01-20T01:41:00Z"/>
                <w:sz w:val="28"/>
                <w:szCs w:val="28"/>
              </w:rPr>
            </w:pPr>
          </w:p>
        </w:tc>
      </w:tr>
      <w:tr w:rsidR="00303495" w:rsidRPr="001144EF" w:rsidTr="00AD6363">
        <w:trPr>
          <w:jc w:val="center"/>
          <w:ins w:id="3906" w:author="Антон Хабиров" w:date="2021-01-20T01:41:00Z"/>
        </w:trPr>
        <w:tc>
          <w:tcPr>
            <w:tcW w:w="2551" w:type="dxa"/>
          </w:tcPr>
          <w:p w:rsidR="00303495" w:rsidRPr="001144EF" w:rsidRDefault="00303495" w:rsidP="00AD6363">
            <w:pPr>
              <w:pStyle w:val="ConsPlusNormal"/>
              <w:ind w:left="284"/>
              <w:rPr>
                <w:ins w:id="3907" w:author="Антон Хабиров" w:date="2021-01-20T01:41:00Z"/>
                <w:sz w:val="28"/>
                <w:szCs w:val="28"/>
              </w:rPr>
            </w:pPr>
            <w:ins w:id="3908" w:author="Антон Хабиров" w:date="2021-01-20T01:41:00Z">
              <w:r w:rsidRPr="001144EF">
                <w:rPr>
                  <w:sz w:val="28"/>
                  <w:szCs w:val="28"/>
                </w:rPr>
                <w:t>9 - 12-вагонные</w:t>
              </w:r>
            </w:ins>
          </w:p>
        </w:tc>
        <w:tc>
          <w:tcPr>
            <w:tcW w:w="1531" w:type="dxa"/>
          </w:tcPr>
          <w:p w:rsidR="00303495" w:rsidRPr="001144EF" w:rsidRDefault="00303495" w:rsidP="00AD6363">
            <w:pPr>
              <w:pStyle w:val="ConsPlusNormal"/>
              <w:rPr>
                <w:ins w:id="3909" w:author="Антон Хабиров" w:date="2021-01-20T01:41:00Z"/>
                <w:sz w:val="28"/>
                <w:szCs w:val="28"/>
              </w:rPr>
            </w:pPr>
            <w:ins w:id="3910" w:author="Антон Хабиров" w:date="2021-01-20T01:41:00Z">
              <w:r w:rsidRPr="001144EF">
                <w:rPr>
                  <w:sz w:val="28"/>
                  <w:szCs w:val="28"/>
                </w:rPr>
                <w:t>поезд</w:t>
              </w:r>
            </w:ins>
          </w:p>
        </w:tc>
        <w:tc>
          <w:tcPr>
            <w:tcW w:w="1085" w:type="dxa"/>
          </w:tcPr>
          <w:p w:rsidR="00303495" w:rsidRPr="001144EF" w:rsidRDefault="00303495" w:rsidP="00AD6363">
            <w:pPr>
              <w:pStyle w:val="ConsPlusNormal"/>
              <w:jc w:val="both"/>
              <w:rPr>
                <w:ins w:id="3911" w:author="Антон Хабиров" w:date="2021-01-20T01:41:00Z"/>
                <w:sz w:val="28"/>
                <w:szCs w:val="28"/>
              </w:rPr>
            </w:pPr>
            <w:ins w:id="3912" w:author="Антон Хабиров" w:date="2021-01-20T01:41:00Z">
              <w:r w:rsidRPr="001144EF">
                <w:rPr>
                  <w:sz w:val="28"/>
                  <w:szCs w:val="28"/>
                </w:rPr>
                <w:t>A, B, E</w:t>
              </w:r>
            </w:ins>
          </w:p>
        </w:tc>
        <w:tc>
          <w:tcPr>
            <w:tcW w:w="3855" w:type="dxa"/>
          </w:tcPr>
          <w:p w:rsidR="00303495" w:rsidRPr="001144EF" w:rsidRDefault="00303495" w:rsidP="00AD6363">
            <w:pPr>
              <w:pStyle w:val="ConsPlusNormal"/>
              <w:rPr>
                <w:ins w:id="3913" w:author="Антон Хабиров" w:date="2021-01-20T01:41:00Z"/>
                <w:sz w:val="28"/>
                <w:szCs w:val="28"/>
                <w:lang w:val="en-US"/>
              </w:rPr>
            </w:pPr>
            <w:ins w:id="3914" w:author="Антон Хабиров" w:date="2021-01-20T01:41:00Z">
              <w:r w:rsidRPr="001144EF">
                <w:rPr>
                  <w:sz w:val="28"/>
                  <w:szCs w:val="28"/>
                  <w:lang w:val="en-US"/>
                </w:rPr>
                <w:t>6 - (2A, 55B, C, E)</w:t>
              </w:r>
            </w:ins>
          </w:p>
          <w:p w:rsidR="00303495" w:rsidRPr="001144EF" w:rsidRDefault="00303495" w:rsidP="00AD6363">
            <w:pPr>
              <w:pStyle w:val="ConsPlusNormal"/>
              <w:rPr>
                <w:ins w:id="3915" w:author="Антон Хабиров" w:date="2021-01-20T01:41:00Z"/>
                <w:sz w:val="28"/>
                <w:szCs w:val="28"/>
                <w:lang w:val="en-US"/>
              </w:rPr>
            </w:pPr>
            <w:ins w:id="3916" w:author="Антон Хабиров" w:date="2021-01-20T01:41:00Z">
              <w:r w:rsidRPr="001144EF">
                <w:rPr>
                  <w:sz w:val="28"/>
                  <w:szCs w:val="28"/>
                </w:rPr>
                <w:t>или</w:t>
              </w:r>
              <w:r w:rsidRPr="001144EF">
                <w:rPr>
                  <w:sz w:val="28"/>
                  <w:szCs w:val="28"/>
                  <w:lang w:val="en-US"/>
                </w:rPr>
                <w:t xml:space="preserve"> 6 - (2A, 55B, E)</w:t>
              </w:r>
            </w:ins>
          </w:p>
        </w:tc>
      </w:tr>
      <w:tr w:rsidR="00303495" w:rsidRPr="001144EF" w:rsidTr="00AD6363">
        <w:trPr>
          <w:jc w:val="center"/>
          <w:ins w:id="3917" w:author="Антон Хабиров" w:date="2021-01-20T01:41:00Z"/>
        </w:trPr>
        <w:tc>
          <w:tcPr>
            <w:tcW w:w="2551" w:type="dxa"/>
          </w:tcPr>
          <w:p w:rsidR="00303495" w:rsidRPr="001144EF" w:rsidRDefault="00303495" w:rsidP="00AD6363">
            <w:pPr>
              <w:pStyle w:val="ConsPlusNormal"/>
              <w:ind w:left="284"/>
              <w:rPr>
                <w:ins w:id="3918" w:author="Антон Хабиров" w:date="2021-01-20T01:41:00Z"/>
                <w:sz w:val="28"/>
                <w:szCs w:val="28"/>
              </w:rPr>
            </w:pPr>
            <w:ins w:id="3919" w:author="Антон Хабиров" w:date="2021-01-20T01:41:00Z">
              <w:r w:rsidRPr="001144EF">
                <w:rPr>
                  <w:sz w:val="28"/>
                  <w:szCs w:val="28"/>
                </w:rPr>
                <w:t>4 - 8-вагонные</w:t>
              </w:r>
            </w:ins>
          </w:p>
        </w:tc>
        <w:tc>
          <w:tcPr>
            <w:tcW w:w="1531" w:type="dxa"/>
          </w:tcPr>
          <w:p w:rsidR="00303495" w:rsidRPr="001144EF" w:rsidRDefault="00303495" w:rsidP="00AD6363">
            <w:pPr>
              <w:pStyle w:val="ConsPlusNormal"/>
              <w:rPr>
                <w:ins w:id="3920" w:author="Антон Хабиров" w:date="2021-01-20T01:41:00Z"/>
                <w:sz w:val="28"/>
                <w:szCs w:val="28"/>
              </w:rPr>
            </w:pPr>
            <w:ins w:id="3921" w:author="Антон Хабиров" w:date="2021-01-20T01:41:00Z">
              <w:r w:rsidRPr="001144EF">
                <w:rPr>
                  <w:sz w:val="28"/>
                  <w:szCs w:val="28"/>
                </w:rPr>
                <w:t>поезд</w:t>
              </w:r>
            </w:ins>
          </w:p>
        </w:tc>
        <w:tc>
          <w:tcPr>
            <w:tcW w:w="1085" w:type="dxa"/>
          </w:tcPr>
          <w:p w:rsidR="00303495" w:rsidRPr="001144EF" w:rsidRDefault="00303495" w:rsidP="00AD6363">
            <w:pPr>
              <w:pStyle w:val="ConsPlusNormal"/>
              <w:jc w:val="both"/>
              <w:rPr>
                <w:ins w:id="3922" w:author="Антон Хабиров" w:date="2021-01-20T01:41:00Z"/>
                <w:sz w:val="28"/>
                <w:szCs w:val="28"/>
              </w:rPr>
            </w:pPr>
            <w:ins w:id="3923" w:author="Антон Хабиров" w:date="2021-01-20T01:41:00Z">
              <w:r w:rsidRPr="001144EF">
                <w:rPr>
                  <w:sz w:val="28"/>
                  <w:szCs w:val="28"/>
                </w:rPr>
                <w:t>A, B, E</w:t>
              </w:r>
            </w:ins>
          </w:p>
        </w:tc>
        <w:tc>
          <w:tcPr>
            <w:tcW w:w="3855" w:type="dxa"/>
          </w:tcPr>
          <w:p w:rsidR="00303495" w:rsidRPr="001144EF" w:rsidRDefault="00303495" w:rsidP="00AD6363">
            <w:pPr>
              <w:pStyle w:val="ConsPlusNormal"/>
              <w:rPr>
                <w:ins w:id="3924" w:author="Антон Хабиров" w:date="2021-01-20T01:41:00Z"/>
                <w:sz w:val="28"/>
                <w:szCs w:val="28"/>
                <w:lang w:val="en-US"/>
              </w:rPr>
            </w:pPr>
            <w:ins w:id="3925" w:author="Антон Хабиров" w:date="2021-01-20T01:41:00Z">
              <w:r w:rsidRPr="001144EF">
                <w:rPr>
                  <w:sz w:val="28"/>
                  <w:szCs w:val="28"/>
                  <w:lang w:val="en-US"/>
                </w:rPr>
                <w:t>4 - (2A, 55B, C, E)</w:t>
              </w:r>
            </w:ins>
          </w:p>
          <w:p w:rsidR="00303495" w:rsidRPr="001144EF" w:rsidRDefault="00303495" w:rsidP="00AD6363">
            <w:pPr>
              <w:pStyle w:val="ConsPlusNormal"/>
              <w:rPr>
                <w:ins w:id="3926" w:author="Антон Хабиров" w:date="2021-01-20T01:41:00Z"/>
                <w:sz w:val="28"/>
                <w:szCs w:val="28"/>
                <w:lang w:val="en-US"/>
              </w:rPr>
            </w:pPr>
            <w:ins w:id="3927" w:author="Антон Хабиров" w:date="2021-01-20T01:41:00Z">
              <w:r w:rsidRPr="001144EF">
                <w:rPr>
                  <w:sz w:val="28"/>
                  <w:szCs w:val="28"/>
                </w:rPr>
                <w:t>или</w:t>
              </w:r>
              <w:r w:rsidRPr="001144EF">
                <w:rPr>
                  <w:sz w:val="28"/>
                  <w:szCs w:val="28"/>
                  <w:lang w:val="en-US"/>
                </w:rPr>
                <w:t xml:space="preserve"> 4 - (2A, 55B, E)</w:t>
              </w:r>
            </w:ins>
          </w:p>
        </w:tc>
      </w:tr>
      <w:tr w:rsidR="00303495" w:rsidRPr="001144EF" w:rsidTr="00AD6363">
        <w:trPr>
          <w:jc w:val="center"/>
          <w:ins w:id="3928" w:author="Антон Хабиров" w:date="2021-01-20T01:41:00Z"/>
        </w:trPr>
        <w:tc>
          <w:tcPr>
            <w:tcW w:w="2551" w:type="dxa"/>
          </w:tcPr>
          <w:p w:rsidR="00303495" w:rsidRPr="001144EF" w:rsidRDefault="00303495" w:rsidP="00AD6363">
            <w:pPr>
              <w:pStyle w:val="ConsPlusNormal"/>
              <w:jc w:val="both"/>
              <w:rPr>
                <w:ins w:id="3929" w:author="Антон Хабиров" w:date="2021-01-20T01:41:00Z"/>
                <w:sz w:val="28"/>
                <w:szCs w:val="28"/>
              </w:rPr>
            </w:pPr>
            <w:ins w:id="3930" w:author="Антон Хабиров" w:date="2021-01-20T01:41:00Z">
              <w:r w:rsidRPr="001144EF">
                <w:rPr>
                  <w:sz w:val="28"/>
                  <w:szCs w:val="28"/>
                </w:rPr>
                <w:t>Рельсовые автобусы, автомотрисы</w:t>
              </w:r>
            </w:ins>
          </w:p>
        </w:tc>
        <w:tc>
          <w:tcPr>
            <w:tcW w:w="1531" w:type="dxa"/>
          </w:tcPr>
          <w:p w:rsidR="00303495" w:rsidRPr="001144EF" w:rsidRDefault="00303495" w:rsidP="00AD6363">
            <w:pPr>
              <w:pStyle w:val="ConsPlusNormal"/>
              <w:rPr>
                <w:ins w:id="3931" w:author="Антон Хабиров" w:date="2021-01-20T01:41:00Z"/>
                <w:sz w:val="28"/>
                <w:szCs w:val="28"/>
              </w:rPr>
            </w:pPr>
          </w:p>
        </w:tc>
        <w:tc>
          <w:tcPr>
            <w:tcW w:w="1085" w:type="dxa"/>
          </w:tcPr>
          <w:p w:rsidR="00303495" w:rsidRPr="001144EF" w:rsidRDefault="00303495" w:rsidP="00AD6363">
            <w:pPr>
              <w:pStyle w:val="ConsPlusNormal"/>
              <w:rPr>
                <w:ins w:id="3932" w:author="Антон Хабиров" w:date="2021-01-20T01:41:00Z"/>
                <w:sz w:val="28"/>
                <w:szCs w:val="28"/>
              </w:rPr>
            </w:pPr>
          </w:p>
        </w:tc>
        <w:tc>
          <w:tcPr>
            <w:tcW w:w="3855" w:type="dxa"/>
          </w:tcPr>
          <w:p w:rsidR="00303495" w:rsidRPr="001144EF" w:rsidRDefault="00303495" w:rsidP="00AD6363">
            <w:pPr>
              <w:pStyle w:val="ConsPlusNormal"/>
              <w:rPr>
                <w:ins w:id="3933" w:author="Антон Хабиров" w:date="2021-01-20T01:41:00Z"/>
                <w:sz w:val="28"/>
                <w:szCs w:val="28"/>
              </w:rPr>
            </w:pPr>
          </w:p>
        </w:tc>
      </w:tr>
      <w:tr w:rsidR="00303495" w:rsidRPr="001144EF" w:rsidTr="00AD6363">
        <w:trPr>
          <w:jc w:val="center"/>
          <w:ins w:id="3934" w:author="Антон Хабиров" w:date="2021-01-20T01:41:00Z"/>
        </w:trPr>
        <w:tc>
          <w:tcPr>
            <w:tcW w:w="2551" w:type="dxa"/>
          </w:tcPr>
          <w:p w:rsidR="00303495" w:rsidRPr="001144EF" w:rsidRDefault="00303495" w:rsidP="00AD6363">
            <w:pPr>
              <w:pStyle w:val="ConsPlusNormal"/>
              <w:ind w:left="284"/>
              <w:rPr>
                <w:ins w:id="3935" w:author="Антон Хабиров" w:date="2021-01-20T01:41:00Z"/>
                <w:sz w:val="28"/>
                <w:szCs w:val="28"/>
              </w:rPr>
            </w:pPr>
            <w:ins w:id="3936" w:author="Антон Хабиров" w:date="2021-01-20T01:41:00Z">
              <w:r w:rsidRPr="001144EF">
                <w:rPr>
                  <w:sz w:val="28"/>
                  <w:szCs w:val="28"/>
                </w:rPr>
                <w:t>1 - 2-вагонные</w:t>
              </w:r>
            </w:ins>
          </w:p>
        </w:tc>
        <w:tc>
          <w:tcPr>
            <w:tcW w:w="1531" w:type="dxa"/>
          </w:tcPr>
          <w:p w:rsidR="00303495" w:rsidRPr="001144EF" w:rsidRDefault="00303495" w:rsidP="00AD6363">
            <w:pPr>
              <w:pStyle w:val="ConsPlusNormal"/>
              <w:rPr>
                <w:ins w:id="3937" w:author="Антон Хабиров" w:date="2021-01-20T01:41:00Z"/>
                <w:sz w:val="28"/>
                <w:szCs w:val="28"/>
              </w:rPr>
            </w:pPr>
            <w:ins w:id="3938" w:author="Антон Хабиров" w:date="2021-01-20T01:41:00Z">
              <w:r w:rsidRPr="001144EF">
                <w:rPr>
                  <w:sz w:val="28"/>
                  <w:szCs w:val="28"/>
                </w:rPr>
                <w:t>поезд</w:t>
              </w:r>
            </w:ins>
          </w:p>
        </w:tc>
        <w:tc>
          <w:tcPr>
            <w:tcW w:w="1085" w:type="dxa"/>
          </w:tcPr>
          <w:p w:rsidR="00303495" w:rsidRPr="001144EF" w:rsidRDefault="00303495" w:rsidP="00AD6363">
            <w:pPr>
              <w:pStyle w:val="ConsPlusNormal"/>
              <w:jc w:val="both"/>
              <w:rPr>
                <w:ins w:id="3939" w:author="Антон Хабиров" w:date="2021-01-20T01:41:00Z"/>
                <w:sz w:val="28"/>
                <w:szCs w:val="28"/>
              </w:rPr>
            </w:pPr>
            <w:ins w:id="3940" w:author="Антон Хабиров" w:date="2021-01-20T01:41:00Z">
              <w:r w:rsidRPr="001144EF">
                <w:rPr>
                  <w:sz w:val="28"/>
                  <w:szCs w:val="28"/>
                </w:rPr>
                <w:t>A, B, E</w:t>
              </w:r>
            </w:ins>
          </w:p>
        </w:tc>
        <w:tc>
          <w:tcPr>
            <w:tcW w:w="3855" w:type="dxa"/>
          </w:tcPr>
          <w:p w:rsidR="00303495" w:rsidRPr="001144EF" w:rsidRDefault="00303495" w:rsidP="00AD6363">
            <w:pPr>
              <w:pStyle w:val="ConsPlusNormal"/>
              <w:rPr>
                <w:ins w:id="3941" w:author="Антон Хабиров" w:date="2021-01-20T01:41:00Z"/>
                <w:sz w:val="28"/>
                <w:szCs w:val="28"/>
                <w:lang w:val="en-US"/>
              </w:rPr>
            </w:pPr>
            <w:ins w:id="3942" w:author="Антон Хабиров" w:date="2021-01-20T01:41:00Z">
              <w:r w:rsidRPr="001144EF">
                <w:rPr>
                  <w:sz w:val="28"/>
                  <w:szCs w:val="28"/>
                  <w:lang w:val="en-US"/>
                </w:rPr>
                <w:t>2 - (2A, 55B, C, E)</w:t>
              </w:r>
            </w:ins>
          </w:p>
          <w:p w:rsidR="00303495" w:rsidRPr="001144EF" w:rsidRDefault="00303495" w:rsidP="00AD6363">
            <w:pPr>
              <w:pStyle w:val="ConsPlusNormal"/>
              <w:rPr>
                <w:ins w:id="3943" w:author="Антон Хабиров" w:date="2021-01-20T01:41:00Z"/>
                <w:sz w:val="28"/>
                <w:szCs w:val="28"/>
                <w:lang w:val="en-US"/>
              </w:rPr>
            </w:pPr>
            <w:ins w:id="3944" w:author="Антон Хабиров" w:date="2021-01-20T01:41:00Z">
              <w:r w:rsidRPr="001144EF">
                <w:rPr>
                  <w:sz w:val="28"/>
                  <w:szCs w:val="28"/>
                </w:rPr>
                <w:t>или</w:t>
              </w:r>
              <w:r w:rsidRPr="001144EF">
                <w:rPr>
                  <w:sz w:val="28"/>
                  <w:szCs w:val="28"/>
                  <w:lang w:val="en-US"/>
                </w:rPr>
                <w:t xml:space="preserve"> 2 - (2A, 55B, E)</w:t>
              </w:r>
            </w:ins>
          </w:p>
        </w:tc>
      </w:tr>
      <w:tr w:rsidR="00303495" w:rsidRPr="001144EF" w:rsidTr="00AD6363">
        <w:trPr>
          <w:jc w:val="center"/>
          <w:ins w:id="3945" w:author="Антон Хабиров" w:date="2021-01-20T01:41:00Z"/>
        </w:trPr>
        <w:tc>
          <w:tcPr>
            <w:tcW w:w="2551" w:type="dxa"/>
          </w:tcPr>
          <w:p w:rsidR="00303495" w:rsidRPr="001144EF" w:rsidRDefault="00303495" w:rsidP="00AD6363">
            <w:pPr>
              <w:pStyle w:val="ConsPlusNormal"/>
              <w:ind w:left="284"/>
              <w:rPr>
                <w:ins w:id="3946" w:author="Антон Хабиров" w:date="2021-01-20T01:41:00Z"/>
                <w:sz w:val="28"/>
                <w:szCs w:val="28"/>
              </w:rPr>
            </w:pPr>
            <w:ins w:id="3947" w:author="Антон Хабиров" w:date="2021-01-20T01:41:00Z">
              <w:r w:rsidRPr="001144EF">
                <w:rPr>
                  <w:sz w:val="28"/>
                  <w:szCs w:val="28"/>
                </w:rPr>
                <w:t>2 - 4-вагонные</w:t>
              </w:r>
            </w:ins>
          </w:p>
        </w:tc>
        <w:tc>
          <w:tcPr>
            <w:tcW w:w="1531" w:type="dxa"/>
          </w:tcPr>
          <w:p w:rsidR="00303495" w:rsidRPr="001144EF" w:rsidRDefault="00303495" w:rsidP="00AD6363">
            <w:pPr>
              <w:pStyle w:val="ConsPlusNormal"/>
              <w:rPr>
                <w:ins w:id="3948" w:author="Антон Хабиров" w:date="2021-01-20T01:41:00Z"/>
                <w:sz w:val="28"/>
                <w:szCs w:val="28"/>
              </w:rPr>
            </w:pPr>
            <w:ins w:id="3949" w:author="Антон Хабиров" w:date="2021-01-20T01:41:00Z">
              <w:r w:rsidRPr="001144EF">
                <w:rPr>
                  <w:sz w:val="28"/>
                  <w:szCs w:val="28"/>
                </w:rPr>
                <w:t>поезд</w:t>
              </w:r>
            </w:ins>
          </w:p>
        </w:tc>
        <w:tc>
          <w:tcPr>
            <w:tcW w:w="1085" w:type="dxa"/>
          </w:tcPr>
          <w:p w:rsidR="00303495" w:rsidRPr="001144EF" w:rsidRDefault="00303495" w:rsidP="00AD6363">
            <w:pPr>
              <w:pStyle w:val="ConsPlusNormal"/>
              <w:rPr>
                <w:ins w:id="3950" w:author="Антон Хабиров" w:date="2021-01-20T01:41:00Z"/>
                <w:sz w:val="28"/>
                <w:szCs w:val="28"/>
              </w:rPr>
            </w:pPr>
            <w:ins w:id="3951" w:author="Антон Хабиров" w:date="2021-01-20T01:41:00Z">
              <w:r w:rsidRPr="001144EF">
                <w:rPr>
                  <w:sz w:val="28"/>
                  <w:szCs w:val="28"/>
                </w:rPr>
                <w:t>A, B, E</w:t>
              </w:r>
            </w:ins>
          </w:p>
        </w:tc>
        <w:tc>
          <w:tcPr>
            <w:tcW w:w="3855" w:type="dxa"/>
          </w:tcPr>
          <w:p w:rsidR="00303495" w:rsidRPr="001144EF" w:rsidRDefault="00303495" w:rsidP="00AD6363">
            <w:pPr>
              <w:pStyle w:val="ConsPlusNormal"/>
              <w:rPr>
                <w:ins w:id="3952" w:author="Антон Хабиров" w:date="2021-01-20T01:41:00Z"/>
                <w:sz w:val="28"/>
                <w:szCs w:val="28"/>
                <w:lang w:val="en-US"/>
              </w:rPr>
            </w:pPr>
            <w:ins w:id="3953" w:author="Антон Хабиров" w:date="2021-01-20T01:41:00Z">
              <w:r w:rsidRPr="001144EF">
                <w:rPr>
                  <w:sz w:val="28"/>
                  <w:szCs w:val="28"/>
                  <w:lang w:val="en-US"/>
                </w:rPr>
                <w:t>4 - (2A, 55B, C, E)</w:t>
              </w:r>
            </w:ins>
          </w:p>
          <w:p w:rsidR="00303495" w:rsidRPr="001144EF" w:rsidRDefault="00303495" w:rsidP="00AD6363">
            <w:pPr>
              <w:pStyle w:val="ConsPlusNormal"/>
              <w:rPr>
                <w:ins w:id="3954" w:author="Антон Хабиров" w:date="2021-01-20T01:41:00Z"/>
                <w:sz w:val="28"/>
                <w:szCs w:val="28"/>
                <w:lang w:val="en-US"/>
              </w:rPr>
            </w:pPr>
            <w:ins w:id="3955" w:author="Антон Хабиров" w:date="2021-01-20T01:41:00Z">
              <w:r w:rsidRPr="001144EF">
                <w:rPr>
                  <w:sz w:val="28"/>
                  <w:szCs w:val="28"/>
                </w:rPr>
                <w:lastRenderedPageBreak/>
                <w:t>или</w:t>
              </w:r>
              <w:r w:rsidRPr="001144EF">
                <w:rPr>
                  <w:sz w:val="28"/>
                  <w:szCs w:val="28"/>
                  <w:lang w:val="en-US"/>
                </w:rPr>
                <w:t xml:space="preserve"> 4 - (2A, 55B, E)</w:t>
              </w:r>
            </w:ins>
          </w:p>
        </w:tc>
      </w:tr>
      <w:tr w:rsidR="00303495" w:rsidRPr="001144EF" w:rsidTr="00AD6363">
        <w:trPr>
          <w:jc w:val="center"/>
          <w:ins w:id="3956" w:author="Антон Хабиров" w:date="2021-01-20T01:41:00Z"/>
        </w:trPr>
        <w:tc>
          <w:tcPr>
            <w:tcW w:w="2551" w:type="dxa"/>
          </w:tcPr>
          <w:p w:rsidR="00303495" w:rsidRPr="001144EF" w:rsidRDefault="00303495" w:rsidP="00AD6363">
            <w:pPr>
              <w:pStyle w:val="ConsPlusNormal"/>
              <w:rPr>
                <w:ins w:id="3957" w:author="Антон Хабиров" w:date="2021-01-20T01:41:00Z"/>
                <w:sz w:val="28"/>
                <w:szCs w:val="28"/>
              </w:rPr>
            </w:pPr>
            <w:ins w:id="3958" w:author="Антон Хабиров" w:date="2021-01-20T01:41:00Z">
              <w:r w:rsidRPr="001144EF">
                <w:rPr>
                  <w:sz w:val="28"/>
                  <w:szCs w:val="28"/>
                </w:rPr>
                <w:lastRenderedPageBreak/>
                <w:t>Рефрижераторные секции</w:t>
              </w:r>
            </w:ins>
          </w:p>
        </w:tc>
        <w:tc>
          <w:tcPr>
            <w:tcW w:w="1531" w:type="dxa"/>
          </w:tcPr>
          <w:p w:rsidR="00303495" w:rsidRPr="001144EF" w:rsidRDefault="00303495" w:rsidP="00AD6363">
            <w:pPr>
              <w:pStyle w:val="ConsPlusNormal"/>
              <w:rPr>
                <w:ins w:id="3959" w:author="Антон Хабиров" w:date="2021-01-20T01:41:00Z"/>
                <w:sz w:val="28"/>
                <w:szCs w:val="28"/>
              </w:rPr>
            </w:pPr>
            <w:ins w:id="3960" w:author="Антон Хабиров" w:date="2021-01-20T01:41:00Z">
              <w:r w:rsidRPr="001144EF">
                <w:rPr>
                  <w:sz w:val="28"/>
                  <w:szCs w:val="28"/>
                </w:rPr>
                <w:t>секция</w:t>
              </w:r>
            </w:ins>
          </w:p>
        </w:tc>
        <w:tc>
          <w:tcPr>
            <w:tcW w:w="1085" w:type="dxa"/>
          </w:tcPr>
          <w:p w:rsidR="00303495" w:rsidRPr="001144EF" w:rsidRDefault="00303495" w:rsidP="00AD6363">
            <w:pPr>
              <w:pStyle w:val="ConsPlusNormal"/>
              <w:rPr>
                <w:ins w:id="3961" w:author="Антон Хабиров" w:date="2021-01-20T01:41:00Z"/>
                <w:sz w:val="28"/>
                <w:szCs w:val="28"/>
              </w:rPr>
            </w:pPr>
            <w:ins w:id="3962" w:author="Антон Хабиров" w:date="2021-01-20T01:41:00Z">
              <w:r w:rsidRPr="001144EF">
                <w:rPr>
                  <w:sz w:val="28"/>
                  <w:szCs w:val="28"/>
                </w:rPr>
                <w:t>A, B, E</w:t>
              </w:r>
            </w:ins>
          </w:p>
        </w:tc>
        <w:tc>
          <w:tcPr>
            <w:tcW w:w="3855" w:type="dxa"/>
          </w:tcPr>
          <w:p w:rsidR="00303495" w:rsidRPr="001144EF" w:rsidRDefault="00303495" w:rsidP="00AD6363">
            <w:pPr>
              <w:pStyle w:val="ConsPlusNormal"/>
              <w:rPr>
                <w:ins w:id="3963" w:author="Антон Хабиров" w:date="2021-01-20T01:41:00Z"/>
                <w:sz w:val="28"/>
                <w:szCs w:val="28"/>
                <w:lang w:val="en-US"/>
              </w:rPr>
            </w:pPr>
            <w:ins w:id="3964" w:author="Антон Хабиров" w:date="2021-01-20T01:41:00Z">
              <w:r w:rsidRPr="001144EF">
                <w:rPr>
                  <w:sz w:val="28"/>
                  <w:szCs w:val="28"/>
                  <w:lang w:val="en-US"/>
                </w:rPr>
                <w:t>2 - (2A, 55B, C, E)</w:t>
              </w:r>
            </w:ins>
          </w:p>
          <w:p w:rsidR="00303495" w:rsidRPr="001144EF" w:rsidRDefault="00303495" w:rsidP="00AD6363">
            <w:pPr>
              <w:pStyle w:val="ConsPlusNormal"/>
              <w:rPr>
                <w:ins w:id="3965" w:author="Антон Хабиров" w:date="2021-01-20T01:41:00Z"/>
                <w:sz w:val="28"/>
                <w:szCs w:val="28"/>
                <w:lang w:val="en-US"/>
              </w:rPr>
            </w:pPr>
            <w:ins w:id="3966" w:author="Антон Хабиров" w:date="2021-01-20T01:41:00Z">
              <w:r w:rsidRPr="001144EF">
                <w:rPr>
                  <w:sz w:val="28"/>
                  <w:szCs w:val="28"/>
                </w:rPr>
                <w:t>или</w:t>
              </w:r>
              <w:r w:rsidRPr="001144EF">
                <w:rPr>
                  <w:sz w:val="28"/>
                  <w:szCs w:val="28"/>
                  <w:lang w:val="en-US"/>
                </w:rPr>
                <w:t xml:space="preserve"> 2 - (2A, 55B, E)</w:t>
              </w:r>
            </w:ins>
          </w:p>
        </w:tc>
      </w:tr>
      <w:tr w:rsidR="00303495" w:rsidRPr="001144EF" w:rsidTr="00AD6363">
        <w:trPr>
          <w:jc w:val="center"/>
          <w:ins w:id="3967" w:author="Антон Хабиров" w:date="2021-01-20T01:41:00Z"/>
        </w:trPr>
        <w:tc>
          <w:tcPr>
            <w:tcW w:w="2551" w:type="dxa"/>
          </w:tcPr>
          <w:p w:rsidR="00303495" w:rsidRPr="001144EF" w:rsidRDefault="00303495" w:rsidP="00AD6363">
            <w:pPr>
              <w:pStyle w:val="ConsPlusNormal"/>
              <w:rPr>
                <w:ins w:id="3968" w:author="Антон Хабиров" w:date="2021-01-20T01:41:00Z"/>
                <w:sz w:val="28"/>
                <w:szCs w:val="28"/>
              </w:rPr>
            </w:pPr>
            <w:ins w:id="3969" w:author="Антон Хабиров" w:date="2021-01-20T01:41:00Z">
              <w:r w:rsidRPr="001144EF">
                <w:rPr>
                  <w:sz w:val="28"/>
                  <w:szCs w:val="28"/>
                </w:rPr>
                <w:t>Вагоны, предназначенные для перевозки пассажиров:</w:t>
              </w:r>
            </w:ins>
          </w:p>
        </w:tc>
        <w:tc>
          <w:tcPr>
            <w:tcW w:w="1531" w:type="dxa"/>
          </w:tcPr>
          <w:p w:rsidR="00303495" w:rsidRPr="001144EF" w:rsidRDefault="00303495" w:rsidP="00AD6363">
            <w:pPr>
              <w:pStyle w:val="ConsPlusNormal"/>
              <w:rPr>
                <w:ins w:id="3970" w:author="Антон Хабиров" w:date="2021-01-20T01:41:00Z"/>
                <w:sz w:val="28"/>
                <w:szCs w:val="28"/>
              </w:rPr>
            </w:pPr>
          </w:p>
        </w:tc>
        <w:tc>
          <w:tcPr>
            <w:tcW w:w="1085" w:type="dxa"/>
          </w:tcPr>
          <w:p w:rsidR="00303495" w:rsidRPr="001144EF" w:rsidRDefault="00303495" w:rsidP="00AD6363">
            <w:pPr>
              <w:pStyle w:val="ConsPlusNormal"/>
              <w:rPr>
                <w:ins w:id="3971" w:author="Антон Хабиров" w:date="2021-01-20T01:41:00Z"/>
                <w:sz w:val="28"/>
                <w:szCs w:val="28"/>
              </w:rPr>
            </w:pPr>
          </w:p>
        </w:tc>
        <w:tc>
          <w:tcPr>
            <w:tcW w:w="3855" w:type="dxa"/>
          </w:tcPr>
          <w:p w:rsidR="00303495" w:rsidRPr="001144EF" w:rsidRDefault="00303495" w:rsidP="00AD6363">
            <w:pPr>
              <w:pStyle w:val="ConsPlusNormal"/>
              <w:rPr>
                <w:ins w:id="3972" w:author="Антон Хабиров" w:date="2021-01-20T01:41:00Z"/>
                <w:sz w:val="28"/>
                <w:szCs w:val="28"/>
              </w:rPr>
            </w:pPr>
          </w:p>
        </w:tc>
      </w:tr>
      <w:tr w:rsidR="00303495" w:rsidRPr="001144EF" w:rsidTr="00AD6363">
        <w:trPr>
          <w:jc w:val="center"/>
          <w:ins w:id="3973" w:author="Антон Хабиров" w:date="2021-01-20T01:41:00Z"/>
        </w:trPr>
        <w:tc>
          <w:tcPr>
            <w:tcW w:w="2551" w:type="dxa"/>
          </w:tcPr>
          <w:p w:rsidR="00303495" w:rsidRPr="001144EF" w:rsidRDefault="00303495" w:rsidP="00AD6363">
            <w:pPr>
              <w:pStyle w:val="ConsPlusNormal"/>
              <w:ind w:left="284"/>
              <w:rPr>
                <w:ins w:id="3974" w:author="Антон Хабиров" w:date="2021-01-20T01:41:00Z"/>
                <w:sz w:val="28"/>
                <w:szCs w:val="28"/>
              </w:rPr>
            </w:pPr>
            <w:ins w:id="3975" w:author="Антон Хабиров" w:date="2021-01-20T01:41:00Z">
              <w:r w:rsidRPr="001144EF">
                <w:rPr>
                  <w:sz w:val="28"/>
                  <w:szCs w:val="28"/>
                </w:rPr>
                <w:t>с водяным или комбинированным отоплением</w:t>
              </w:r>
            </w:ins>
          </w:p>
        </w:tc>
        <w:tc>
          <w:tcPr>
            <w:tcW w:w="1531" w:type="dxa"/>
          </w:tcPr>
          <w:p w:rsidR="00303495" w:rsidRPr="001144EF" w:rsidRDefault="00303495" w:rsidP="00AD6363">
            <w:pPr>
              <w:pStyle w:val="ConsPlusNormal"/>
              <w:rPr>
                <w:ins w:id="3976" w:author="Антон Хабиров" w:date="2021-01-20T01:41:00Z"/>
                <w:sz w:val="28"/>
                <w:szCs w:val="28"/>
              </w:rPr>
            </w:pPr>
            <w:ins w:id="3977" w:author="Антон Хабиров" w:date="2021-01-20T01:41:00Z">
              <w:r w:rsidRPr="001144EF">
                <w:rPr>
                  <w:sz w:val="28"/>
                  <w:szCs w:val="28"/>
                </w:rPr>
                <w:t>вагон</w:t>
              </w:r>
            </w:ins>
          </w:p>
        </w:tc>
        <w:tc>
          <w:tcPr>
            <w:tcW w:w="1085" w:type="dxa"/>
          </w:tcPr>
          <w:p w:rsidR="00303495" w:rsidRPr="001144EF" w:rsidRDefault="00303495" w:rsidP="00AD6363">
            <w:pPr>
              <w:pStyle w:val="ConsPlusNormal"/>
              <w:rPr>
                <w:ins w:id="3978" w:author="Антон Хабиров" w:date="2021-01-20T01:41:00Z"/>
                <w:sz w:val="28"/>
                <w:szCs w:val="28"/>
              </w:rPr>
            </w:pPr>
            <w:ins w:id="3979" w:author="Антон Хабиров" w:date="2021-01-20T01:41:00Z">
              <w:r w:rsidRPr="001144EF">
                <w:rPr>
                  <w:sz w:val="28"/>
                  <w:szCs w:val="28"/>
                </w:rPr>
                <w:t>A, B, E</w:t>
              </w:r>
            </w:ins>
          </w:p>
        </w:tc>
        <w:tc>
          <w:tcPr>
            <w:tcW w:w="3855" w:type="dxa"/>
          </w:tcPr>
          <w:p w:rsidR="00303495" w:rsidRPr="001144EF" w:rsidRDefault="00303495" w:rsidP="00AD6363">
            <w:pPr>
              <w:pStyle w:val="ConsPlusNormal"/>
              <w:jc w:val="both"/>
              <w:rPr>
                <w:ins w:id="3980" w:author="Антон Хабиров" w:date="2021-01-20T01:41:00Z"/>
                <w:sz w:val="28"/>
                <w:szCs w:val="28"/>
              </w:rPr>
            </w:pPr>
            <w:ins w:id="3981" w:author="Антон Хабиров" w:date="2021-01-20T01:41:00Z">
              <w:r w:rsidRPr="001144EF">
                <w:rPr>
                  <w:sz w:val="28"/>
                  <w:szCs w:val="28"/>
                </w:rPr>
                <w:t>1 - (2A, 55B, C, E),</w:t>
              </w:r>
            </w:ins>
          </w:p>
          <w:p w:rsidR="00303495" w:rsidRPr="001144EF" w:rsidRDefault="00303495" w:rsidP="00AD6363">
            <w:pPr>
              <w:pStyle w:val="ConsPlusNormal"/>
              <w:jc w:val="both"/>
              <w:rPr>
                <w:ins w:id="3982" w:author="Антон Хабиров" w:date="2021-01-20T01:41:00Z"/>
                <w:sz w:val="28"/>
                <w:szCs w:val="28"/>
              </w:rPr>
            </w:pPr>
            <w:ins w:id="3983" w:author="Антон Хабиров" w:date="2021-01-20T01:41:00Z">
              <w:r w:rsidRPr="001144EF">
                <w:rPr>
                  <w:sz w:val="28"/>
                  <w:szCs w:val="28"/>
                </w:rPr>
                <w:t>2 - (34B, C, E)</w:t>
              </w:r>
            </w:ins>
          </w:p>
        </w:tc>
      </w:tr>
      <w:tr w:rsidR="00303495" w:rsidRPr="001144EF" w:rsidTr="00AD6363">
        <w:trPr>
          <w:jc w:val="center"/>
          <w:ins w:id="3984" w:author="Антон Хабиров" w:date="2021-01-20T01:41:00Z"/>
        </w:trPr>
        <w:tc>
          <w:tcPr>
            <w:tcW w:w="2551" w:type="dxa"/>
          </w:tcPr>
          <w:p w:rsidR="00303495" w:rsidRPr="001144EF" w:rsidRDefault="00303495" w:rsidP="00AD6363">
            <w:pPr>
              <w:pStyle w:val="ConsPlusNormal"/>
              <w:ind w:left="284"/>
              <w:rPr>
                <w:ins w:id="3985" w:author="Антон Хабиров" w:date="2021-01-20T01:41:00Z"/>
                <w:sz w:val="28"/>
                <w:szCs w:val="28"/>
              </w:rPr>
            </w:pPr>
            <w:ins w:id="3986" w:author="Антон Хабиров" w:date="2021-01-20T01:41:00Z">
              <w:r w:rsidRPr="001144EF">
                <w:rPr>
                  <w:sz w:val="28"/>
                  <w:szCs w:val="28"/>
                </w:rPr>
                <w:t xml:space="preserve">с </w:t>
              </w:r>
              <w:proofErr w:type="spellStart"/>
              <w:r w:rsidRPr="001144EF">
                <w:rPr>
                  <w:sz w:val="28"/>
                  <w:szCs w:val="28"/>
                </w:rPr>
                <w:t>электроотоплением</w:t>
              </w:r>
              <w:proofErr w:type="spellEnd"/>
            </w:ins>
          </w:p>
        </w:tc>
        <w:tc>
          <w:tcPr>
            <w:tcW w:w="1531" w:type="dxa"/>
          </w:tcPr>
          <w:p w:rsidR="00303495" w:rsidRPr="001144EF" w:rsidRDefault="00303495" w:rsidP="00AD6363">
            <w:pPr>
              <w:pStyle w:val="ConsPlusNormal"/>
              <w:rPr>
                <w:ins w:id="3987" w:author="Антон Хабиров" w:date="2021-01-20T01:41:00Z"/>
                <w:sz w:val="28"/>
                <w:szCs w:val="28"/>
              </w:rPr>
            </w:pPr>
            <w:ins w:id="3988" w:author="Антон Хабиров" w:date="2021-01-20T01:41:00Z">
              <w:r w:rsidRPr="001144EF">
                <w:rPr>
                  <w:sz w:val="28"/>
                  <w:szCs w:val="28"/>
                </w:rPr>
                <w:t>вагон</w:t>
              </w:r>
            </w:ins>
          </w:p>
        </w:tc>
        <w:tc>
          <w:tcPr>
            <w:tcW w:w="1085" w:type="dxa"/>
          </w:tcPr>
          <w:p w:rsidR="00303495" w:rsidRPr="001144EF" w:rsidRDefault="00303495" w:rsidP="00AD6363">
            <w:pPr>
              <w:pStyle w:val="ConsPlusNormal"/>
              <w:rPr>
                <w:ins w:id="3989" w:author="Антон Хабиров" w:date="2021-01-20T01:41:00Z"/>
                <w:sz w:val="28"/>
                <w:szCs w:val="28"/>
              </w:rPr>
            </w:pPr>
            <w:ins w:id="3990" w:author="Антон Хабиров" w:date="2021-01-20T01:41:00Z">
              <w:r w:rsidRPr="001144EF">
                <w:rPr>
                  <w:sz w:val="28"/>
                  <w:szCs w:val="28"/>
                </w:rPr>
                <w:t>A, B, E</w:t>
              </w:r>
            </w:ins>
          </w:p>
        </w:tc>
        <w:tc>
          <w:tcPr>
            <w:tcW w:w="3855" w:type="dxa"/>
          </w:tcPr>
          <w:p w:rsidR="00303495" w:rsidRPr="001144EF" w:rsidRDefault="00303495" w:rsidP="00AD6363">
            <w:pPr>
              <w:pStyle w:val="ConsPlusNormal"/>
              <w:rPr>
                <w:ins w:id="3991" w:author="Антон Хабиров" w:date="2021-01-20T01:41:00Z"/>
                <w:sz w:val="28"/>
                <w:szCs w:val="28"/>
              </w:rPr>
            </w:pPr>
            <w:ins w:id="3992" w:author="Антон Хабиров" w:date="2021-01-20T01:41:00Z">
              <w:r w:rsidRPr="001144EF">
                <w:rPr>
                  <w:sz w:val="28"/>
                  <w:szCs w:val="28"/>
                </w:rPr>
                <w:t>2 - (2A, 55B, C, E),</w:t>
              </w:r>
            </w:ins>
          </w:p>
          <w:p w:rsidR="00303495" w:rsidRPr="001144EF" w:rsidRDefault="00303495" w:rsidP="00AD6363">
            <w:pPr>
              <w:pStyle w:val="ConsPlusNormal"/>
              <w:rPr>
                <w:ins w:id="3993" w:author="Антон Хабиров" w:date="2021-01-20T01:41:00Z"/>
                <w:sz w:val="28"/>
                <w:szCs w:val="28"/>
              </w:rPr>
            </w:pPr>
            <w:ins w:id="3994" w:author="Антон Хабиров" w:date="2021-01-20T01:41:00Z">
              <w:r w:rsidRPr="001144EF">
                <w:rPr>
                  <w:sz w:val="28"/>
                  <w:szCs w:val="28"/>
                </w:rPr>
                <w:t>2 - (34B, C, E)</w:t>
              </w:r>
            </w:ins>
          </w:p>
        </w:tc>
      </w:tr>
      <w:tr w:rsidR="00303495" w:rsidRPr="001144EF" w:rsidTr="00AD6363">
        <w:trPr>
          <w:jc w:val="center"/>
          <w:ins w:id="3995" w:author="Антон Хабиров" w:date="2021-01-20T01:41:00Z"/>
        </w:trPr>
        <w:tc>
          <w:tcPr>
            <w:tcW w:w="2551" w:type="dxa"/>
          </w:tcPr>
          <w:p w:rsidR="00303495" w:rsidRPr="001144EF" w:rsidRDefault="00303495" w:rsidP="00AD6363">
            <w:pPr>
              <w:pStyle w:val="ConsPlusNormal"/>
              <w:rPr>
                <w:ins w:id="3996" w:author="Антон Хабиров" w:date="2021-01-20T01:41:00Z"/>
                <w:sz w:val="28"/>
                <w:szCs w:val="28"/>
              </w:rPr>
            </w:pPr>
            <w:ins w:id="3997" w:author="Антон Хабиров" w:date="2021-01-20T01:41:00Z">
              <w:r w:rsidRPr="001144EF">
                <w:rPr>
                  <w:sz w:val="28"/>
                  <w:szCs w:val="28"/>
                </w:rPr>
                <w:t>Багажные, почтовые</w:t>
              </w:r>
            </w:ins>
          </w:p>
        </w:tc>
        <w:tc>
          <w:tcPr>
            <w:tcW w:w="1531" w:type="dxa"/>
          </w:tcPr>
          <w:p w:rsidR="00303495" w:rsidRPr="001144EF" w:rsidRDefault="00303495" w:rsidP="00AD6363">
            <w:pPr>
              <w:pStyle w:val="ConsPlusNormal"/>
              <w:rPr>
                <w:ins w:id="3998" w:author="Антон Хабиров" w:date="2021-01-20T01:41:00Z"/>
                <w:sz w:val="28"/>
                <w:szCs w:val="28"/>
              </w:rPr>
            </w:pPr>
            <w:ins w:id="3999" w:author="Антон Хабиров" w:date="2021-01-20T01:41:00Z">
              <w:r w:rsidRPr="001144EF">
                <w:rPr>
                  <w:sz w:val="28"/>
                  <w:szCs w:val="28"/>
                </w:rPr>
                <w:t>вагон</w:t>
              </w:r>
            </w:ins>
          </w:p>
        </w:tc>
        <w:tc>
          <w:tcPr>
            <w:tcW w:w="1085" w:type="dxa"/>
          </w:tcPr>
          <w:p w:rsidR="00303495" w:rsidRPr="001144EF" w:rsidRDefault="00303495" w:rsidP="00AD6363">
            <w:pPr>
              <w:pStyle w:val="ConsPlusNormal"/>
              <w:rPr>
                <w:ins w:id="4000" w:author="Антон Хабиров" w:date="2021-01-20T01:41:00Z"/>
                <w:sz w:val="28"/>
                <w:szCs w:val="28"/>
              </w:rPr>
            </w:pPr>
            <w:ins w:id="4001" w:author="Антон Хабиров" w:date="2021-01-20T01:41:00Z">
              <w:r w:rsidRPr="001144EF">
                <w:rPr>
                  <w:sz w:val="28"/>
                  <w:szCs w:val="28"/>
                </w:rPr>
                <w:t>A, B, E</w:t>
              </w:r>
            </w:ins>
          </w:p>
        </w:tc>
        <w:tc>
          <w:tcPr>
            <w:tcW w:w="3855" w:type="dxa"/>
          </w:tcPr>
          <w:p w:rsidR="00303495" w:rsidRPr="001144EF" w:rsidRDefault="00303495" w:rsidP="00AD6363">
            <w:pPr>
              <w:pStyle w:val="ConsPlusNormal"/>
              <w:jc w:val="both"/>
              <w:rPr>
                <w:ins w:id="4002" w:author="Антон Хабиров" w:date="2021-01-20T01:41:00Z"/>
                <w:sz w:val="28"/>
                <w:szCs w:val="28"/>
                <w:lang w:val="en-US"/>
              </w:rPr>
            </w:pPr>
            <w:ins w:id="4003" w:author="Антон Хабиров" w:date="2021-01-20T01:41:00Z">
              <w:r w:rsidRPr="001144EF">
                <w:rPr>
                  <w:sz w:val="28"/>
                  <w:szCs w:val="28"/>
                  <w:lang w:val="en-US"/>
                </w:rPr>
                <w:t>2 - (2A, 55B, C, E),</w:t>
              </w:r>
            </w:ins>
          </w:p>
          <w:p w:rsidR="00303495" w:rsidRPr="001144EF" w:rsidRDefault="00303495" w:rsidP="00AD6363">
            <w:pPr>
              <w:pStyle w:val="ConsPlusNormal"/>
              <w:rPr>
                <w:ins w:id="4004" w:author="Антон Хабиров" w:date="2021-01-20T01:41:00Z"/>
                <w:sz w:val="28"/>
                <w:szCs w:val="28"/>
                <w:lang w:val="en-US"/>
              </w:rPr>
            </w:pPr>
            <w:ins w:id="4005" w:author="Антон Хабиров" w:date="2021-01-20T01:41:00Z">
              <w:r w:rsidRPr="001144EF">
                <w:rPr>
                  <w:sz w:val="28"/>
                  <w:szCs w:val="28"/>
                  <w:lang w:val="en-US"/>
                </w:rPr>
                <w:t>1 - (34B, C, E)</w:t>
              </w:r>
            </w:ins>
          </w:p>
          <w:p w:rsidR="00303495" w:rsidRPr="001144EF" w:rsidRDefault="00303495" w:rsidP="00AD6363">
            <w:pPr>
              <w:pStyle w:val="ConsPlusNormal"/>
              <w:rPr>
                <w:ins w:id="4006" w:author="Антон Хабиров" w:date="2021-01-20T01:41:00Z"/>
                <w:sz w:val="28"/>
                <w:szCs w:val="28"/>
                <w:lang w:val="en-US"/>
              </w:rPr>
            </w:pPr>
            <w:ins w:id="4007" w:author="Антон Хабиров" w:date="2021-01-20T01:41:00Z">
              <w:r w:rsidRPr="001144EF">
                <w:rPr>
                  <w:sz w:val="28"/>
                  <w:szCs w:val="28"/>
                </w:rPr>
                <w:t>или</w:t>
              </w:r>
              <w:r w:rsidRPr="001144EF">
                <w:rPr>
                  <w:sz w:val="28"/>
                  <w:szCs w:val="28"/>
                  <w:lang w:val="en-US"/>
                </w:rPr>
                <w:t xml:space="preserve"> 2 - (2A, 55B, E),</w:t>
              </w:r>
            </w:ins>
          </w:p>
          <w:p w:rsidR="00303495" w:rsidRPr="001144EF" w:rsidRDefault="00303495" w:rsidP="00AD6363">
            <w:pPr>
              <w:pStyle w:val="ConsPlusNormal"/>
              <w:rPr>
                <w:ins w:id="4008" w:author="Антон Хабиров" w:date="2021-01-20T01:41:00Z"/>
                <w:sz w:val="28"/>
                <w:szCs w:val="28"/>
                <w:lang w:val="en-US"/>
              </w:rPr>
            </w:pPr>
            <w:ins w:id="4009" w:author="Антон Хабиров" w:date="2021-01-20T01:41:00Z">
              <w:r w:rsidRPr="001144EF">
                <w:rPr>
                  <w:sz w:val="28"/>
                  <w:szCs w:val="28"/>
                  <w:lang w:val="en-US"/>
                </w:rPr>
                <w:t>1 - (34B, C, E)</w:t>
              </w:r>
            </w:ins>
          </w:p>
        </w:tc>
      </w:tr>
      <w:tr w:rsidR="00303495" w:rsidRPr="001144EF" w:rsidTr="00AD6363">
        <w:trPr>
          <w:jc w:val="center"/>
          <w:ins w:id="4010" w:author="Антон Хабиров" w:date="2021-01-20T01:41:00Z"/>
        </w:trPr>
        <w:tc>
          <w:tcPr>
            <w:tcW w:w="2551" w:type="dxa"/>
          </w:tcPr>
          <w:p w:rsidR="00303495" w:rsidRPr="001144EF" w:rsidRDefault="00303495" w:rsidP="00AD6363">
            <w:pPr>
              <w:pStyle w:val="ConsPlusNormal"/>
              <w:rPr>
                <w:ins w:id="4011" w:author="Антон Хабиров" w:date="2021-01-20T01:41:00Z"/>
                <w:sz w:val="28"/>
                <w:szCs w:val="28"/>
              </w:rPr>
            </w:pPr>
            <w:ins w:id="4012" w:author="Антон Хабиров" w:date="2021-01-20T01:41:00Z">
              <w:r w:rsidRPr="001144EF">
                <w:rPr>
                  <w:sz w:val="28"/>
                  <w:szCs w:val="28"/>
                </w:rPr>
                <w:t>Вагоны-рестораны</w:t>
              </w:r>
            </w:ins>
          </w:p>
        </w:tc>
        <w:tc>
          <w:tcPr>
            <w:tcW w:w="1531" w:type="dxa"/>
          </w:tcPr>
          <w:p w:rsidR="00303495" w:rsidRPr="001144EF" w:rsidRDefault="00303495" w:rsidP="00AD6363">
            <w:pPr>
              <w:pStyle w:val="ConsPlusNormal"/>
              <w:rPr>
                <w:ins w:id="4013" w:author="Антон Хабиров" w:date="2021-01-20T01:41:00Z"/>
                <w:sz w:val="28"/>
                <w:szCs w:val="28"/>
              </w:rPr>
            </w:pPr>
            <w:ins w:id="4014" w:author="Антон Хабиров" w:date="2021-01-20T01:41:00Z">
              <w:r w:rsidRPr="001144EF">
                <w:rPr>
                  <w:sz w:val="28"/>
                  <w:szCs w:val="28"/>
                </w:rPr>
                <w:t>вагон</w:t>
              </w:r>
            </w:ins>
          </w:p>
        </w:tc>
        <w:tc>
          <w:tcPr>
            <w:tcW w:w="1085" w:type="dxa"/>
          </w:tcPr>
          <w:p w:rsidR="00303495" w:rsidRPr="001144EF" w:rsidRDefault="00303495" w:rsidP="00AD6363">
            <w:pPr>
              <w:pStyle w:val="ConsPlusNormal"/>
              <w:rPr>
                <w:ins w:id="4015" w:author="Антон Хабиров" w:date="2021-01-20T01:41:00Z"/>
                <w:sz w:val="28"/>
                <w:szCs w:val="28"/>
              </w:rPr>
            </w:pPr>
            <w:ins w:id="4016" w:author="Антон Хабиров" w:date="2021-01-20T01:41:00Z">
              <w:r w:rsidRPr="001144EF">
                <w:rPr>
                  <w:sz w:val="28"/>
                  <w:szCs w:val="28"/>
                </w:rPr>
                <w:t>A, B, E</w:t>
              </w:r>
            </w:ins>
          </w:p>
        </w:tc>
        <w:tc>
          <w:tcPr>
            <w:tcW w:w="3855" w:type="dxa"/>
          </w:tcPr>
          <w:p w:rsidR="00303495" w:rsidRPr="001144EF" w:rsidRDefault="00303495" w:rsidP="00AD6363">
            <w:pPr>
              <w:pStyle w:val="ConsPlusNormal"/>
              <w:rPr>
                <w:ins w:id="4017" w:author="Антон Хабиров" w:date="2021-01-20T01:41:00Z"/>
                <w:sz w:val="28"/>
                <w:szCs w:val="28"/>
              </w:rPr>
            </w:pPr>
            <w:ins w:id="4018" w:author="Антон Хабиров" w:date="2021-01-20T01:41:00Z">
              <w:r w:rsidRPr="001144EF">
                <w:rPr>
                  <w:sz w:val="28"/>
                  <w:szCs w:val="28"/>
                </w:rPr>
                <w:t>3 - (2A, 55B, C, E),</w:t>
              </w:r>
            </w:ins>
          </w:p>
          <w:p w:rsidR="00303495" w:rsidRPr="001144EF" w:rsidRDefault="00303495" w:rsidP="00AD6363">
            <w:pPr>
              <w:pStyle w:val="ConsPlusNormal"/>
              <w:rPr>
                <w:ins w:id="4019" w:author="Антон Хабиров" w:date="2021-01-20T01:41:00Z"/>
                <w:sz w:val="28"/>
                <w:szCs w:val="28"/>
              </w:rPr>
            </w:pPr>
            <w:ins w:id="4020" w:author="Антон Хабиров" w:date="2021-01-20T01:41:00Z">
              <w:r w:rsidRPr="001144EF">
                <w:rPr>
                  <w:sz w:val="28"/>
                  <w:szCs w:val="28"/>
                </w:rPr>
                <w:t>2 - (34B, C, E)</w:t>
              </w:r>
            </w:ins>
          </w:p>
        </w:tc>
      </w:tr>
      <w:tr w:rsidR="00303495" w:rsidRPr="001144EF" w:rsidTr="00AD6363">
        <w:trPr>
          <w:jc w:val="center"/>
          <w:ins w:id="4021" w:author="Антон Хабиров" w:date="2021-01-20T01:41:00Z"/>
        </w:trPr>
        <w:tc>
          <w:tcPr>
            <w:tcW w:w="2551" w:type="dxa"/>
          </w:tcPr>
          <w:p w:rsidR="00303495" w:rsidRPr="001144EF" w:rsidRDefault="00303495" w:rsidP="00AD6363">
            <w:pPr>
              <w:pStyle w:val="ConsPlusNormal"/>
              <w:rPr>
                <w:ins w:id="4022" w:author="Антон Хабиров" w:date="2021-01-20T01:41:00Z"/>
                <w:sz w:val="28"/>
                <w:szCs w:val="28"/>
              </w:rPr>
            </w:pPr>
            <w:ins w:id="4023" w:author="Антон Хабиров" w:date="2021-01-20T01:41:00Z">
              <w:r w:rsidRPr="001144EF">
                <w:rPr>
                  <w:sz w:val="28"/>
                  <w:szCs w:val="28"/>
                </w:rPr>
                <w:t>Двухэтажные вагоны, предназначенные для перевозки пассажиров</w:t>
              </w:r>
            </w:ins>
          </w:p>
        </w:tc>
        <w:tc>
          <w:tcPr>
            <w:tcW w:w="1531" w:type="dxa"/>
          </w:tcPr>
          <w:p w:rsidR="00303495" w:rsidRPr="001144EF" w:rsidRDefault="00303495" w:rsidP="00AD6363">
            <w:pPr>
              <w:pStyle w:val="ConsPlusNormal"/>
              <w:rPr>
                <w:ins w:id="4024" w:author="Антон Хабиров" w:date="2021-01-20T01:41:00Z"/>
                <w:sz w:val="28"/>
                <w:szCs w:val="28"/>
              </w:rPr>
            </w:pPr>
            <w:ins w:id="4025" w:author="Антон Хабиров" w:date="2021-01-20T01:41:00Z">
              <w:r w:rsidRPr="001144EF">
                <w:rPr>
                  <w:sz w:val="28"/>
                  <w:szCs w:val="28"/>
                </w:rPr>
                <w:t>вагон</w:t>
              </w:r>
            </w:ins>
          </w:p>
        </w:tc>
        <w:tc>
          <w:tcPr>
            <w:tcW w:w="1085" w:type="dxa"/>
          </w:tcPr>
          <w:p w:rsidR="00303495" w:rsidRPr="001144EF" w:rsidRDefault="00303495" w:rsidP="00AD6363">
            <w:pPr>
              <w:pStyle w:val="ConsPlusNormal"/>
              <w:rPr>
                <w:ins w:id="4026" w:author="Антон Хабиров" w:date="2021-01-20T01:41:00Z"/>
                <w:sz w:val="28"/>
                <w:szCs w:val="28"/>
              </w:rPr>
            </w:pPr>
            <w:ins w:id="4027" w:author="Антон Хабиров" w:date="2021-01-20T01:41:00Z">
              <w:r w:rsidRPr="001144EF">
                <w:rPr>
                  <w:sz w:val="28"/>
                  <w:szCs w:val="28"/>
                </w:rPr>
                <w:t>A, B, E</w:t>
              </w:r>
            </w:ins>
          </w:p>
        </w:tc>
        <w:tc>
          <w:tcPr>
            <w:tcW w:w="3855" w:type="dxa"/>
          </w:tcPr>
          <w:p w:rsidR="00303495" w:rsidRPr="001144EF" w:rsidRDefault="00303495" w:rsidP="00AD6363">
            <w:pPr>
              <w:pStyle w:val="ConsPlusNormal"/>
              <w:jc w:val="both"/>
              <w:rPr>
                <w:ins w:id="4028" w:author="Антон Хабиров" w:date="2021-01-20T01:41:00Z"/>
                <w:sz w:val="28"/>
                <w:szCs w:val="28"/>
              </w:rPr>
            </w:pPr>
            <w:ins w:id="4029" w:author="Антон Хабиров" w:date="2021-01-20T01:41:00Z">
              <w:r w:rsidRPr="001144EF">
                <w:rPr>
                  <w:sz w:val="28"/>
                  <w:szCs w:val="28"/>
                </w:rPr>
                <w:t>2 - (2A, 55B, C, E),</w:t>
              </w:r>
            </w:ins>
          </w:p>
          <w:p w:rsidR="00303495" w:rsidRPr="001144EF" w:rsidRDefault="00303495" w:rsidP="00AD6363">
            <w:pPr>
              <w:pStyle w:val="ConsPlusNormal"/>
              <w:jc w:val="both"/>
              <w:rPr>
                <w:ins w:id="4030" w:author="Антон Хабиров" w:date="2021-01-20T01:41:00Z"/>
                <w:sz w:val="28"/>
                <w:szCs w:val="28"/>
              </w:rPr>
            </w:pPr>
            <w:ins w:id="4031" w:author="Антон Хабиров" w:date="2021-01-20T01:41:00Z">
              <w:r w:rsidRPr="001144EF">
                <w:rPr>
                  <w:sz w:val="28"/>
                  <w:szCs w:val="28"/>
                </w:rPr>
                <w:t>3 - (34B, C, E)</w:t>
              </w:r>
            </w:ins>
          </w:p>
        </w:tc>
      </w:tr>
      <w:tr w:rsidR="00303495" w:rsidRPr="001144EF" w:rsidTr="00AD6363">
        <w:trPr>
          <w:jc w:val="center"/>
          <w:ins w:id="4032" w:author="Антон Хабиров" w:date="2021-01-20T01:41:00Z"/>
        </w:trPr>
        <w:tc>
          <w:tcPr>
            <w:tcW w:w="2551" w:type="dxa"/>
          </w:tcPr>
          <w:p w:rsidR="00303495" w:rsidRPr="001144EF" w:rsidRDefault="00303495" w:rsidP="00AD6363">
            <w:pPr>
              <w:pStyle w:val="ConsPlusNormal"/>
              <w:rPr>
                <w:ins w:id="4033" w:author="Антон Хабиров" w:date="2021-01-20T01:41:00Z"/>
                <w:sz w:val="28"/>
                <w:szCs w:val="28"/>
              </w:rPr>
            </w:pPr>
            <w:ins w:id="4034" w:author="Антон Хабиров" w:date="2021-01-20T01:41:00Z">
              <w:r w:rsidRPr="001144EF">
                <w:rPr>
                  <w:sz w:val="28"/>
                  <w:szCs w:val="28"/>
                </w:rPr>
                <w:t>Двухэтажные вагоны-рестораны</w:t>
              </w:r>
            </w:ins>
          </w:p>
        </w:tc>
        <w:tc>
          <w:tcPr>
            <w:tcW w:w="1531" w:type="dxa"/>
          </w:tcPr>
          <w:p w:rsidR="00303495" w:rsidRPr="001144EF" w:rsidRDefault="00303495" w:rsidP="00AD6363">
            <w:pPr>
              <w:pStyle w:val="ConsPlusNormal"/>
              <w:rPr>
                <w:ins w:id="4035" w:author="Антон Хабиров" w:date="2021-01-20T01:41:00Z"/>
                <w:sz w:val="28"/>
                <w:szCs w:val="28"/>
              </w:rPr>
            </w:pPr>
            <w:ins w:id="4036" w:author="Антон Хабиров" w:date="2021-01-20T01:41:00Z">
              <w:r w:rsidRPr="001144EF">
                <w:rPr>
                  <w:sz w:val="28"/>
                  <w:szCs w:val="28"/>
                </w:rPr>
                <w:t>вагон</w:t>
              </w:r>
            </w:ins>
          </w:p>
        </w:tc>
        <w:tc>
          <w:tcPr>
            <w:tcW w:w="1085" w:type="dxa"/>
          </w:tcPr>
          <w:p w:rsidR="00303495" w:rsidRPr="001144EF" w:rsidRDefault="00303495" w:rsidP="00AD6363">
            <w:pPr>
              <w:pStyle w:val="ConsPlusNormal"/>
              <w:rPr>
                <w:ins w:id="4037" w:author="Антон Хабиров" w:date="2021-01-20T01:41:00Z"/>
                <w:sz w:val="28"/>
                <w:szCs w:val="28"/>
              </w:rPr>
            </w:pPr>
            <w:ins w:id="4038" w:author="Антон Хабиров" w:date="2021-01-20T01:41:00Z">
              <w:r w:rsidRPr="001144EF">
                <w:rPr>
                  <w:sz w:val="28"/>
                  <w:szCs w:val="28"/>
                </w:rPr>
                <w:t>A, B, E</w:t>
              </w:r>
            </w:ins>
          </w:p>
        </w:tc>
        <w:tc>
          <w:tcPr>
            <w:tcW w:w="3855" w:type="dxa"/>
          </w:tcPr>
          <w:p w:rsidR="00303495" w:rsidRPr="001144EF" w:rsidRDefault="00303495" w:rsidP="00AD6363">
            <w:pPr>
              <w:pStyle w:val="ConsPlusNormal"/>
              <w:rPr>
                <w:ins w:id="4039" w:author="Антон Хабиров" w:date="2021-01-20T01:41:00Z"/>
                <w:sz w:val="28"/>
                <w:szCs w:val="28"/>
              </w:rPr>
            </w:pPr>
            <w:ins w:id="4040" w:author="Антон Хабиров" w:date="2021-01-20T01:41:00Z">
              <w:r w:rsidRPr="001144EF">
                <w:rPr>
                  <w:sz w:val="28"/>
                  <w:szCs w:val="28"/>
                </w:rPr>
                <w:t>3 - (2A, 55B, C, E),</w:t>
              </w:r>
            </w:ins>
          </w:p>
          <w:p w:rsidR="00303495" w:rsidRPr="001144EF" w:rsidRDefault="00303495" w:rsidP="00AD6363">
            <w:pPr>
              <w:pStyle w:val="ConsPlusNormal"/>
              <w:rPr>
                <w:ins w:id="4041" w:author="Антон Хабиров" w:date="2021-01-20T01:41:00Z"/>
                <w:sz w:val="28"/>
                <w:szCs w:val="28"/>
              </w:rPr>
            </w:pPr>
            <w:ins w:id="4042" w:author="Антон Хабиров" w:date="2021-01-20T01:41:00Z">
              <w:r w:rsidRPr="001144EF">
                <w:rPr>
                  <w:sz w:val="28"/>
                  <w:szCs w:val="28"/>
                </w:rPr>
                <w:t>3 - (34B, C, E)</w:t>
              </w:r>
            </w:ins>
          </w:p>
        </w:tc>
      </w:tr>
      <w:tr w:rsidR="00303495" w:rsidRPr="001144EF" w:rsidTr="00AD6363">
        <w:trPr>
          <w:jc w:val="center"/>
          <w:ins w:id="4043" w:author="Антон Хабиров" w:date="2021-01-20T01:41:00Z"/>
        </w:trPr>
        <w:tc>
          <w:tcPr>
            <w:tcW w:w="2551" w:type="dxa"/>
          </w:tcPr>
          <w:p w:rsidR="00303495" w:rsidRPr="001144EF" w:rsidRDefault="00303495" w:rsidP="00AD6363">
            <w:pPr>
              <w:pStyle w:val="ConsPlusNormal"/>
              <w:rPr>
                <w:ins w:id="4044" w:author="Антон Хабиров" w:date="2021-01-20T01:41:00Z"/>
                <w:sz w:val="28"/>
                <w:szCs w:val="28"/>
              </w:rPr>
            </w:pPr>
            <w:ins w:id="4045" w:author="Антон Хабиров" w:date="2021-01-20T01:41:00Z">
              <w:r w:rsidRPr="001144EF">
                <w:rPr>
                  <w:sz w:val="28"/>
                  <w:szCs w:val="28"/>
                </w:rPr>
                <w:t>Вагоны служебно-технические, служебные, испытательные и измерительные лаборатории</w:t>
              </w:r>
            </w:ins>
          </w:p>
        </w:tc>
        <w:tc>
          <w:tcPr>
            <w:tcW w:w="1531" w:type="dxa"/>
          </w:tcPr>
          <w:p w:rsidR="00303495" w:rsidRPr="001144EF" w:rsidRDefault="00303495" w:rsidP="00AD6363">
            <w:pPr>
              <w:pStyle w:val="ConsPlusNormal"/>
              <w:rPr>
                <w:ins w:id="4046" w:author="Антон Хабиров" w:date="2021-01-20T01:41:00Z"/>
                <w:sz w:val="28"/>
                <w:szCs w:val="28"/>
              </w:rPr>
            </w:pPr>
            <w:ins w:id="4047" w:author="Антон Хабиров" w:date="2021-01-20T01:41:00Z">
              <w:r w:rsidRPr="001144EF">
                <w:rPr>
                  <w:sz w:val="28"/>
                  <w:szCs w:val="28"/>
                </w:rPr>
                <w:t>вагон</w:t>
              </w:r>
            </w:ins>
          </w:p>
        </w:tc>
        <w:tc>
          <w:tcPr>
            <w:tcW w:w="1085" w:type="dxa"/>
          </w:tcPr>
          <w:p w:rsidR="00303495" w:rsidRPr="001144EF" w:rsidRDefault="00303495" w:rsidP="00AD6363">
            <w:pPr>
              <w:pStyle w:val="ConsPlusNormal"/>
              <w:rPr>
                <w:ins w:id="4048" w:author="Антон Хабиров" w:date="2021-01-20T01:41:00Z"/>
                <w:sz w:val="28"/>
                <w:szCs w:val="28"/>
              </w:rPr>
            </w:pPr>
            <w:ins w:id="4049" w:author="Антон Хабиров" w:date="2021-01-20T01:41:00Z">
              <w:r w:rsidRPr="001144EF">
                <w:rPr>
                  <w:sz w:val="28"/>
                  <w:szCs w:val="28"/>
                </w:rPr>
                <w:t>A, B, E</w:t>
              </w:r>
            </w:ins>
          </w:p>
        </w:tc>
        <w:tc>
          <w:tcPr>
            <w:tcW w:w="3855" w:type="dxa"/>
          </w:tcPr>
          <w:p w:rsidR="00303495" w:rsidRPr="001144EF" w:rsidRDefault="00303495" w:rsidP="00AD6363">
            <w:pPr>
              <w:pStyle w:val="ConsPlusNormal"/>
              <w:rPr>
                <w:ins w:id="4050" w:author="Антон Хабиров" w:date="2021-01-20T01:41:00Z"/>
                <w:sz w:val="28"/>
                <w:szCs w:val="28"/>
                <w:lang w:val="en-US"/>
              </w:rPr>
            </w:pPr>
            <w:ins w:id="4051" w:author="Антон Хабиров" w:date="2021-01-20T01:41:00Z">
              <w:r w:rsidRPr="001144EF">
                <w:rPr>
                  <w:sz w:val="28"/>
                  <w:szCs w:val="28"/>
                  <w:lang w:val="en-US"/>
                </w:rPr>
                <w:t>2 - (2A, 55B, C, E)</w:t>
              </w:r>
            </w:ins>
          </w:p>
          <w:p w:rsidR="00303495" w:rsidRPr="001144EF" w:rsidRDefault="00303495" w:rsidP="00AD6363">
            <w:pPr>
              <w:pStyle w:val="ConsPlusNormal"/>
              <w:rPr>
                <w:ins w:id="4052" w:author="Антон Хабиров" w:date="2021-01-20T01:41:00Z"/>
                <w:sz w:val="28"/>
                <w:szCs w:val="28"/>
                <w:lang w:val="en-US"/>
              </w:rPr>
            </w:pPr>
            <w:ins w:id="4053" w:author="Антон Хабиров" w:date="2021-01-20T01:41:00Z">
              <w:r w:rsidRPr="001144EF">
                <w:rPr>
                  <w:sz w:val="28"/>
                  <w:szCs w:val="28"/>
                </w:rPr>
                <w:t>или</w:t>
              </w:r>
              <w:r w:rsidRPr="001144EF">
                <w:rPr>
                  <w:sz w:val="28"/>
                  <w:szCs w:val="28"/>
                  <w:lang w:val="en-US"/>
                </w:rPr>
                <w:t xml:space="preserve"> 2 - (2A, 55B, E)</w:t>
              </w:r>
            </w:ins>
          </w:p>
        </w:tc>
      </w:tr>
      <w:tr w:rsidR="00303495" w:rsidRPr="001144EF" w:rsidTr="00AD6363">
        <w:trPr>
          <w:jc w:val="center"/>
          <w:ins w:id="4054" w:author="Антон Хабиров" w:date="2021-01-20T01:41:00Z"/>
        </w:trPr>
        <w:tc>
          <w:tcPr>
            <w:tcW w:w="2551" w:type="dxa"/>
          </w:tcPr>
          <w:p w:rsidR="00303495" w:rsidRPr="001144EF" w:rsidRDefault="00303495" w:rsidP="00AD6363">
            <w:pPr>
              <w:pStyle w:val="ConsPlusNormal"/>
              <w:rPr>
                <w:ins w:id="4055" w:author="Антон Хабиров" w:date="2021-01-20T01:41:00Z"/>
                <w:sz w:val="28"/>
                <w:szCs w:val="28"/>
              </w:rPr>
            </w:pPr>
            <w:ins w:id="4056" w:author="Антон Хабиров" w:date="2021-01-20T01:41:00Z">
              <w:r w:rsidRPr="001144EF">
                <w:rPr>
                  <w:sz w:val="28"/>
                  <w:szCs w:val="28"/>
                </w:rPr>
                <w:t>Специальный железнодорожный подвижной состав</w:t>
              </w:r>
            </w:ins>
          </w:p>
        </w:tc>
        <w:tc>
          <w:tcPr>
            <w:tcW w:w="1531" w:type="dxa"/>
          </w:tcPr>
          <w:p w:rsidR="00303495" w:rsidRPr="001144EF" w:rsidRDefault="00303495" w:rsidP="00AD6363">
            <w:pPr>
              <w:pStyle w:val="ConsPlusNormal"/>
              <w:rPr>
                <w:ins w:id="4057" w:author="Антон Хабиров" w:date="2021-01-20T01:41:00Z"/>
                <w:sz w:val="28"/>
                <w:szCs w:val="28"/>
              </w:rPr>
            </w:pPr>
            <w:ins w:id="4058" w:author="Антон Хабиров" w:date="2021-01-20T01:41:00Z">
              <w:r w:rsidRPr="001144EF">
                <w:rPr>
                  <w:sz w:val="28"/>
                  <w:szCs w:val="28"/>
                </w:rPr>
                <w:t>вагон</w:t>
              </w:r>
            </w:ins>
          </w:p>
        </w:tc>
        <w:tc>
          <w:tcPr>
            <w:tcW w:w="1085" w:type="dxa"/>
          </w:tcPr>
          <w:p w:rsidR="00303495" w:rsidRPr="001144EF" w:rsidRDefault="00303495" w:rsidP="00AD6363">
            <w:pPr>
              <w:pStyle w:val="ConsPlusNormal"/>
              <w:rPr>
                <w:ins w:id="4059" w:author="Антон Хабиров" w:date="2021-01-20T01:41:00Z"/>
                <w:sz w:val="28"/>
                <w:szCs w:val="28"/>
              </w:rPr>
            </w:pPr>
            <w:ins w:id="4060" w:author="Антон Хабиров" w:date="2021-01-20T01:41:00Z">
              <w:r w:rsidRPr="001144EF">
                <w:rPr>
                  <w:sz w:val="28"/>
                  <w:szCs w:val="28"/>
                </w:rPr>
                <w:t>A, B, E</w:t>
              </w:r>
            </w:ins>
          </w:p>
        </w:tc>
        <w:tc>
          <w:tcPr>
            <w:tcW w:w="3855" w:type="dxa"/>
          </w:tcPr>
          <w:p w:rsidR="00303495" w:rsidRPr="001144EF" w:rsidRDefault="00303495" w:rsidP="00AD6363">
            <w:pPr>
              <w:pStyle w:val="ConsPlusNormal"/>
              <w:rPr>
                <w:ins w:id="4061" w:author="Антон Хабиров" w:date="2021-01-20T01:41:00Z"/>
                <w:sz w:val="28"/>
                <w:szCs w:val="28"/>
                <w:lang w:val="en-US"/>
              </w:rPr>
            </w:pPr>
            <w:ins w:id="4062" w:author="Антон Хабиров" w:date="2021-01-20T01:41:00Z">
              <w:r w:rsidRPr="001144EF">
                <w:rPr>
                  <w:sz w:val="28"/>
                  <w:szCs w:val="28"/>
                  <w:lang w:val="en-US"/>
                </w:rPr>
                <w:t>2 - (2A, 55B, C, E)</w:t>
              </w:r>
            </w:ins>
          </w:p>
          <w:p w:rsidR="00303495" w:rsidRPr="001144EF" w:rsidRDefault="00303495" w:rsidP="00AD6363">
            <w:pPr>
              <w:pStyle w:val="ConsPlusNormal"/>
              <w:rPr>
                <w:ins w:id="4063" w:author="Антон Хабиров" w:date="2021-01-20T01:41:00Z"/>
                <w:sz w:val="28"/>
                <w:szCs w:val="28"/>
                <w:lang w:val="en-US"/>
              </w:rPr>
            </w:pPr>
            <w:ins w:id="4064" w:author="Антон Хабиров" w:date="2021-01-20T01:41:00Z">
              <w:r w:rsidRPr="001144EF">
                <w:rPr>
                  <w:sz w:val="28"/>
                  <w:szCs w:val="28"/>
                </w:rPr>
                <w:t>или</w:t>
              </w:r>
              <w:r w:rsidRPr="001144EF">
                <w:rPr>
                  <w:sz w:val="28"/>
                  <w:szCs w:val="28"/>
                  <w:lang w:val="en-US"/>
                </w:rPr>
                <w:t xml:space="preserve"> 2 - (2A, 55B, E)</w:t>
              </w:r>
            </w:ins>
          </w:p>
        </w:tc>
      </w:tr>
    </w:tbl>
    <w:p w:rsidR="00303495" w:rsidRPr="001144EF" w:rsidRDefault="00303495" w:rsidP="00303495">
      <w:pPr>
        <w:pStyle w:val="ConsPlusNormal"/>
        <w:jc w:val="both"/>
        <w:rPr>
          <w:ins w:id="4065" w:author="Антон Хабиров" w:date="2021-01-20T01:41:00Z"/>
          <w:sz w:val="28"/>
          <w:szCs w:val="28"/>
          <w:lang w:val="en-US"/>
        </w:rPr>
      </w:pPr>
    </w:p>
    <w:p w:rsidR="00303495" w:rsidRPr="001144EF" w:rsidRDefault="00303495" w:rsidP="00303495">
      <w:pPr>
        <w:pStyle w:val="ConsPlusTitle"/>
        <w:jc w:val="center"/>
        <w:rPr>
          <w:rFonts w:ascii="Times New Roman" w:hAnsi="Times New Roman" w:cs="Times New Roman"/>
          <w:sz w:val="28"/>
          <w:szCs w:val="28"/>
          <w:lang w:val="en-US"/>
        </w:rPr>
      </w:pPr>
      <w:bookmarkStart w:id="4066" w:name="Par1546"/>
      <w:bookmarkEnd w:id="4066"/>
      <w:moveFromRangeStart w:id="4067" w:author="Антон Хабиров" w:date="2021-01-20T01:41:00Z" w:name="move61999344"/>
      <w:moveFrom w:id="4068" w:author="Антон Хабиров" w:date="2021-01-20T01:41:00Z">
        <w:r w:rsidRPr="001144EF">
          <w:rPr>
            <w:rFonts w:ascii="Times New Roman" w:hAnsi="Times New Roman" w:cs="Times New Roman"/>
            <w:sz w:val="28"/>
            <w:szCs w:val="28"/>
          </w:rPr>
          <w:lastRenderedPageBreak/>
          <w:t>НОРМЫ</w:t>
        </w:r>
      </w:moveFrom>
    </w:p>
    <w:p w:rsidR="00303495" w:rsidRPr="001144EF" w:rsidRDefault="00303495" w:rsidP="00303495">
      <w:pPr>
        <w:pStyle w:val="ConsPlusTitle"/>
        <w:jc w:val="center"/>
        <w:rPr>
          <w:rFonts w:ascii="Times New Roman" w:hAnsi="Times New Roman" w:cs="Times New Roman"/>
          <w:sz w:val="28"/>
          <w:szCs w:val="28"/>
          <w:lang w:val="en-US"/>
        </w:rPr>
      </w:pPr>
      <w:moveFrom w:id="4069" w:author="Антон Хабиров" w:date="2021-01-20T01:41:00Z">
        <w:r w:rsidRPr="001144EF">
          <w:rPr>
            <w:rFonts w:ascii="Times New Roman" w:hAnsi="Times New Roman" w:cs="Times New Roman"/>
            <w:sz w:val="28"/>
            <w:szCs w:val="28"/>
          </w:rPr>
          <w:t>ОБЕСПЕЧЕНИЯ</w:t>
        </w:r>
        <w:r w:rsidRPr="001144EF">
          <w:rPr>
            <w:rFonts w:ascii="Times New Roman" w:hAnsi="Times New Roman" w:cs="Times New Roman"/>
            <w:sz w:val="28"/>
            <w:szCs w:val="28"/>
            <w:lang w:val="en-US"/>
          </w:rPr>
          <w:t xml:space="preserve"> </w:t>
        </w:r>
        <w:r w:rsidRPr="001144EF">
          <w:rPr>
            <w:rFonts w:ascii="Times New Roman" w:hAnsi="Times New Roman" w:cs="Times New Roman"/>
            <w:sz w:val="28"/>
            <w:szCs w:val="28"/>
          </w:rPr>
          <w:t>ОГНЕТУШИТЕЛЯМИ</w:t>
        </w:r>
        <w:r w:rsidRPr="001144EF">
          <w:rPr>
            <w:rFonts w:ascii="Times New Roman" w:hAnsi="Times New Roman" w:cs="Times New Roman"/>
            <w:sz w:val="28"/>
            <w:szCs w:val="28"/>
            <w:lang w:val="en-US"/>
          </w:rPr>
          <w:t xml:space="preserve"> </w:t>
        </w:r>
        <w:r w:rsidRPr="001144EF">
          <w:rPr>
            <w:rFonts w:ascii="Times New Roman" w:hAnsi="Times New Roman" w:cs="Times New Roman"/>
            <w:sz w:val="28"/>
            <w:szCs w:val="28"/>
          </w:rPr>
          <w:t>ЖЕЛЕЗНОДОРОЖНОГО</w:t>
        </w:r>
      </w:moveFrom>
    </w:p>
    <w:p w:rsidR="00303495" w:rsidRPr="001144EF" w:rsidRDefault="00303495" w:rsidP="00303495">
      <w:pPr>
        <w:pStyle w:val="ConsPlusTitle"/>
        <w:jc w:val="center"/>
        <w:rPr>
          <w:rFonts w:ascii="Times New Roman" w:hAnsi="Times New Roman" w:cs="Times New Roman"/>
          <w:sz w:val="28"/>
          <w:szCs w:val="28"/>
          <w:lang w:val="en-US"/>
        </w:rPr>
      </w:pPr>
      <w:moveFrom w:id="4070" w:author="Антон Хабиров" w:date="2021-01-20T01:41:00Z">
        <w:r w:rsidRPr="001144EF">
          <w:rPr>
            <w:rFonts w:ascii="Times New Roman" w:hAnsi="Times New Roman" w:cs="Times New Roman"/>
            <w:sz w:val="28"/>
            <w:szCs w:val="28"/>
          </w:rPr>
          <w:t>ПОДВИЖНОГО</w:t>
        </w:r>
        <w:r w:rsidRPr="001144EF">
          <w:rPr>
            <w:rFonts w:ascii="Times New Roman" w:hAnsi="Times New Roman" w:cs="Times New Roman"/>
            <w:sz w:val="28"/>
            <w:szCs w:val="28"/>
            <w:lang w:val="en-US"/>
          </w:rPr>
          <w:t xml:space="preserve"> </w:t>
        </w:r>
        <w:r w:rsidRPr="001144EF">
          <w:rPr>
            <w:rFonts w:ascii="Times New Roman" w:hAnsi="Times New Roman" w:cs="Times New Roman"/>
            <w:sz w:val="28"/>
            <w:szCs w:val="28"/>
          </w:rPr>
          <w:t>СОСТАВА</w:t>
        </w:r>
      </w:moveFrom>
    </w:p>
    <w:p w:rsidR="00303495" w:rsidRPr="001144EF" w:rsidRDefault="00303495" w:rsidP="00303495">
      <w:pPr>
        <w:pStyle w:val="ConsPlusNormal"/>
        <w:jc w:val="both"/>
        <w:rPr>
          <w:sz w:val="28"/>
          <w:szCs w:val="28"/>
          <w:lang w:val="en-US"/>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303495" w:rsidRPr="001144EF" w:rsidTr="00AD6363">
        <w:trPr>
          <w:jc w:val="center"/>
          <w:del w:id="4071" w:author="Антон Хабиров" w:date="2021-01-20T01:41:00Z"/>
        </w:trPr>
        <w:tc>
          <w:tcPr>
            <w:tcW w:w="10147" w:type="dxa"/>
            <w:tcBorders>
              <w:left w:val="single" w:sz="24" w:space="0" w:color="CED3F1"/>
              <w:right w:val="single" w:sz="24" w:space="0" w:color="F4F3F8"/>
            </w:tcBorders>
            <w:shd w:val="clear" w:color="auto" w:fill="auto"/>
          </w:tcPr>
          <w:moveFromRangeEnd w:id="4067"/>
          <w:p w:rsidR="00303495" w:rsidRPr="001144EF" w:rsidRDefault="00303495" w:rsidP="00AD6363">
            <w:pPr>
              <w:pStyle w:val="ConsPlusNormal"/>
              <w:jc w:val="center"/>
              <w:rPr>
                <w:del w:id="4072" w:author="Антон Хабиров" w:date="2021-01-20T01:41:00Z"/>
                <w:sz w:val="28"/>
                <w:szCs w:val="28"/>
                <w:lang w:val="en-US"/>
              </w:rPr>
            </w:pPr>
            <w:del w:id="4073" w:author="Антон Хабиров" w:date="2021-01-20T01:41:00Z">
              <w:r w:rsidRPr="001144EF">
                <w:rPr>
                  <w:sz w:val="28"/>
                  <w:szCs w:val="28"/>
                </w:rPr>
                <w:delText>Список</w:delText>
              </w:r>
              <w:r w:rsidRPr="001144EF">
                <w:rPr>
                  <w:sz w:val="28"/>
                  <w:szCs w:val="28"/>
                  <w:lang w:val="en-US"/>
                </w:rPr>
                <w:delText xml:space="preserve"> </w:delText>
              </w:r>
              <w:r w:rsidRPr="001144EF">
                <w:rPr>
                  <w:sz w:val="28"/>
                  <w:szCs w:val="28"/>
                </w:rPr>
                <w:delText>изменяющих</w:delText>
              </w:r>
              <w:r w:rsidRPr="001144EF">
                <w:rPr>
                  <w:sz w:val="28"/>
                  <w:szCs w:val="28"/>
                  <w:lang w:val="en-US"/>
                </w:rPr>
                <w:delText xml:space="preserve"> </w:delText>
              </w:r>
              <w:r w:rsidRPr="001144EF">
                <w:rPr>
                  <w:sz w:val="28"/>
                  <w:szCs w:val="28"/>
                </w:rPr>
                <w:delText>документов</w:delText>
              </w:r>
            </w:del>
          </w:p>
          <w:p w:rsidR="00303495" w:rsidRPr="001144EF" w:rsidRDefault="00303495" w:rsidP="00AD6363">
            <w:pPr>
              <w:pStyle w:val="ConsPlusNormal"/>
              <w:jc w:val="center"/>
              <w:rPr>
                <w:del w:id="4074" w:author="Антон Хабиров" w:date="2021-01-20T01:41:00Z"/>
                <w:sz w:val="28"/>
                <w:szCs w:val="28"/>
                <w:lang w:val="en-US"/>
              </w:rPr>
            </w:pPr>
            <w:del w:id="4075" w:author="Антон Хабиров" w:date="2021-01-20T01:41:00Z">
              <w:r w:rsidRPr="001144EF">
                <w:rPr>
                  <w:sz w:val="28"/>
                  <w:szCs w:val="28"/>
                  <w:lang w:val="en-US"/>
                </w:rPr>
                <w:delText>(</w:delText>
              </w:r>
              <w:r w:rsidRPr="001144EF">
                <w:rPr>
                  <w:sz w:val="28"/>
                  <w:szCs w:val="28"/>
                </w:rPr>
                <w:delText>введены</w:delText>
              </w:r>
              <w:r w:rsidRPr="001144EF">
                <w:rPr>
                  <w:sz w:val="28"/>
                  <w:szCs w:val="28"/>
                  <w:lang w:val="en-US"/>
                </w:rPr>
                <w:delText xml:space="preserve"> </w:delText>
              </w:r>
              <w:r w:rsidRPr="001144EF">
                <w:rPr>
                  <w:sz w:val="28"/>
                  <w:szCs w:val="28"/>
                </w:rPr>
                <w:delText>Постановлением</w:delText>
              </w:r>
              <w:r w:rsidRPr="001144EF">
                <w:rPr>
                  <w:sz w:val="28"/>
                  <w:szCs w:val="28"/>
                  <w:lang w:val="en-US"/>
                </w:rPr>
                <w:delText xml:space="preserve"> </w:delText>
              </w:r>
              <w:r w:rsidRPr="001144EF">
                <w:rPr>
                  <w:sz w:val="28"/>
                  <w:szCs w:val="28"/>
                </w:rPr>
                <w:delText>Правительства</w:delText>
              </w:r>
              <w:r w:rsidRPr="001144EF">
                <w:rPr>
                  <w:sz w:val="28"/>
                  <w:szCs w:val="28"/>
                  <w:lang w:val="en-US"/>
                </w:rPr>
                <w:delText xml:space="preserve"> </w:delText>
              </w:r>
              <w:r w:rsidRPr="001144EF">
                <w:rPr>
                  <w:sz w:val="28"/>
                  <w:szCs w:val="28"/>
                </w:rPr>
                <w:delText>РФ</w:delText>
              </w:r>
              <w:r w:rsidRPr="001144EF">
                <w:rPr>
                  <w:sz w:val="28"/>
                  <w:szCs w:val="28"/>
                  <w:lang w:val="en-US"/>
                </w:rPr>
                <w:delText xml:space="preserve"> </w:delText>
              </w:r>
              <w:r w:rsidRPr="001144EF">
                <w:rPr>
                  <w:sz w:val="28"/>
                  <w:szCs w:val="28"/>
                </w:rPr>
                <w:delText>от</w:delText>
              </w:r>
              <w:r w:rsidRPr="001144EF">
                <w:rPr>
                  <w:sz w:val="28"/>
                  <w:szCs w:val="28"/>
                  <w:lang w:val="en-US"/>
                </w:rPr>
                <w:delText xml:space="preserve"> 07.03.2019 № 248)</w:delText>
              </w:r>
            </w:del>
          </w:p>
        </w:tc>
      </w:tr>
    </w:tbl>
    <w:p w:rsidR="00303495" w:rsidRPr="001144EF" w:rsidRDefault="00303495" w:rsidP="00303495">
      <w:pPr>
        <w:pStyle w:val="ConsPlusNormal"/>
        <w:jc w:val="both"/>
        <w:rPr>
          <w:del w:id="4076" w:author="Антон Хабиров" w:date="2021-01-20T01:41:00Z"/>
          <w:sz w:val="28"/>
          <w:szCs w:val="2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175"/>
        <w:gridCol w:w="1077"/>
        <w:gridCol w:w="1254"/>
        <w:gridCol w:w="2211"/>
        <w:gridCol w:w="1361"/>
      </w:tblGrid>
      <w:tr w:rsidR="00303495" w:rsidRPr="001144EF" w:rsidTr="00AD6363">
        <w:trPr>
          <w:jc w:val="center"/>
          <w:del w:id="4077" w:author="Антон Хабиров" w:date="2021-01-20T01:41:00Z"/>
        </w:trPr>
        <w:tc>
          <w:tcPr>
            <w:tcW w:w="3175" w:type="dxa"/>
          </w:tcPr>
          <w:p w:rsidR="00303495" w:rsidRPr="001144EF" w:rsidRDefault="00303495" w:rsidP="00AD6363">
            <w:pPr>
              <w:pStyle w:val="ConsPlusNormal"/>
              <w:jc w:val="center"/>
              <w:rPr>
                <w:del w:id="4078" w:author="Антон Хабиров" w:date="2021-01-20T01:41:00Z"/>
                <w:sz w:val="28"/>
                <w:szCs w:val="28"/>
                <w:lang w:val="en-US"/>
              </w:rPr>
            </w:pPr>
            <w:del w:id="4079" w:author="Антон Хабиров" w:date="2021-01-20T01:41:00Z">
              <w:r w:rsidRPr="001144EF">
                <w:rPr>
                  <w:sz w:val="28"/>
                  <w:szCs w:val="28"/>
                </w:rPr>
                <w:delText>Наименование</w:delText>
              </w:r>
              <w:r w:rsidRPr="001144EF">
                <w:rPr>
                  <w:sz w:val="28"/>
                  <w:szCs w:val="28"/>
                  <w:lang w:val="en-US"/>
                </w:rPr>
                <w:delText xml:space="preserve"> </w:delText>
              </w:r>
              <w:r w:rsidRPr="001144EF">
                <w:rPr>
                  <w:sz w:val="28"/>
                  <w:szCs w:val="28"/>
                </w:rPr>
                <w:delText>объекта</w:delText>
              </w:r>
              <w:r w:rsidRPr="001144EF">
                <w:rPr>
                  <w:sz w:val="28"/>
                  <w:szCs w:val="28"/>
                  <w:lang w:val="en-US"/>
                </w:rPr>
                <w:delText xml:space="preserve"> </w:delText>
              </w:r>
              <w:r w:rsidRPr="001144EF">
                <w:rPr>
                  <w:sz w:val="28"/>
                  <w:szCs w:val="28"/>
                </w:rPr>
                <w:delText>защиты</w:delText>
              </w:r>
            </w:del>
          </w:p>
        </w:tc>
        <w:tc>
          <w:tcPr>
            <w:tcW w:w="1077" w:type="dxa"/>
          </w:tcPr>
          <w:p w:rsidR="00303495" w:rsidRPr="001144EF" w:rsidRDefault="00303495" w:rsidP="00AD6363">
            <w:pPr>
              <w:pStyle w:val="ConsPlusNormal"/>
              <w:jc w:val="center"/>
              <w:rPr>
                <w:del w:id="4080" w:author="Антон Хабиров" w:date="2021-01-20T01:41:00Z"/>
                <w:sz w:val="28"/>
                <w:szCs w:val="28"/>
                <w:lang w:val="en-US"/>
              </w:rPr>
            </w:pPr>
            <w:del w:id="4081" w:author="Антон Хабиров" w:date="2021-01-20T01:41:00Z">
              <w:r w:rsidRPr="001144EF">
                <w:rPr>
                  <w:sz w:val="28"/>
                  <w:szCs w:val="28"/>
                </w:rPr>
                <w:delText>Измеритель</w:delText>
              </w:r>
            </w:del>
          </w:p>
        </w:tc>
        <w:tc>
          <w:tcPr>
            <w:tcW w:w="1254" w:type="dxa"/>
          </w:tcPr>
          <w:p w:rsidR="00303495" w:rsidRPr="001144EF" w:rsidRDefault="00303495" w:rsidP="00AD6363">
            <w:pPr>
              <w:pStyle w:val="ConsPlusNormal"/>
              <w:jc w:val="center"/>
              <w:rPr>
                <w:del w:id="4082" w:author="Антон Хабиров" w:date="2021-01-20T01:41:00Z"/>
                <w:sz w:val="28"/>
                <w:szCs w:val="28"/>
                <w:lang w:val="en-US"/>
              </w:rPr>
            </w:pPr>
            <w:del w:id="4083" w:author="Антон Хабиров" w:date="2021-01-20T01:41:00Z">
              <w:r w:rsidRPr="001144EF">
                <w:rPr>
                  <w:sz w:val="28"/>
                  <w:szCs w:val="28"/>
                </w:rPr>
                <w:delText>Класс</w:delText>
              </w:r>
              <w:r w:rsidRPr="001144EF">
                <w:rPr>
                  <w:sz w:val="28"/>
                  <w:szCs w:val="28"/>
                  <w:lang w:val="en-US"/>
                </w:rPr>
                <w:delText xml:space="preserve"> </w:delText>
              </w:r>
              <w:r w:rsidRPr="001144EF">
                <w:rPr>
                  <w:sz w:val="28"/>
                  <w:szCs w:val="28"/>
                </w:rPr>
                <w:delText>пожара</w:delText>
              </w:r>
            </w:del>
          </w:p>
        </w:tc>
        <w:tc>
          <w:tcPr>
            <w:tcW w:w="2211" w:type="dxa"/>
          </w:tcPr>
          <w:p w:rsidR="00303495" w:rsidRPr="001144EF" w:rsidRDefault="00303495" w:rsidP="00AD6363">
            <w:pPr>
              <w:pStyle w:val="ConsPlusNormal"/>
              <w:jc w:val="center"/>
              <w:rPr>
                <w:del w:id="4084" w:author="Антон Хабиров" w:date="2021-01-20T01:41:00Z"/>
                <w:sz w:val="28"/>
                <w:szCs w:val="28"/>
                <w:lang w:val="en-US"/>
              </w:rPr>
            </w:pPr>
            <w:del w:id="4085" w:author="Антон Хабиров" w:date="2021-01-20T01:41:00Z">
              <w:r w:rsidRPr="001144EF">
                <w:rPr>
                  <w:sz w:val="28"/>
                  <w:szCs w:val="28"/>
                </w:rPr>
                <w:delText>Огнетушители</w:delText>
              </w:r>
              <w:r w:rsidRPr="001144EF">
                <w:rPr>
                  <w:sz w:val="28"/>
                  <w:szCs w:val="28"/>
                  <w:lang w:val="en-US"/>
                </w:rPr>
                <w:delText xml:space="preserve"> </w:delText>
              </w:r>
              <w:r w:rsidRPr="001144EF">
                <w:rPr>
                  <w:sz w:val="28"/>
                  <w:szCs w:val="28"/>
                </w:rPr>
                <w:delText>с</w:delText>
              </w:r>
              <w:r w:rsidRPr="001144EF">
                <w:rPr>
                  <w:sz w:val="28"/>
                  <w:szCs w:val="28"/>
                  <w:lang w:val="en-US"/>
                </w:rPr>
                <w:delText xml:space="preserve"> </w:delText>
              </w:r>
              <w:r w:rsidRPr="001144EF">
                <w:rPr>
                  <w:sz w:val="28"/>
                  <w:szCs w:val="28"/>
                </w:rPr>
                <w:delText>рангом</w:delText>
              </w:r>
              <w:r w:rsidRPr="001144EF">
                <w:rPr>
                  <w:sz w:val="28"/>
                  <w:szCs w:val="28"/>
                  <w:lang w:val="en-US"/>
                </w:rPr>
                <w:delText xml:space="preserve"> </w:delText>
              </w:r>
              <w:r w:rsidRPr="001144EF">
                <w:rPr>
                  <w:sz w:val="28"/>
                  <w:szCs w:val="28"/>
                </w:rPr>
                <w:delText>тушения</w:delText>
              </w:r>
              <w:r w:rsidRPr="001144EF">
                <w:rPr>
                  <w:sz w:val="28"/>
                  <w:szCs w:val="28"/>
                  <w:lang w:val="en-US"/>
                </w:rPr>
                <w:delText xml:space="preserve"> </w:delText>
              </w:r>
              <w:r w:rsidRPr="001144EF">
                <w:rPr>
                  <w:sz w:val="28"/>
                  <w:szCs w:val="28"/>
                </w:rPr>
                <w:delText>модельного</w:delText>
              </w:r>
              <w:r w:rsidRPr="001144EF">
                <w:rPr>
                  <w:sz w:val="28"/>
                  <w:szCs w:val="28"/>
                  <w:lang w:val="en-US"/>
                </w:rPr>
                <w:delText xml:space="preserve"> </w:delText>
              </w:r>
              <w:r w:rsidRPr="001144EF">
                <w:rPr>
                  <w:sz w:val="28"/>
                  <w:szCs w:val="28"/>
                </w:rPr>
                <w:delText>очага</w:delText>
              </w:r>
            </w:del>
          </w:p>
        </w:tc>
        <w:tc>
          <w:tcPr>
            <w:tcW w:w="1361" w:type="dxa"/>
          </w:tcPr>
          <w:p w:rsidR="00303495" w:rsidRPr="001144EF" w:rsidRDefault="00303495" w:rsidP="00AD6363">
            <w:pPr>
              <w:pStyle w:val="ConsPlusNormal"/>
              <w:jc w:val="center"/>
              <w:rPr>
                <w:del w:id="4086" w:author="Антон Хабиров" w:date="2021-01-20T01:41:00Z"/>
                <w:sz w:val="28"/>
                <w:szCs w:val="28"/>
                <w:lang w:val="en-US"/>
              </w:rPr>
            </w:pPr>
            <w:del w:id="4087" w:author="Антон Хабиров" w:date="2021-01-20T01:41:00Z">
              <w:r w:rsidRPr="001144EF">
                <w:rPr>
                  <w:sz w:val="28"/>
                  <w:szCs w:val="28"/>
                </w:rPr>
                <w:delText>Количество</w:delText>
              </w:r>
              <w:r w:rsidRPr="001144EF">
                <w:rPr>
                  <w:sz w:val="28"/>
                  <w:szCs w:val="28"/>
                  <w:lang w:val="en-US"/>
                </w:rPr>
                <w:delText xml:space="preserve"> (</w:delText>
              </w:r>
              <w:r w:rsidRPr="001144EF">
                <w:rPr>
                  <w:sz w:val="28"/>
                  <w:szCs w:val="28"/>
                </w:rPr>
                <w:delText>не</w:delText>
              </w:r>
              <w:r w:rsidRPr="001144EF">
                <w:rPr>
                  <w:sz w:val="28"/>
                  <w:szCs w:val="28"/>
                  <w:lang w:val="en-US"/>
                </w:rPr>
                <w:delText xml:space="preserve"> </w:delText>
              </w:r>
              <w:r w:rsidRPr="001144EF">
                <w:rPr>
                  <w:sz w:val="28"/>
                  <w:szCs w:val="28"/>
                </w:rPr>
                <w:delText>менее</w:delText>
              </w:r>
              <w:r w:rsidRPr="001144EF">
                <w:rPr>
                  <w:sz w:val="28"/>
                  <w:szCs w:val="28"/>
                  <w:lang w:val="en-US"/>
                </w:rPr>
                <w:delText xml:space="preserve">, </w:delText>
              </w:r>
              <w:r w:rsidRPr="001144EF">
                <w:rPr>
                  <w:sz w:val="28"/>
                  <w:szCs w:val="28"/>
                </w:rPr>
                <w:delText>штук</w:delText>
              </w:r>
              <w:r w:rsidRPr="001144EF">
                <w:rPr>
                  <w:sz w:val="28"/>
                  <w:szCs w:val="28"/>
                  <w:lang w:val="en-US"/>
                </w:rPr>
                <w:delText>)</w:delText>
              </w:r>
            </w:del>
          </w:p>
        </w:tc>
      </w:tr>
      <w:tr w:rsidR="00303495" w:rsidRPr="001144EF" w:rsidTr="00AD6363">
        <w:trPr>
          <w:jc w:val="center"/>
          <w:del w:id="4088" w:author="Антон Хабиров" w:date="2021-01-20T01:41:00Z"/>
        </w:trPr>
        <w:tc>
          <w:tcPr>
            <w:tcW w:w="3175" w:type="dxa"/>
          </w:tcPr>
          <w:p w:rsidR="00303495" w:rsidRPr="001144EF" w:rsidRDefault="00303495" w:rsidP="00AD6363">
            <w:pPr>
              <w:pStyle w:val="ConsPlusNormal"/>
              <w:rPr>
                <w:del w:id="4089" w:author="Антон Хабиров" w:date="2021-01-20T01:41:00Z"/>
                <w:sz w:val="28"/>
                <w:szCs w:val="28"/>
                <w:lang w:val="en-US"/>
              </w:rPr>
            </w:pPr>
            <w:del w:id="4090" w:author="Антон Хабиров" w:date="2021-01-20T01:41:00Z">
              <w:r w:rsidRPr="001144EF">
                <w:rPr>
                  <w:sz w:val="28"/>
                  <w:szCs w:val="28"/>
                </w:rPr>
                <w:delText>Электровозы</w:delText>
              </w:r>
            </w:del>
          </w:p>
        </w:tc>
        <w:tc>
          <w:tcPr>
            <w:tcW w:w="1077" w:type="dxa"/>
          </w:tcPr>
          <w:p w:rsidR="00303495" w:rsidRPr="001144EF" w:rsidRDefault="00303495" w:rsidP="00AD6363">
            <w:pPr>
              <w:pStyle w:val="ConsPlusNormal"/>
              <w:jc w:val="center"/>
              <w:rPr>
                <w:del w:id="4091" w:author="Антон Хабиров" w:date="2021-01-20T01:41:00Z"/>
                <w:sz w:val="28"/>
                <w:szCs w:val="28"/>
                <w:lang w:val="en-US"/>
              </w:rPr>
            </w:pPr>
            <w:del w:id="4092" w:author="Антон Хабиров" w:date="2021-01-20T01:41:00Z">
              <w:r w:rsidRPr="001144EF">
                <w:rPr>
                  <w:sz w:val="28"/>
                  <w:szCs w:val="28"/>
                </w:rPr>
                <w:delText>секция</w:delText>
              </w:r>
            </w:del>
          </w:p>
        </w:tc>
        <w:tc>
          <w:tcPr>
            <w:tcW w:w="1254" w:type="dxa"/>
          </w:tcPr>
          <w:p w:rsidR="00303495" w:rsidRPr="001144EF" w:rsidRDefault="00303495" w:rsidP="00AD6363">
            <w:pPr>
              <w:pStyle w:val="ConsPlusNormal"/>
              <w:rPr>
                <w:del w:id="4093" w:author="Антон Хабиров" w:date="2021-01-20T01:41:00Z"/>
                <w:sz w:val="28"/>
                <w:szCs w:val="28"/>
                <w:lang w:val="en-US"/>
              </w:rPr>
            </w:pPr>
            <w:del w:id="4094" w:author="Антон Хабиров" w:date="2021-01-20T01:41:00Z">
              <w:r w:rsidRPr="001144EF">
                <w:rPr>
                  <w:sz w:val="28"/>
                  <w:szCs w:val="28"/>
                  <w:lang w:val="en-US"/>
                </w:rPr>
                <w:delText>A, E</w:delText>
              </w:r>
            </w:del>
          </w:p>
        </w:tc>
        <w:tc>
          <w:tcPr>
            <w:tcW w:w="2211" w:type="dxa"/>
          </w:tcPr>
          <w:p w:rsidR="00303495" w:rsidRPr="001144EF" w:rsidRDefault="00303495" w:rsidP="00AD6363">
            <w:pPr>
              <w:pStyle w:val="ConsPlusNormal"/>
              <w:rPr>
                <w:del w:id="4095" w:author="Антон Хабиров" w:date="2021-01-20T01:41:00Z"/>
                <w:sz w:val="28"/>
                <w:szCs w:val="28"/>
                <w:lang w:val="en-US"/>
              </w:rPr>
            </w:pPr>
            <w:del w:id="4096"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E</w:delText>
              </w:r>
            </w:del>
          </w:p>
        </w:tc>
        <w:tc>
          <w:tcPr>
            <w:tcW w:w="1361" w:type="dxa"/>
          </w:tcPr>
          <w:p w:rsidR="00303495" w:rsidRPr="001144EF" w:rsidRDefault="00303495" w:rsidP="00AD6363">
            <w:pPr>
              <w:pStyle w:val="ConsPlusNormal"/>
              <w:jc w:val="center"/>
              <w:rPr>
                <w:del w:id="4097" w:author="Антон Хабиров" w:date="2021-01-20T01:41:00Z"/>
                <w:sz w:val="28"/>
                <w:szCs w:val="28"/>
                <w:lang w:val="en-US"/>
              </w:rPr>
            </w:pPr>
            <w:del w:id="4098" w:author="Антон Хабиров" w:date="2021-01-20T01:41:00Z">
              <w:r w:rsidRPr="001144EF">
                <w:rPr>
                  <w:sz w:val="28"/>
                  <w:szCs w:val="28"/>
                  <w:lang w:val="en-US"/>
                </w:rPr>
                <w:delText>2</w:delText>
              </w:r>
            </w:del>
          </w:p>
        </w:tc>
      </w:tr>
      <w:tr w:rsidR="00303495" w:rsidRPr="001144EF" w:rsidTr="00AD6363">
        <w:trPr>
          <w:jc w:val="center"/>
          <w:del w:id="4099" w:author="Антон Хабиров" w:date="2021-01-20T01:41:00Z"/>
        </w:trPr>
        <w:tc>
          <w:tcPr>
            <w:tcW w:w="3175" w:type="dxa"/>
          </w:tcPr>
          <w:p w:rsidR="00303495" w:rsidRPr="001144EF" w:rsidRDefault="00303495" w:rsidP="00AD6363">
            <w:pPr>
              <w:pStyle w:val="ConsPlusNormal"/>
              <w:rPr>
                <w:del w:id="4100" w:author="Антон Хабиров" w:date="2021-01-20T01:41:00Z"/>
                <w:sz w:val="28"/>
                <w:szCs w:val="28"/>
                <w:lang w:val="en-US"/>
              </w:rPr>
            </w:pPr>
            <w:del w:id="4101" w:author="Антон Хабиров" w:date="2021-01-20T01:41:00Z">
              <w:r w:rsidRPr="001144EF">
                <w:rPr>
                  <w:sz w:val="28"/>
                  <w:szCs w:val="28"/>
                </w:rPr>
                <w:delText>Тепловозы</w:delText>
              </w:r>
            </w:del>
          </w:p>
        </w:tc>
        <w:tc>
          <w:tcPr>
            <w:tcW w:w="1077" w:type="dxa"/>
          </w:tcPr>
          <w:p w:rsidR="00303495" w:rsidRPr="001144EF" w:rsidRDefault="00303495" w:rsidP="00AD6363">
            <w:pPr>
              <w:pStyle w:val="ConsPlusNormal"/>
              <w:jc w:val="center"/>
              <w:rPr>
                <w:del w:id="4102" w:author="Антон Хабиров" w:date="2021-01-20T01:41:00Z"/>
                <w:sz w:val="28"/>
                <w:szCs w:val="28"/>
                <w:lang w:val="en-US"/>
              </w:rPr>
            </w:pPr>
            <w:del w:id="4103" w:author="Антон Хабиров" w:date="2021-01-20T01:41:00Z">
              <w:r w:rsidRPr="001144EF">
                <w:rPr>
                  <w:sz w:val="28"/>
                  <w:szCs w:val="28"/>
                </w:rPr>
                <w:delText>секция</w:delText>
              </w:r>
            </w:del>
          </w:p>
        </w:tc>
        <w:tc>
          <w:tcPr>
            <w:tcW w:w="1254" w:type="dxa"/>
          </w:tcPr>
          <w:p w:rsidR="00303495" w:rsidRPr="001144EF" w:rsidRDefault="00303495" w:rsidP="00AD6363">
            <w:pPr>
              <w:pStyle w:val="ConsPlusNormal"/>
              <w:rPr>
                <w:del w:id="4104" w:author="Антон Хабиров" w:date="2021-01-20T01:41:00Z"/>
                <w:sz w:val="28"/>
                <w:szCs w:val="28"/>
                <w:lang w:val="en-US"/>
              </w:rPr>
            </w:pPr>
            <w:del w:id="4105" w:author="Антон Хабиров" w:date="2021-01-20T01:41:00Z">
              <w:r w:rsidRPr="001144EF">
                <w:rPr>
                  <w:sz w:val="28"/>
                  <w:szCs w:val="28"/>
                  <w:lang w:val="en-US"/>
                </w:rPr>
                <w:delText>A, B, E</w:delText>
              </w:r>
            </w:del>
          </w:p>
        </w:tc>
        <w:tc>
          <w:tcPr>
            <w:tcW w:w="2211" w:type="dxa"/>
          </w:tcPr>
          <w:p w:rsidR="00303495" w:rsidRPr="001144EF" w:rsidRDefault="00303495" w:rsidP="00AD6363">
            <w:pPr>
              <w:pStyle w:val="ConsPlusNormal"/>
              <w:rPr>
                <w:del w:id="4106" w:author="Антон Хабиров" w:date="2021-01-20T01:41:00Z"/>
                <w:sz w:val="28"/>
                <w:szCs w:val="28"/>
                <w:lang w:val="en-US"/>
              </w:rPr>
            </w:pPr>
            <w:del w:id="4107"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E</w:delText>
              </w:r>
            </w:del>
          </w:p>
        </w:tc>
        <w:tc>
          <w:tcPr>
            <w:tcW w:w="1361" w:type="dxa"/>
          </w:tcPr>
          <w:p w:rsidR="00303495" w:rsidRPr="001144EF" w:rsidRDefault="00303495" w:rsidP="00AD6363">
            <w:pPr>
              <w:pStyle w:val="ConsPlusNormal"/>
              <w:jc w:val="center"/>
              <w:rPr>
                <w:del w:id="4108" w:author="Антон Хабиров" w:date="2021-01-20T01:41:00Z"/>
                <w:sz w:val="28"/>
                <w:szCs w:val="28"/>
                <w:lang w:val="en-US"/>
              </w:rPr>
            </w:pPr>
            <w:del w:id="4109" w:author="Антон Хабиров" w:date="2021-01-20T01:41:00Z">
              <w:r w:rsidRPr="001144EF">
                <w:rPr>
                  <w:sz w:val="28"/>
                  <w:szCs w:val="28"/>
                  <w:lang w:val="en-US"/>
                </w:rPr>
                <w:delText>2</w:delText>
              </w:r>
            </w:del>
          </w:p>
        </w:tc>
      </w:tr>
      <w:tr w:rsidR="00303495" w:rsidRPr="001144EF" w:rsidTr="00AD6363">
        <w:trPr>
          <w:jc w:val="center"/>
          <w:del w:id="4110" w:author="Антон Хабиров" w:date="2021-01-20T01:41:00Z"/>
        </w:trPr>
        <w:tc>
          <w:tcPr>
            <w:tcW w:w="3175" w:type="dxa"/>
          </w:tcPr>
          <w:p w:rsidR="00303495" w:rsidRPr="001144EF" w:rsidRDefault="00303495" w:rsidP="00AD6363">
            <w:pPr>
              <w:pStyle w:val="ConsPlusNormal"/>
              <w:rPr>
                <w:del w:id="4111" w:author="Антон Хабиров" w:date="2021-01-20T01:41:00Z"/>
                <w:sz w:val="28"/>
                <w:szCs w:val="28"/>
                <w:lang w:val="en-US"/>
              </w:rPr>
            </w:pPr>
            <w:del w:id="4112" w:author="Антон Хабиров" w:date="2021-01-20T01:41:00Z">
              <w:r w:rsidRPr="001144EF">
                <w:rPr>
                  <w:sz w:val="28"/>
                  <w:szCs w:val="28"/>
                </w:rPr>
                <w:delText>Газотурбовозы</w:delText>
              </w:r>
            </w:del>
          </w:p>
        </w:tc>
        <w:tc>
          <w:tcPr>
            <w:tcW w:w="1077" w:type="dxa"/>
          </w:tcPr>
          <w:p w:rsidR="00303495" w:rsidRPr="001144EF" w:rsidRDefault="00303495" w:rsidP="00AD6363">
            <w:pPr>
              <w:pStyle w:val="ConsPlusNormal"/>
              <w:jc w:val="center"/>
              <w:rPr>
                <w:del w:id="4113" w:author="Антон Хабиров" w:date="2021-01-20T01:41:00Z"/>
                <w:sz w:val="28"/>
                <w:szCs w:val="28"/>
                <w:lang w:val="en-US"/>
              </w:rPr>
            </w:pPr>
            <w:del w:id="4114" w:author="Антон Хабиров" w:date="2021-01-20T01:41:00Z">
              <w:r w:rsidRPr="001144EF">
                <w:rPr>
                  <w:sz w:val="28"/>
                  <w:szCs w:val="28"/>
                </w:rPr>
                <w:delText>секция</w:delText>
              </w:r>
            </w:del>
          </w:p>
        </w:tc>
        <w:tc>
          <w:tcPr>
            <w:tcW w:w="1254" w:type="dxa"/>
          </w:tcPr>
          <w:p w:rsidR="00303495" w:rsidRPr="001144EF" w:rsidRDefault="00303495" w:rsidP="00AD6363">
            <w:pPr>
              <w:pStyle w:val="ConsPlusNormal"/>
              <w:rPr>
                <w:del w:id="4115" w:author="Антон Хабиров" w:date="2021-01-20T01:41:00Z"/>
                <w:sz w:val="28"/>
                <w:szCs w:val="28"/>
                <w:lang w:val="en-US"/>
              </w:rPr>
            </w:pPr>
            <w:del w:id="4116" w:author="Антон Хабиров" w:date="2021-01-20T01:41:00Z">
              <w:r w:rsidRPr="001144EF">
                <w:rPr>
                  <w:sz w:val="28"/>
                  <w:szCs w:val="28"/>
                  <w:lang w:val="en-US"/>
                </w:rPr>
                <w:delText>A, B, C, E</w:delText>
              </w:r>
            </w:del>
          </w:p>
        </w:tc>
        <w:tc>
          <w:tcPr>
            <w:tcW w:w="2211" w:type="dxa"/>
          </w:tcPr>
          <w:p w:rsidR="00303495" w:rsidRPr="001144EF" w:rsidRDefault="00303495" w:rsidP="00AD6363">
            <w:pPr>
              <w:pStyle w:val="ConsPlusNormal"/>
              <w:rPr>
                <w:del w:id="4117" w:author="Антон Хабиров" w:date="2021-01-20T01:41:00Z"/>
                <w:sz w:val="28"/>
                <w:szCs w:val="28"/>
                <w:lang w:val="en-US"/>
              </w:rPr>
            </w:pPr>
            <w:del w:id="4118"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C, E</w:delText>
              </w:r>
            </w:del>
          </w:p>
        </w:tc>
        <w:tc>
          <w:tcPr>
            <w:tcW w:w="1361" w:type="dxa"/>
          </w:tcPr>
          <w:p w:rsidR="00303495" w:rsidRPr="001144EF" w:rsidRDefault="00303495" w:rsidP="00AD6363">
            <w:pPr>
              <w:pStyle w:val="ConsPlusNormal"/>
              <w:jc w:val="center"/>
              <w:rPr>
                <w:del w:id="4119" w:author="Антон Хабиров" w:date="2021-01-20T01:41:00Z"/>
                <w:sz w:val="28"/>
                <w:szCs w:val="28"/>
                <w:lang w:val="en-US"/>
              </w:rPr>
            </w:pPr>
            <w:del w:id="4120" w:author="Антон Хабиров" w:date="2021-01-20T01:41:00Z">
              <w:r w:rsidRPr="001144EF">
                <w:rPr>
                  <w:sz w:val="28"/>
                  <w:szCs w:val="28"/>
                  <w:lang w:val="en-US"/>
                </w:rPr>
                <w:delText>2</w:delText>
              </w:r>
            </w:del>
          </w:p>
        </w:tc>
      </w:tr>
      <w:tr w:rsidR="00303495" w:rsidRPr="001144EF" w:rsidTr="00AD6363">
        <w:trPr>
          <w:jc w:val="center"/>
          <w:del w:id="4121" w:author="Антон Хабиров" w:date="2021-01-20T01:41:00Z"/>
        </w:trPr>
        <w:tc>
          <w:tcPr>
            <w:tcW w:w="3175" w:type="dxa"/>
          </w:tcPr>
          <w:p w:rsidR="00303495" w:rsidRPr="001144EF" w:rsidRDefault="00303495" w:rsidP="00AD6363">
            <w:pPr>
              <w:pStyle w:val="ConsPlusNormal"/>
              <w:outlineLvl w:val="2"/>
              <w:rPr>
                <w:del w:id="4122" w:author="Антон Хабиров" w:date="2021-01-20T01:41:00Z"/>
                <w:sz w:val="28"/>
                <w:szCs w:val="28"/>
                <w:lang w:val="en-US"/>
              </w:rPr>
            </w:pPr>
            <w:del w:id="4123" w:author="Антон Хабиров" w:date="2021-01-20T01:41:00Z">
              <w:r w:rsidRPr="001144EF">
                <w:rPr>
                  <w:sz w:val="28"/>
                  <w:szCs w:val="28"/>
                </w:rPr>
                <w:delText>Электропоезда</w:delText>
              </w:r>
              <w:r w:rsidRPr="001144EF">
                <w:rPr>
                  <w:sz w:val="28"/>
                  <w:szCs w:val="28"/>
                  <w:lang w:val="en-US"/>
                </w:rPr>
                <w:delText xml:space="preserve">, </w:delText>
              </w:r>
              <w:r w:rsidRPr="001144EF">
                <w:rPr>
                  <w:sz w:val="28"/>
                  <w:szCs w:val="28"/>
                </w:rPr>
                <w:delText>дизель</w:delText>
              </w:r>
              <w:r w:rsidRPr="001144EF">
                <w:rPr>
                  <w:sz w:val="28"/>
                  <w:szCs w:val="28"/>
                  <w:lang w:val="en-US"/>
                </w:rPr>
                <w:delText>-</w:delText>
              </w:r>
              <w:r w:rsidRPr="001144EF">
                <w:rPr>
                  <w:sz w:val="28"/>
                  <w:szCs w:val="28"/>
                </w:rPr>
                <w:delText>поезда</w:delText>
              </w:r>
              <w:r w:rsidRPr="001144EF">
                <w:rPr>
                  <w:sz w:val="28"/>
                  <w:szCs w:val="28"/>
                  <w:lang w:val="en-US"/>
                </w:rPr>
                <w:delText xml:space="preserve">, </w:delText>
              </w:r>
              <w:r w:rsidRPr="001144EF">
                <w:rPr>
                  <w:sz w:val="28"/>
                  <w:szCs w:val="28"/>
                </w:rPr>
                <w:delText>дизель</w:delText>
              </w:r>
              <w:r w:rsidRPr="001144EF">
                <w:rPr>
                  <w:sz w:val="28"/>
                  <w:szCs w:val="28"/>
                  <w:lang w:val="en-US"/>
                </w:rPr>
                <w:delText>-</w:delText>
              </w:r>
              <w:r w:rsidRPr="001144EF">
                <w:rPr>
                  <w:sz w:val="28"/>
                  <w:szCs w:val="28"/>
                </w:rPr>
                <w:delText>электропоезда</w:delText>
              </w:r>
            </w:del>
          </w:p>
        </w:tc>
        <w:tc>
          <w:tcPr>
            <w:tcW w:w="1077" w:type="dxa"/>
          </w:tcPr>
          <w:p w:rsidR="00303495" w:rsidRPr="001144EF" w:rsidRDefault="00303495" w:rsidP="00AD6363">
            <w:pPr>
              <w:pStyle w:val="ConsPlusNormal"/>
              <w:rPr>
                <w:del w:id="4124" w:author="Антон Хабиров" w:date="2021-01-20T01:41:00Z"/>
                <w:sz w:val="28"/>
                <w:szCs w:val="28"/>
                <w:lang w:val="en-US"/>
              </w:rPr>
            </w:pPr>
          </w:p>
        </w:tc>
        <w:tc>
          <w:tcPr>
            <w:tcW w:w="1254" w:type="dxa"/>
          </w:tcPr>
          <w:p w:rsidR="00303495" w:rsidRPr="001144EF" w:rsidRDefault="00303495" w:rsidP="00AD6363">
            <w:pPr>
              <w:pStyle w:val="ConsPlusNormal"/>
              <w:rPr>
                <w:del w:id="4125" w:author="Антон Хабиров" w:date="2021-01-20T01:41:00Z"/>
                <w:sz w:val="28"/>
                <w:szCs w:val="28"/>
                <w:lang w:val="en-US"/>
              </w:rPr>
            </w:pPr>
          </w:p>
        </w:tc>
        <w:tc>
          <w:tcPr>
            <w:tcW w:w="2211" w:type="dxa"/>
          </w:tcPr>
          <w:p w:rsidR="00303495" w:rsidRPr="001144EF" w:rsidRDefault="00303495" w:rsidP="00AD6363">
            <w:pPr>
              <w:pStyle w:val="ConsPlusNormal"/>
              <w:rPr>
                <w:del w:id="4126" w:author="Антон Хабиров" w:date="2021-01-20T01:41:00Z"/>
                <w:sz w:val="28"/>
                <w:szCs w:val="28"/>
                <w:lang w:val="en-US"/>
              </w:rPr>
            </w:pPr>
          </w:p>
        </w:tc>
        <w:tc>
          <w:tcPr>
            <w:tcW w:w="1361" w:type="dxa"/>
          </w:tcPr>
          <w:p w:rsidR="00303495" w:rsidRPr="001144EF" w:rsidRDefault="00303495" w:rsidP="00AD6363">
            <w:pPr>
              <w:pStyle w:val="ConsPlusNormal"/>
              <w:rPr>
                <w:del w:id="4127" w:author="Антон Хабиров" w:date="2021-01-20T01:41:00Z"/>
                <w:sz w:val="28"/>
                <w:szCs w:val="28"/>
                <w:lang w:val="en-US"/>
              </w:rPr>
            </w:pPr>
          </w:p>
        </w:tc>
      </w:tr>
      <w:tr w:rsidR="00303495" w:rsidRPr="001144EF" w:rsidTr="00AD6363">
        <w:trPr>
          <w:jc w:val="center"/>
          <w:del w:id="4128" w:author="Антон Хабиров" w:date="2021-01-20T01:41:00Z"/>
        </w:trPr>
        <w:tc>
          <w:tcPr>
            <w:tcW w:w="3175" w:type="dxa"/>
          </w:tcPr>
          <w:p w:rsidR="00303495" w:rsidRPr="001144EF" w:rsidRDefault="00303495" w:rsidP="00AD6363">
            <w:pPr>
              <w:pStyle w:val="ConsPlusNormal"/>
              <w:rPr>
                <w:del w:id="4129" w:author="Антон Хабиров" w:date="2021-01-20T01:41:00Z"/>
                <w:sz w:val="28"/>
                <w:szCs w:val="28"/>
                <w:lang w:val="en-US"/>
              </w:rPr>
            </w:pPr>
            <w:del w:id="4130" w:author="Антон Хабиров" w:date="2021-01-20T01:41:00Z">
              <w:r w:rsidRPr="001144EF">
                <w:rPr>
                  <w:sz w:val="28"/>
                  <w:szCs w:val="28"/>
                  <w:lang w:val="en-US"/>
                </w:rPr>
                <w:delText xml:space="preserve">9- </w:delText>
              </w:r>
              <w:r w:rsidRPr="001144EF">
                <w:rPr>
                  <w:sz w:val="28"/>
                  <w:szCs w:val="28"/>
                </w:rPr>
                <w:delText>и</w:delText>
              </w:r>
              <w:r w:rsidRPr="001144EF">
                <w:rPr>
                  <w:sz w:val="28"/>
                  <w:szCs w:val="28"/>
                  <w:lang w:val="en-US"/>
                </w:rPr>
                <w:delText xml:space="preserve"> 12-</w:delText>
              </w:r>
              <w:r w:rsidRPr="001144EF">
                <w:rPr>
                  <w:sz w:val="28"/>
                  <w:szCs w:val="28"/>
                </w:rPr>
                <w:delText>вагонные</w:delText>
              </w:r>
            </w:del>
          </w:p>
        </w:tc>
        <w:tc>
          <w:tcPr>
            <w:tcW w:w="1077" w:type="dxa"/>
          </w:tcPr>
          <w:p w:rsidR="00303495" w:rsidRPr="001144EF" w:rsidRDefault="00303495" w:rsidP="00AD6363">
            <w:pPr>
              <w:pStyle w:val="ConsPlusNormal"/>
              <w:jc w:val="center"/>
              <w:rPr>
                <w:del w:id="4131" w:author="Антон Хабиров" w:date="2021-01-20T01:41:00Z"/>
                <w:sz w:val="28"/>
                <w:szCs w:val="28"/>
                <w:lang w:val="en-US"/>
              </w:rPr>
            </w:pPr>
            <w:del w:id="4132" w:author="Антон Хабиров" w:date="2021-01-20T01:41:00Z">
              <w:r w:rsidRPr="001144EF">
                <w:rPr>
                  <w:sz w:val="28"/>
                  <w:szCs w:val="28"/>
                </w:rPr>
                <w:delText>поезд</w:delText>
              </w:r>
            </w:del>
          </w:p>
        </w:tc>
        <w:tc>
          <w:tcPr>
            <w:tcW w:w="1254" w:type="dxa"/>
          </w:tcPr>
          <w:p w:rsidR="00303495" w:rsidRPr="001144EF" w:rsidRDefault="00303495" w:rsidP="00AD6363">
            <w:pPr>
              <w:pStyle w:val="ConsPlusNormal"/>
              <w:rPr>
                <w:del w:id="4133" w:author="Антон Хабиров" w:date="2021-01-20T01:41:00Z"/>
                <w:sz w:val="28"/>
                <w:szCs w:val="28"/>
                <w:lang w:val="en-US"/>
              </w:rPr>
            </w:pPr>
            <w:del w:id="4134" w:author="Антон Хабиров" w:date="2021-01-20T01:41:00Z">
              <w:r w:rsidRPr="001144EF">
                <w:rPr>
                  <w:sz w:val="28"/>
                  <w:szCs w:val="28"/>
                  <w:lang w:val="en-US"/>
                </w:rPr>
                <w:delText>A, B, E</w:delText>
              </w:r>
            </w:del>
          </w:p>
        </w:tc>
        <w:tc>
          <w:tcPr>
            <w:tcW w:w="2211" w:type="dxa"/>
          </w:tcPr>
          <w:p w:rsidR="00303495" w:rsidRPr="001144EF" w:rsidRDefault="00303495" w:rsidP="00AD6363">
            <w:pPr>
              <w:pStyle w:val="ConsPlusNormal"/>
              <w:rPr>
                <w:del w:id="4135" w:author="Антон Хабиров" w:date="2021-01-20T01:41:00Z"/>
                <w:sz w:val="28"/>
                <w:szCs w:val="28"/>
                <w:lang w:val="en-US"/>
              </w:rPr>
            </w:pPr>
            <w:del w:id="4136"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E</w:delText>
              </w:r>
            </w:del>
          </w:p>
        </w:tc>
        <w:tc>
          <w:tcPr>
            <w:tcW w:w="1361" w:type="dxa"/>
          </w:tcPr>
          <w:p w:rsidR="00303495" w:rsidRPr="001144EF" w:rsidRDefault="00303495" w:rsidP="00AD6363">
            <w:pPr>
              <w:pStyle w:val="ConsPlusNormal"/>
              <w:jc w:val="center"/>
              <w:rPr>
                <w:del w:id="4137" w:author="Антон Хабиров" w:date="2021-01-20T01:41:00Z"/>
                <w:sz w:val="28"/>
                <w:szCs w:val="28"/>
                <w:lang w:val="en-US"/>
              </w:rPr>
            </w:pPr>
            <w:del w:id="4138" w:author="Антон Хабиров" w:date="2021-01-20T01:41:00Z">
              <w:r w:rsidRPr="001144EF">
                <w:rPr>
                  <w:sz w:val="28"/>
                  <w:szCs w:val="28"/>
                  <w:lang w:val="en-US"/>
                </w:rPr>
                <w:delText>6</w:delText>
              </w:r>
            </w:del>
          </w:p>
        </w:tc>
      </w:tr>
      <w:tr w:rsidR="00303495" w:rsidRPr="001144EF" w:rsidTr="00AD6363">
        <w:trPr>
          <w:jc w:val="center"/>
          <w:del w:id="4139" w:author="Антон Хабиров" w:date="2021-01-20T01:41:00Z"/>
        </w:trPr>
        <w:tc>
          <w:tcPr>
            <w:tcW w:w="3175" w:type="dxa"/>
          </w:tcPr>
          <w:p w:rsidR="00303495" w:rsidRPr="001144EF" w:rsidRDefault="00303495" w:rsidP="00AD6363">
            <w:pPr>
              <w:pStyle w:val="ConsPlusNormal"/>
              <w:rPr>
                <w:del w:id="4140" w:author="Антон Хабиров" w:date="2021-01-20T01:41:00Z"/>
                <w:sz w:val="28"/>
                <w:szCs w:val="28"/>
                <w:lang w:val="en-US"/>
              </w:rPr>
            </w:pPr>
            <w:del w:id="4141" w:author="Антон Хабиров" w:date="2021-01-20T01:41:00Z">
              <w:r w:rsidRPr="001144EF">
                <w:rPr>
                  <w:sz w:val="28"/>
                  <w:szCs w:val="28"/>
                  <w:lang w:val="en-US"/>
                </w:rPr>
                <w:delText xml:space="preserve">4- </w:delText>
              </w:r>
              <w:r w:rsidRPr="001144EF">
                <w:rPr>
                  <w:sz w:val="28"/>
                  <w:szCs w:val="28"/>
                </w:rPr>
                <w:delText>и</w:delText>
              </w:r>
              <w:r w:rsidRPr="001144EF">
                <w:rPr>
                  <w:sz w:val="28"/>
                  <w:szCs w:val="28"/>
                  <w:lang w:val="en-US"/>
                </w:rPr>
                <w:delText xml:space="preserve"> 8-</w:delText>
              </w:r>
              <w:r w:rsidRPr="001144EF">
                <w:rPr>
                  <w:sz w:val="28"/>
                  <w:szCs w:val="28"/>
                </w:rPr>
                <w:delText>вагонные</w:delText>
              </w:r>
            </w:del>
          </w:p>
        </w:tc>
        <w:tc>
          <w:tcPr>
            <w:tcW w:w="1077" w:type="dxa"/>
          </w:tcPr>
          <w:p w:rsidR="00303495" w:rsidRPr="001144EF" w:rsidRDefault="00303495" w:rsidP="00AD6363">
            <w:pPr>
              <w:pStyle w:val="ConsPlusNormal"/>
              <w:jc w:val="center"/>
              <w:rPr>
                <w:del w:id="4142" w:author="Антон Хабиров" w:date="2021-01-20T01:41:00Z"/>
                <w:sz w:val="28"/>
                <w:szCs w:val="28"/>
                <w:lang w:val="en-US"/>
              </w:rPr>
            </w:pPr>
            <w:del w:id="4143" w:author="Антон Хабиров" w:date="2021-01-20T01:41:00Z">
              <w:r w:rsidRPr="001144EF">
                <w:rPr>
                  <w:sz w:val="28"/>
                  <w:szCs w:val="28"/>
                </w:rPr>
                <w:delText>поезд</w:delText>
              </w:r>
            </w:del>
          </w:p>
        </w:tc>
        <w:tc>
          <w:tcPr>
            <w:tcW w:w="1254" w:type="dxa"/>
          </w:tcPr>
          <w:p w:rsidR="00303495" w:rsidRPr="001144EF" w:rsidRDefault="00303495" w:rsidP="00AD6363">
            <w:pPr>
              <w:pStyle w:val="ConsPlusNormal"/>
              <w:rPr>
                <w:del w:id="4144" w:author="Антон Хабиров" w:date="2021-01-20T01:41:00Z"/>
                <w:sz w:val="28"/>
                <w:szCs w:val="28"/>
                <w:lang w:val="en-US"/>
              </w:rPr>
            </w:pPr>
            <w:del w:id="4145" w:author="Антон Хабиров" w:date="2021-01-20T01:41:00Z">
              <w:r w:rsidRPr="001144EF">
                <w:rPr>
                  <w:sz w:val="28"/>
                  <w:szCs w:val="28"/>
                  <w:lang w:val="en-US"/>
                </w:rPr>
                <w:delText>A, B, E</w:delText>
              </w:r>
            </w:del>
          </w:p>
        </w:tc>
        <w:tc>
          <w:tcPr>
            <w:tcW w:w="2211" w:type="dxa"/>
          </w:tcPr>
          <w:p w:rsidR="00303495" w:rsidRPr="001144EF" w:rsidRDefault="00303495" w:rsidP="00AD6363">
            <w:pPr>
              <w:pStyle w:val="ConsPlusNormal"/>
              <w:rPr>
                <w:del w:id="4146" w:author="Антон Хабиров" w:date="2021-01-20T01:41:00Z"/>
                <w:sz w:val="28"/>
                <w:szCs w:val="28"/>
                <w:lang w:val="en-US"/>
              </w:rPr>
            </w:pPr>
            <w:del w:id="4147"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E</w:delText>
              </w:r>
            </w:del>
          </w:p>
        </w:tc>
        <w:tc>
          <w:tcPr>
            <w:tcW w:w="1361" w:type="dxa"/>
          </w:tcPr>
          <w:p w:rsidR="00303495" w:rsidRPr="001144EF" w:rsidRDefault="00303495" w:rsidP="00AD6363">
            <w:pPr>
              <w:pStyle w:val="ConsPlusNormal"/>
              <w:jc w:val="center"/>
              <w:rPr>
                <w:del w:id="4148" w:author="Антон Хабиров" w:date="2021-01-20T01:41:00Z"/>
                <w:sz w:val="28"/>
                <w:szCs w:val="28"/>
                <w:lang w:val="en-US"/>
              </w:rPr>
            </w:pPr>
            <w:del w:id="4149" w:author="Антон Хабиров" w:date="2021-01-20T01:41:00Z">
              <w:r w:rsidRPr="001144EF">
                <w:rPr>
                  <w:sz w:val="28"/>
                  <w:szCs w:val="28"/>
                  <w:lang w:val="en-US"/>
                </w:rPr>
                <w:delText>4</w:delText>
              </w:r>
            </w:del>
          </w:p>
        </w:tc>
      </w:tr>
      <w:tr w:rsidR="00303495" w:rsidRPr="001144EF" w:rsidTr="00AD6363">
        <w:trPr>
          <w:jc w:val="center"/>
          <w:del w:id="4150" w:author="Антон Хабиров" w:date="2021-01-20T01:41:00Z"/>
        </w:trPr>
        <w:tc>
          <w:tcPr>
            <w:tcW w:w="3175" w:type="dxa"/>
          </w:tcPr>
          <w:p w:rsidR="00303495" w:rsidRPr="001144EF" w:rsidRDefault="00303495" w:rsidP="00AD6363">
            <w:pPr>
              <w:pStyle w:val="ConsPlusNormal"/>
              <w:rPr>
                <w:del w:id="4151" w:author="Антон Хабиров" w:date="2021-01-20T01:41:00Z"/>
                <w:sz w:val="28"/>
                <w:szCs w:val="28"/>
                <w:lang w:val="en-US"/>
              </w:rPr>
            </w:pPr>
            <w:del w:id="4152" w:author="Антон Хабиров" w:date="2021-01-20T01:41:00Z">
              <w:r w:rsidRPr="001144EF">
                <w:rPr>
                  <w:sz w:val="28"/>
                  <w:szCs w:val="28"/>
                </w:rPr>
                <w:delText>Рельсовые</w:delText>
              </w:r>
              <w:r w:rsidRPr="001144EF">
                <w:rPr>
                  <w:sz w:val="28"/>
                  <w:szCs w:val="28"/>
                  <w:lang w:val="en-US"/>
                </w:rPr>
                <w:delText xml:space="preserve"> </w:delText>
              </w:r>
              <w:r w:rsidRPr="001144EF">
                <w:rPr>
                  <w:sz w:val="28"/>
                  <w:szCs w:val="28"/>
                </w:rPr>
                <w:delText>автобусы</w:delText>
              </w:r>
              <w:r w:rsidRPr="001144EF">
                <w:rPr>
                  <w:sz w:val="28"/>
                  <w:szCs w:val="28"/>
                  <w:lang w:val="en-US"/>
                </w:rPr>
                <w:delText xml:space="preserve">, </w:delText>
              </w:r>
              <w:r w:rsidRPr="001144EF">
                <w:rPr>
                  <w:sz w:val="28"/>
                  <w:szCs w:val="28"/>
                </w:rPr>
                <w:delText>автомотрисы</w:delText>
              </w:r>
            </w:del>
          </w:p>
        </w:tc>
        <w:tc>
          <w:tcPr>
            <w:tcW w:w="1077" w:type="dxa"/>
          </w:tcPr>
          <w:p w:rsidR="00303495" w:rsidRPr="001144EF" w:rsidRDefault="00303495" w:rsidP="00AD6363">
            <w:pPr>
              <w:pStyle w:val="ConsPlusNormal"/>
              <w:rPr>
                <w:del w:id="4153" w:author="Антон Хабиров" w:date="2021-01-20T01:41:00Z"/>
                <w:sz w:val="28"/>
                <w:szCs w:val="28"/>
                <w:lang w:val="en-US"/>
              </w:rPr>
            </w:pPr>
          </w:p>
        </w:tc>
        <w:tc>
          <w:tcPr>
            <w:tcW w:w="1254" w:type="dxa"/>
          </w:tcPr>
          <w:p w:rsidR="00303495" w:rsidRPr="001144EF" w:rsidRDefault="00303495" w:rsidP="00AD6363">
            <w:pPr>
              <w:pStyle w:val="ConsPlusNormal"/>
              <w:rPr>
                <w:del w:id="4154" w:author="Антон Хабиров" w:date="2021-01-20T01:41:00Z"/>
                <w:sz w:val="28"/>
                <w:szCs w:val="28"/>
                <w:lang w:val="en-US"/>
              </w:rPr>
            </w:pPr>
          </w:p>
        </w:tc>
        <w:tc>
          <w:tcPr>
            <w:tcW w:w="2211" w:type="dxa"/>
          </w:tcPr>
          <w:p w:rsidR="00303495" w:rsidRPr="001144EF" w:rsidRDefault="00303495" w:rsidP="00AD6363">
            <w:pPr>
              <w:pStyle w:val="ConsPlusNormal"/>
              <w:rPr>
                <w:del w:id="4155" w:author="Антон Хабиров" w:date="2021-01-20T01:41:00Z"/>
                <w:sz w:val="28"/>
                <w:szCs w:val="28"/>
                <w:lang w:val="en-US"/>
              </w:rPr>
            </w:pPr>
          </w:p>
        </w:tc>
        <w:tc>
          <w:tcPr>
            <w:tcW w:w="1361" w:type="dxa"/>
          </w:tcPr>
          <w:p w:rsidR="00303495" w:rsidRPr="001144EF" w:rsidRDefault="00303495" w:rsidP="00AD6363">
            <w:pPr>
              <w:pStyle w:val="ConsPlusNormal"/>
              <w:rPr>
                <w:del w:id="4156" w:author="Антон Хабиров" w:date="2021-01-20T01:41:00Z"/>
                <w:sz w:val="28"/>
                <w:szCs w:val="28"/>
                <w:lang w:val="en-US"/>
              </w:rPr>
            </w:pPr>
          </w:p>
        </w:tc>
      </w:tr>
      <w:tr w:rsidR="00303495" w:rsidRPr="001144EF" w:rsidTr="00AD6363">
        <w:trPr>
          <w:jc w:val="center"/>
          <w:del w:id="4157" w:author="Антон Хабиров" w:date="2021-01-20T01:41:00Z"/>
        </w:trPr>
        <w:tc>
          <w:tcPr>
            <w:tcW w:w="3175" w:type="dxa"/>
          </w:tcPr>
          <w:p w:rsidR="00303495" w:rsidRPr="001144EF" w:rsidRDefault="00303495" w:rsidP="00AD6363">
            <w:pPr>
              <w:pStyle w:val="ConsPlusNormal"/>
              <w:rPr>
                <w:del w:id="4158" w:author="Антон Хабиров" w:date="2021-01-20T01:41:00Z"/>
                <w:sz w:val="28"/>
                <w:szCs w:val="28"/>
                <w:lang w:val="en-US"/>
              </w:rPr>
            </w:pPr>
            <w:del w:id="4159" w:author="Антон Хабиров" w:date="2021-01-20T01:41:00Z">
              <w:r w:rsidRPr="001144EF">
                <w:rPr>
                  <w:sz w:val="28"/>
                  <w:szCs w:val="28"/>
                  <w:lang w:val="en-US"/>
                </w:rPr>
                <w:delText xml:space="preserve">1- </w:delText>
              </w:r>
              <w:r w:rsidRPr="001144EF">
                <w:rPr>
                  <w:sz w:val="28"/>
                  <w:szCs w:val="28"/>
                </w:rPr>
                <w:delText>и</w:delText>
              </w:r>
              <w:r w:rsidRPr="001144EF">
                <w:rPr>
                  <w:sz w:val="28"/>
                  <w:szCs w:val="28"/>
                  <w:lang w:val="en-US"/>
                </w:rPr>
                <w:delText xml:space="preserve"> 2-</w:delText>
              </w:r>
              <w:r w:rsidRPr="001144EF">
                <w:rPr>
                  <w:sz w:val="28"/>
                  <w:szCs w:val="28"/>
                </w:rPr>
                <w:delText>вагонные</w:delText>
              </w:r>
            </w:del>
          </w:p>
        </w:tc>
        <w:tc>
          <w:tcPr>
            <w:tcW w:w="1077" w:type="dxa"/>
          </w:tcPr>
          <w:p w:rsidR="00303495" w:rsidRPr="001144EF" w:rsidRDefault="00303495" w:rsidP="00AD6363">
            <w:pPr>
              <w:pStyle w:val="ConsPlusNormal"/>
              <w:jc w:val="center"/>
              <w:rPr>
                <w:del w:id="4160" w:author="Антон Хабиров" w:date="2021-01-20T01:41:00Z"/>
                <w:sz w:val="28"/>
                <w:szCs w:val="28"/>
                <w:lang w:val="en-US"/>
              </w:rPr>
            </w:pPr>
            <w:del w:id="4161" w:author="Антон Хабиров" w:date="2021-01-20T01:41:00Z">
              <w:r w:rsidRPr="001144EF">
                <w:rPr>
                  <w:sz w:val="28"/>
                  <w:szCs w:val="28"/>
                </w:rPr>
                <w:delText>поезд</w:delText>
              </w:r>
            </w:del>
          </w:p>
        </w:tc>
        <w:tc>
          <w:tcPr>
            <w:tcW w:w="1254" w:type="dxa"/>
          </w:tcPr>
          <w:p w:rsidR="00303495" w:rsidRPr="001144EF" w:rsidRDefault="00303495" w:rsidP="00AD6363">
            <w:pPr>
              <w:pStyle w:val="ConsPlusNormal"/>
              <w:rPr>
                <w:del w:id="4162" w:author="Антон Хабиров" w:date="2021-01-20T01:41:00Z"/>
                <w:sz w:val="28"/>
                <w:szCs w:val="28"/>
                <w:lang w:val="en-US"/>
              </w:rPr>
            </w:pPr>
            <w:del w:id="4163" w:author="Антон Хабиров" w:date="2021-01-20T01:41:00Z">
              <w:r w:rsidRPr="001144EF">
                <w:rPr>
                  <w:sz w:val="28"/>
                  <w:szCs w:val="28"/>
                  <w:lang w:val="en-US"/>
                </w:rPr>
                <w:delText>A, B, E</w:delText>
              </w:r>
            </w:del>
          </w:p>
        </w:tc>
        <w:tc>
          <w:tcPr>
            <w:tcW w:w="2211" w:type="dxa"/>
          </w:tcPr>
          <w:p w:rsidR="00303495" w:rsidRPr="001144EF" w:rsidRDefault="00303495" w:rsidP="00AD6363">
            <w:pPr>
              <w:pStyle w:val="ConsPlusNormal"/>
              <w:rPr>
                <w:del w:id="4164" w:author="Антон Хабиров" w:date="2021-01-20T01:41:00Z"/>
                <w:sz w:val="28"/>
                <w:szCs w:val="28"/>
                <w:lang w:val="en-US"/>
              </w:rPr>
            </w:pPr>
            <w:del w:id="4165"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E</w:delText>
              </w:r>
            </w:del>
          </w:p>
        </w:tc>
        <w:tc>
          <w:tcPr>
            <w:tcW w:w="1361" w:type="dxa"/>
          </w:tcPr>
          <w:p w:rsidR="00303495" w:rsidRPr="001144EF" w:rsidRDefault="00303495" w:rsidP="00AD6363">
            <w:pPr>
              <w:pStyle w:val="ConsPlusNormal"/>
              <w:jc w:val="center"/>
              <w:rPr>
                <w:del w:id="4166" w:author="Антон Хабиров" w:date="2021-01-20T01:41:00Z"/>
                <w:sz w:val="28"/>
                <w:szCs w:val="28"/>
                <w:lang w:val="en-US"/>
              </w:rPr>
            </w:pPr>
            <w:del w:id="4167" w:author="Антон Хабиров" w:date="2021-01-20T01:41:00Z">
              <w:r w:rsidRPr="001144EF">
                <w:rPr>
                  <w:sz w:val="28"/>
                  <w:szCs w:val="28"/>
                  <w:lang w:val="en-US"/>
                </w:rPr>
                <w:delText>2</w:delText>
              </w:r>
            </w:del>
          </w:p>
        </w:tc>
      </w:tr>
      <w:tr w:rsidR="00303495" w:rsidRPr="001144EF" w:rsidTr="00AD6363">
        <w:trPr>
          <w:jc w:val="center"/>
          <w:del w:id="4168" w:author="Антон Хабиров" w:date="2021-01-20T01:41:00Z"/>
        </w:trPr>
        <w:tc>
          <w:tcPr>
            <w:tcW w:w="3175" w:type="dxa"/>
          </w:tcPr>
          <w:p w:rsidR="00303495" w:rsidRPr="001144EF" w:rsidRDefault="00303495" w:rsidP="00AD6363">
            <w:pPr>
              <w:pStyle w:val="ConsPlusNormal"/>
              <w:rPr>
                <w:del w:id="4169" w:author="Антон Хабиров" w:date="2021-01-20T01:41:00Z"/>
                <w:sz w:val="28"/>
                <w:szCs w:val="28"/>
                <w:lang w:val="en-US"/>
              </w:rPr>
            </w:pPr>
            <w:del w:id="4170" w:author="Антон Хабиров" w:date="2021-01-20T01:41:00Z">
              <w:r w:rsidRPr="001144EF">
                <w:rPr>
                  <w:sz w:val="28"/>
                  <w:szCs w:val="28"/>
                  <w:lang w:val="en-US"/>
                </w:rPr>
                <w:delText xml:space="preserve">2- </w:delText>
              </w:r>
              <w:r w:rsidRPr="001144EF">
                <w:rPr>
                  <w:sz w:val="28"/>
                  <w:szCs w:val="28"/>
                </w:rPr>
                <w:delText>и</w:delText>
              </w:r>
              <w:r w:rsidRPr="001144EF">
                <w:rPr>
                  <w:sz w:val="28"/>
                  <w:szCs w:val="28"/>
                  <w:lang w:val="en-US"/>
                </w:rPr>
                <w:delText xml:space="preserve"> 4-</w:delText>
              </w:r>
              <w:r w:rsidRPr="001144EF">
                <w:rPr>
                  <w:sz w:val="28"/>
                  <w:szCs w:val="28"/>
                </w:rPr>
                <w:delText>вагонные</w:delText>
              </w:r>
            </w:del>
          </w:p>
        </w:tc>
        <w:tc>
          <w:tcPr>
            <w:tcW w:w="1077" w:type="dxa"/>
          </w:tcPr>
          <w:p w:rsidR="00303495" w:rsidRPr="001144EF" w:rsidRDefault="00303495" w:rsidP="00AD6363">
            <w:pPr>
              <w:pStyle w:val="ConsPlusNormal"/>
              <w:jc w:val="center"/>
              <w:rPr>
                <w:del w:id="4171" w:author="Антон Хабиров" w:date="2021-01-20T01:41:00Z"/>
                <w:sz w:val="28"/>
                <w:szCs w:val="28"/>
                <w:lang w:val="en-US"/>
              </w:rPr>
            </w:pPr>
            <w:del w:id="4172" w:author="Антон Хабиров" w:date="2021-01-20T01:41:00Z">
              <w:r w:rsidRPr="001144EF">
                <w:rPr>
                  <w:sz w:val="28"/>
                  <w:szCs w:val="28"/>
                </w:rPr>
                <w:delText>поезд</w:delText>
              </w:r>
            </w:del>
          </w:p>
        </w:tc>
        <w:tc>
          <w:tcPr>
            <w:tcW w:w="1254" w:type="dxa"/>
          </w:tcPr>
          <w:p w:rsidR="00303495" w:rsidRPr="001144EF" w:rsidRDefault="00303495" w:rsidP="00AD6363">
            <w:pPr>
              <w:pStyle w:val="ConsPlusNormal"/>
              <w:rPr>
                <w:del w:id="4173" w:author="Антон Хабиров" w:date="2021-01-20T01:41:00Z"/>
                <w:sz w:val="28"/>
                <w:szCs w:val="28"/>
                <w:lang w:val="en-US"/>
              </w:rPr>
            </w:pPr>
            <w:del w:id="4174" w:author="Антон Хабиров" w:date="2021-01-20T01:41:00Z">
              <w:r w:rsidRPr="001144EF">
                <w:rPr>
                  <w:sz w:val="28"/>
                  <w:szCs w:val="28"/>
                  <w:lang w:val="en-US"/>
                </w:rPr>
                <w:delText>A, B, E</w:delText>
              </w:r>
            </w:del>
          </w:p>
        </w:tc>
        <w:tc>
          <w:tcPr>
            <w:tcW w:w="2211" w:type="dxa"/>
          </w:tcPr>
          <w:p w:rsidR="00303495" w:rsidRPr="001144EF" w:rsidRDefault="00303495" w:rsidP="00AD6363">
            <w:pPr>
              <w:pStyle w:val="ConsPlusNormal"/>
              <w:rPr>
                <w:del w:id="4175" w:author="Антон Хабиров" w:date="2021-01-20T01:41:00Z"/>
                <w:sz w:val="28"/>
                <w:szCs w:val="28"/>
                <w:lang w:val="en-US"/>
              </w:rPr>
            </w:pPr>
            <w:del w:id="4176"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E</w:delText>
              </w:r>
            </w:del>
          </w:p>
        </w:tc>
        <w:tc>
          <w:tcPr>
            <w:tcW w:w="1361" w:type="dxa"/>
          </w:tcPr>
          <w:p w:rsidR="00303495" w:rsidRPr="001144EF" w:rsidRDefault="00303495" w:rsidP="00AD6363">
            <w:pPr>
              <w:pStyle w:val="ConsPlusNormal"/>
              <w:jc w:val="center"/>
              <w:rPr>
                <w:del w:id="4177" w:author="Антон Хабиров" w:date="2021-01-20T01:41:00Z"/>
                <w:sz w:val="28"/>
                <w:szCs w:val="28"/>
                <w:lang w:val="en-US"/>
              </w:rPr>
            </w:pPr>
            <w:del w:id="4178" w:author="Антон Хабиров" w:date="2021-01-20T01:41:00Z">
              <w:r w:rsidRPr="001144EF">
                <w:rPr>
                  <w:sz w:val="28"/>
                  <w:szCs w:val="28"/>
                  <w:lang w:val="en-US"/>
                </w:rPr>
                <w:delText>4</w:delText>
              </w:r>
            </w:del>
          </w:p>
        </w:tc>
      </w:tr>
      <w:tr w:rsidR="00303495" w:rsidRPr="001144EF" w:rsidTr="00AD6363">
        <w:trPr>
          <w:jc w:val="center"/>
          <w:del w:id="4179" w:author="Антон Хабиров" w:date="2021-01-20T01:41:00Z"/>
        </w:trPr>
        <w:tc>
          <w:tcPr>
            <w:tcW w:w="3175" w:type="dxa"/>
          </w:tcPr>
          <w:p w:rsidR="00303495" w:rsidRPr="001144EF" w:rsidRDefault="00303495" w:rsidP="00AD6363">
            <w:pPr>
              <w:pStyle w:val="ConsPlusNormal"/>
              <w:rPr>
                <w:del w:id="4180" w:author="Антон Хабиров" w:date="2021-01-20T01:41:00Z"/>
                <w:sz w:val="28"/>
                <w:szCs w:val="28"/>
                <w:lang w:val="en-US"/>
              </w:rPr>
            </w:pPr>
            <w:del w:id="4181" w:author="Антон Хабиров" w:date="2021-01-20T01:41:00Z">
              <w:r w:rsidRPr="001144EF">
                <w:rPr>
                  <w:sz w:val="28"/>
                  <w:szCs w:val="28"/>
                </w:rPr>
                <w:delText>Рефрижераторные</w:delText>
              </w:r>
              <w:r w:rsidRPr="001144EF">
                <w:rPr>
                  <w:sz w:val="28"/>
                  <w:szCs w:val="28"/>
                  <w:lang w:val="en-US"/>
                </w:rPr>
                <w:delText xml:space="preserve"> </w:delText>
              </w:r>
              <w:r w:rsidRPr="001144EF">
                <w:rPr>
                  <w:sz w:val="28"/>
                  <w:szCs w:val="28"/>
                </w:rPr>
                <w:delText>секции</w:delText>
              </w:r>
            </w:del>
          </w:p>
        </w:tc>
        <w:tc>
          <w:tcPr>
            <w:tcW w:w="1077" w:type="dxa"/>
          </w:tcPr>
          <w:p w:rsidR="00303495" w:rsidRPr="001144EF" w:rsidRDefault="00303495" w:rsidP="00AD6363">
            <w:pPr>
              <w:pStyle w:val="ConsPlusNormal"/>
              <w:jc w:val="center"/>
              <w:rPr>
                <w:del w:id="4182" w:author="Антон Хабиров" w:date="2021-01-20T01:41:00Z"/>
                <w:sz w:val="28"/>
                <w:szCs w:val="28"/>
                <w:lang w:val="en-US"/>
              </w:rPr>
            </w:pPr>
            <w:del w:id="4183" w:author="Антон Хабиров" w:date="2021-01-20T01:41:00Z">
              <w:r w:rsidRPr="001144EF">
                <w:rPr>
                  <w:sz w:val="28"/>
                  <w:szCs w:val="28"/>
                </w:rPr>
                <w:delText>секция</w:delText>
              </w:r>
            </w:del>
          </w:p>
        </w:tc>
        <w:tc>
          <w:tcPr>
            <w:tcW w:w="1254" w:type="dxa"/>
          </w:tcPr>
          <w:p w:rsidR="00303495" w:rsidRPr="001144EF" w:rsidRDefault="00303495" w:rsidP="00AD6363">
            <w:pPr>
              <w:pStyle w:val="ConsPlusNormal"/>
              <w:rPr>
                <w:del w:id="4184" w:author="Антон Хабиров" w:date="2021-01-20T01:41:00Z"/>
                <w:sz w:val="28"/>
                <w:szCs w:val="28"/>
                <w:lang w:val="en-US"/>
              </w:rPr>
            </w:pPr>
            <w:del w:id="4185" w:author="Антон Хабиров" w:date="2021-01-20T01:41:00Z">
              <w:r w:rsidRPr="001144EF">
                <w:rPr>
                  <w:sz w:val="28"/>
                  <w:szCs w:val="28"/>
                  <w:lang w:val="en-US"/>
                </w:rPr>
                <w:delText>A, B, E</w:delText>
              </w:r>
            </w:del>
          </w:p>
        </w:tc>
        <w:tc>
          <w:tcPr>
            <w:tcW w:w="2211" w:type="dxa"/>
          </w:tcPr>
          <w:p w:rsidR="00303495" w:rsidRPr="001144EF" w:rsidRDefault="00303495" w:rsidP="00AD6363">
            <w:pPr>
              <w:pStyle w:val="ConsPlusNormal"/>
              <w:rPr>
                <w:del w:id="4186" w:author="Антон Хабиров" w:date="2021-01-20T01:41:00Z"/>
                <w:sz w:val="28"/>
                <w:szCs w:val="28"/>
                <w:lang w:val="en-US"/>
              </w:rPr>
            </w:pPr>
            <w:del w:id="4187"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E</w:delText>
              </w:r>
            </w:del>
          </w:p>
        </w:tc>
        <w:tc>
          <w:tcPr>
            <w:tcW w:w="1361" w:type="dxa"/>
          </w:tcPr>
          <w:p w:rsidR="00303495" w:rsidRPr="001144EF" w:rsidRDefault="00303495" w:rsidP="00AD6363">
            <w:pPr>
              <w:pStyle w:val="ConsPlusNormal"/>
              <w:jc w:val="center"/>
              <w:rPr>
                <w:del w:id="4188" w:author="Антон Хабиров" w:date="2021-01-20T01:41:00Z"/>
                <w:sz w:val="28"/>
                <w:szCs w:val="28"/>
                <w:lang w:val="en-US"/>
              </w:rPr>
            </w:pPr>
            <w:del w:id="4189" w:author="Антон Хабиров" w:date="2021-01-20T01:41:00Z">
              <w:r w:rsidRPr="001144EF">
                <w:rPr>
                  <w:sz w:val="28"/>
                  <w:szCs w:val="28"/>
                  <w:lang w:val="en-US"/>
                </w:rPr>
                <w:delText>2</w:delText>
              </w:r>
            </w:del>
          </w:p>
        </w:tc>
      </w:tr>
      <w:tr w:rsidR="00303495" w:rsidRPr="001144EF" w:rsidTr="00AD6363">
        <w:trPr>
          <w:jc w:val="center"/>
          <w:del w:id="4190" w:author="Антон Хабиров" w:date="2021-01-20T01:41:00Z"/>
        </w:trPr>
        <w:tc>
          <w:tcPr>
            <w:tcW w:w="9078" w:type="dxa"/>
            <w:gridSpan w:val="5"/>
          </w:tcPr>
          <w:p w:rsidR="00303495" w:rsidRPr="001144EF" w:rsidRDefault="00303495" w:rsidP="00AD6363">
            <w:pPr>
              <w:pStyle w:val="ConsPlusNormal"/>
              <w:jc w:val="center"/>
              <w:outlineLvl w:val="2"/>
              <w:rPr>
                <w:del w:id="4191" w:author="Антон Хабиров" w:date="2021-01-20T01:41:00Z"/>
                <w:sz w:val="28"/>
                <w:szCs w:val="28"/>
                <w:lang w:val="en-US"/>
              </w:rPr>
            </w:pPr>
            <w:del w:id="4192" w:author="Антон Хабиров" w:date="2021-01-20T01:41:00Z">
              <w:r w:rsidRPr="001144EF">
                <w:rPr>
                  <w:sz w:val="28"/>
                  <w:szCs w:val="28"/>
                </w:rPr>
                <w:delText>Пассажирские</w:delText>
              </w:r>
              <w:r w:rsidRPr="001144EF">
                <w:rPr>
                  <w:sz w:val="28"/>
                  <w:szCs w:val="28"/>
                  <w:lang w:val="en-US"/>
                </w:rPr>
                <w:delText xml:space="preserve"> </w:delText>
              </w:r>
              <w:r w:rsidRPr="001144EF">
                <w:rPr>
                  <w:sz w:val="28"/>
                  <w:szCs w:val="28"/>
                </w:rPr>
                <w:delText>вагоны</w:delText>
              </w:r>
            </w:del>
          </w:p>
        </w:tc>
      </w:tr>
      <w:tr w:rsidR="00303495" w:rsidRPr="001144EF" w:rsidTr="00AD6363">
        <w:trPr>
          <w:jc w:val="center"/>
          <w:del w:id="4193" w:author="Антон Хабиров" w:date="2021-01-20T01:41:00Z"/>
        </w:trPr>
        <w:tc>
          <w:tcPr>
            <w:tcW w:w="3175" w:type="dxa"/>
            <w:vMerge w:val="restart"/>
          </w:tcPr>
          <w:p w:rsidR="00303495" w:rsidRPr="001144EF" w:rsidRDefault="00303495" w:rsidP="00AD6363">
            <w:pPr>
              <w:pStyle w:val="ConsPlusNormal"/>
              <w:rPr>
                <w:del w:id="4194" w:author="Антон Хабиров" w:date="2021-01-20T01:41:00Z"/>
                <w:sz w:val="28"/>
                <w:szCs w:val="28"/>
                <w:lang w:val="en-US"/>
              </w:rPr>
            </w:pPr>
            <w:del w:id="4195" w:author="Антон Хабиров" w:date="2021-01-20T01:41:00Z">
              <w:r w:rsidRPr="001144EF">
                <w:rPr>
                  <w:sz w:val="28"/>
                  <w:szCs w:val="28"/>
                </w:rPr>
                <w:lastRenderedPageBreak/>
                <w:delText>Вагоны</w:delText>
              </w:r>
              <w:r w:rsidRPr="001144EF">
                <w:rPr>
                  <w:sz w:val="28"/>
                  <w:szCs w:val="28"/>
                  <w:lang w:val="en-US"/>
                </w:rPr>
                <w:delText xml:space="preserve">, </w:delText>
              </w:r>
              <w:r w:rsidRPr="001144EF">
                <w:rPr>
                  <w:sz w:val="28"/>
                  <w:szCs w:val="28"/>
                </w:rPr>
                <w:delText>предназначенные</w:delText>
              </w:r>
              <w:r w:rsidRPr="001144EF">
                <w:rPr>
                  <w:sz w:val="28"/>
                  <w:szCs w:val="28"/>
                  <w:lang w:val="en-US"/>
                </w:rPr>
                <w:delText xml:space="preserve"> </w:delText>
              </w:r>
              <w:r w:rsidRPr="001144EF">
                <w:rPr>
                  <w:sz w:val="28"/>
                  <w:szCs w:val="28"/>
                </w:rPr>
                <w:delText>для</w:delText>
              </w:r>
              <w:r w:rsidRPr="001144EF">
                <w:rPr>
                  <w:sz w:val="28"/>
                  <w:szCs w:val="28"/>
                  <w:lang w:val="en-US"/>
                </w:rPr>
                <w:delText xml:space="preserve"> </w:delText>
              </w:r>
              <w:r w:rsidRPr="001144EF">
                <w:rPr>
                  <w:sz w:val="28"/>
                  <w:szCs w:val="28"/>
                </w:rPr>
                <w:delText>перевозки</w:delText>
              </w:r>
              <w:r w:rsidRPr="001144EF">
                <w:rPr>
                  <w:sz w:val="28"/>
                  <w:szCs w:val="28"/>
                  <w:lang w:val="en-US"/>
                </w:rPr>
                <w:delText xml:space="preserve"> </w:delText>
              </w:r>
              <w:r w:rsidRPr="001144EF">
                <w:rPr>
                  <w:sz w:val="28"/>
                  <w:szCs w:val="28"/>
                </w:rPr>
                <w:delText>пассажиров</w:delText>
              </w:r>
            </w:del>
          </w:p>
        </w:tc>
        <w:tc>
          <w:tcPr>
            <w:tcW w:w="1077" w:type="dxa"/>
            <w:vMerge w:val="restart"/>
          </w:tcPr>
          <w:p w:rsidR="00303495" w:rsidRPr="001144EF" w:rsidRDefault="00303495" w:rsidP="00AD6363">
            <w:pPr>
              <w:pStyle w:val="ConsPlusNormal"/>
              <w:jc w:val="center"/>
              <w:rPr>
                <w:del w:id="4196" w:author="Антон Хабиров" w:date="2021-01-20T01:41:00Z"/>
                <w:sz w:val="28"/>
                <w:szCs w:val="28"/>
                <w:lang w:val="en-US"/>
              </w:rPr>
            </w:pPr>
            <w:del w:id="4197" w:author="Антон Хабиров" w:date="2021-01-20T01:41:00Z">
              <w:r w:rsidRPr="001144EF">
                <w:rPr>
                  <w:sz w:val="28"/>
                  <w:szCs w:val="28"/>
                </w:rPr>
                <w:delText>вагон</w:delText>
              </w:r>
            </w:del>
          </w:p>
        </w:tc>
        <w:tc>
          <w:tcPr>
            <w:tcW w:w="1254" w:type="dxa"/>
            <w:vMerge w:val="restart"/>
          </w:tcPr>
          <w:p w:rsidR="00303495" w:rsidRPr="001144EF" w:rsidRDefault="00303495" w:rsidP="00AD6363">
            <w:pPr>
              <w:pStyle w:val="ConsPlusNormal"/>
              <w:rPr>
                <w:del w:id="4198" w:author="Антон Хабиров" w:date="2021-01-20T01:41:00Z"/>
                <w:sz w:val="28"/>
                <w:szCs w:val="28"/>
                <w:lang w:val="en-US"/>
              </w:rPr>
            </w:pPr>
            <w:del w:id="4199" w:author="Антон Хабиров" w:date="2021-01-20T01:41:00Z">
              <w:r w:rsidRPr="001144EF">
                <w:rPr>
                  <w:sz w:val="28"/>
                  <w:szCs w:val="28"/>
                  <w:lang w:val="en-US"/>
                </w:rPr>
                <w:delText>A, E</w:delText>
              </w:r>
            </w:del>
          </w:p>
        </w:tc>
        <w:tc>
          <w:tcPr>
            <w:tcW w:w="2211" w:type="dxa"/>
          </w:tcPr>
          <w:p w:rsidR="00303495" w:rsidRPr="001144EF" w:rsidRDefault="00303495" w:rsidP="00AD6363">
            <w:pPr>
              <w:pStyle w:val="ConsPlusNormal"/>
              <w:rPr>
                <w:del w:id="4200" w:author="Антон Хабиров" w:date="2021-01-20T01:41:00Z"/>
                <w:sz w:val="28"/>
                <w:szCs w:val="28"/>
                <w:lang w:val="en-US"/>
              </w:rPr>
            </w:pPr>
            <w:del w:id="4201"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C, E</w:delText>
              </w:r>
            </w:del>
          </w:p>
        </w:tc>
        <w:tc>
          <w:tcPr>
            <w:tcW w:w="1361" w:type="dxa"/>
          </w:tcPr>
          <w:p w:rsidR="00303495" w:rsidRPr="001144EF" w:rsidRDefault="00303495" w:rsidP="00AD6363">
            <w:pPr>
              <w:pStyle w:val="ConsPlusNormal"/>
              <w:jc w:val="center"/>
              <w:rPr>
                <w:del w:id="4202" w:author="Антон Хабиров" w:date="2021-01-20T01:41:00Z"/>
                <w:sz w:val="28"/>
                <w:szCs w:val="28"/>
                <w:lang w:val="en-US"/>
              </w:rPr>
            </w:pPr>
            <w:del w:id="4203" w:author="Антон Хабиров" w:date="2021-01-20T01:41:00Z">
              <w:r w:rsidRPr="001144EF">
                <w:rPr>
                  <w:sz w:val="28"/>
                  <w:szCs w:val="28"/>
                  <w:lang w:val="en-US"/>
                </w:rPr>
                <w:delText>1</w:delText>
              </w:r>
            </w:del>
          </w:p>
        </w:tc>
      </w:tr>
      <w:tr w:rsidR="00303495" w:rsidRPr="001144EF" w:rsidTr="00AD6363">
        <w:trPr>
          <w:jc w:val="center"/>
          <w:del w:id="4204" w:author="Антон Хабиров" w:date="2021-01-20T01:41:00Z"/>
        </w:trPr>
        <w:tc>
          <w:tcPr>
            <w:tcW w:w="3175" w:type="dxa"/>
            <w:vMerge/>
          </w:tcPr>
          <w:p w:rsidR="00303495" w:rsidRPr="001144EF" w:rsidRDefault="00303495" w:rsidP="00AD6363">
            <w:pPr>
              <w:pStyle w:val="ConsPlusNormal"/>
              <w:jc w:val="both"/>
              <w:rPr>
                <w:del w:id="4205" w:author="Антон Хабиров" w:date="2021-01-20T01:41:00Z"/>
                <w:sz w:val="28"/>
                <w:szCs w:val="28"/>
                <w:lang w:val="en-US"/>
              </w:rPr>
            </w:pPr>
          </w:p>
        </w:tc>
        <w:tc>
          <w:tcPr>
            <w:tcW w:w="1077" w:type="dxa"/>
            <w:vMerge/>
          </w:tcPr>
          <w:p w:rsidR="00303495" w:rsidRPr="001144EF" w:rsidRDefault="00303495" w:rsidP="00AD6363">
            <w:pPr>
              <w:pStyle w:val="ConsPlusNormal"/>
              <w:jc w:val="both"/>
              <w:rPr>
                <w:del w:id="4206" w:author="Антон Хабиров" w:date="2021-01-20T01:41:00Z"/>
                <w:sz w:val="28"/>
                <w:szCs w:val="28"/>
                <w:lang w:val="en-US"/>
              </w:rPr>
            </w:pPr>
          </w:p>
        </w:tc>
        <w:tc>
          <w:tcPr>
            <w:tcW w:w="1254" w:type="dxa"/>
            <w:vMerge/>
          </w:tcPr>
          <w:p w:rsidR="00303495" w:rsidRPr="001144EF" w:rsidRDefault="00303495" w:rsidP="00AD6363">
            <w:pPr>
              <w:pStyle w:val="ConsPlusNormal"/>
              <w:jc w:val="both"/>
              <w:rPr>
                <w:del w:id="4207" w:author="Антон Хабиров" w:date="2021-01-20T01:41:00Z"/>
                <w:sz w:val="28"/>
                <w:szCs w:val="28"/>
                <w:lang w:val="en-US"/>
              </w:rPr>
            </w:pPr>
          </w:p>
        </w:tc>
        <w:tc>
          <w:tcPr>
            <w:tcW w:w="2211" w:type="dxa"/>
          </w:tcPr>
          <w:p w:rsidR="00303495" w:rsidRPr="001144EF" w:rsidRDefault="00303495" w:rsidP="00AD6363">
            <w:pPr>
              <w:pStyle w:val="ConsPlusNormal"/>
              <w:rPr>
                <w:del w:id="4208" w:author="Антон Хабиров" w:date="2021-01-20T01:41:00Z"/>
                <w:sz w:val="28"/>
                <w:szCs w:val="28"/>
                <w:lang w:val="en-US"/>
              </w:rPr>
            </w:pPr>
            <w:del w:id="4209" w:author="Антон Хабиров" w:date="2021-01-20T01:41:00Z">
              <w:r w:rsidRPr="001144EF">
                <w:rPr>
                  <w:sz w:val="28"/>
                  <w:szCs w:val="28"/>
                  <w:lang w:val="en-US"/>
                </w:rPr>
                <w:delText>34B, C, E</w:delText>
              </w:r>
            </w:del>
          </w:p>
        </w:tc>
        <w:tc>
          <w:tcPr>
            <w:tcW w:w="1361" w:type="dxa"/>
          </w:tcPr>
          <w:p w:rsidR="00303495" w:rsidRPr="001144EF" w:rsidRDefault="00303495" w:rsidP="00AD6363">
            <w:pPr>
              <w:pStyle w:val="ConsPlusNormal"/>
              <w:jc w:val="center"/>
              <w:rPr>
                <w:del w:id="4210" w:author="Антон Хабиров" w:date="2021-01-20T01:41:00Z"/>
                <w:sz w:val="28"/>
                <w:szCs w:val="28"/>
                <w:lang w:val="en-US"/>
              </w:rPr>
            </w:pPr>
            <w:del w:id="4211" w:author="Антон Хабиров" w:date="2021-01-20T01:41:00Z">
              <w:r w:rsidRPr="001144EF">
                <w:rPr>
                  <w:sz w:val="28"/>
                  <w:szCs w:val="28"/>
                  <w:lang w:val="en-US"/>
                </w:rPr>
                <w:delText>2</w:delText>
              </w:r>
            </w:del>
          </w:p>
        </w:tc>
      </w:tr>
      <w:tr w:rsidR="00303495" w:rsidRPr="001144EF" w:rsidTr="00AD6363">
        <w:trPr>
          <w:jc w:val="center"/>
          <w:del w:id="4212" w:author="Антон Хабиров" w:date="2021-01-20T01:41:00Z"/>
        </w:trPr>
        <w:tc>
          <w:tcPr>
            <w:tcW w:w="3175" w:type="dxa"/>
            <w:vMerge w:val="restart"/>
          </w:tcPr>
          <w:p w:rsidR="00303495" w:rsidRPr="001144EF" w:rsidRDefault="00303495" w:rsidP="00AD6363">
            <w:pPr>
              <w:pStyle w:val="ConsPlusNormal"/>
              <w:rPr>
                <w:del w:id="4213" w:author="Антон Хабиров" w:date="2021-01-20T01:41:00Z"/>
                <w:sz w:val="28"/>
                <w:szCs w:val="28"/>
                <w:lang w:val="en-US"/>
              </w:rPr>
            </w:pPr>
            <w:del w:id="4214" w:author="Антон Хабиров" w:date="2021-01-20T01:41:00Z">
              <w:r w:rsidRPr="001144EF">
                <w:rPr>
                  <w:sz w:val="28"/>
                  <w:szCs w:val="28"/>
                </w:rPr>
                <w:delText>Багажные</w:delText>
              </w:r>
              <w:r w:rsidRPr="001144EF">
                <w:rPr>
                  <w:sz w:val="28"/>
                  <w:szCs w:val="28"/>
                  <w:lang w:val="en-US"/>
                </w:rPr>
                <w:delText xml:space="preserve">, </w:delText>
              </w:r>
              <w:r w:rsidRPr="001144EF">
                <w:rPr>
                  <w:sz w:val="28"/>
                  <w:szCs w:val="28"/>
                </w:rPr>
                <w:delText>почтовые</w:delText>
              </w:r>
            </w:del>
          </w:p>
        </w:tc>
        <w:tc>
          <w:tcPr>
            <w:tcW w:w="1077" w:type="dxa"/>
            <w:vMerge w:val="restart"/>
          </w:tcPr>
          <w:p w:rsidR="00303495" w:rsidRPr="001144EF" w:rsidRDefault="00303495" w:rsidP="00AD6363">
            <w:pPr>
              <w:pStyle w:val="ConsPlusNormal"/>
              <w:jc w:val="center"/>
              <w:rPr>
                <w:del w:id="4215" w:author="Антон Хабиров" w:date="2021-01-20T01:41:00Z"/>
                <w:sz w:val="28"/>
                <w:szCs w:val="28"/>
                <w:lang w:val="en-US"/>
              </w:rPr>
            </w:pPr>
            <w:del w:id="4216" w:author="Антон Хабиров" w:date="2021-01-20T01:41:00Z">
              <w:r w:rsidRPr="001144EF">
                <w:rPr>
                  <w:sz w:val="28"/>
                  <w:szCs w:val="28"/>
                </w:rPr>
                <w:delText>вагон</w:delText>
              </w:r>
            </w:del>
          </w:p>
        </w:tc>
        <w:tc>
          <w:tcPr>
            <w:tcW w:w="1254" w:type="dxa"/>
            <w:vMerge w:val="restart"/>
          </w:tcPr>
          <w:p w:rsidR="00303495" w:rsidRPr="001144EF" w:rsidRDefault="00303495" w:rsidP="00AD6363">
            <w:pPr>
              <w:pStyle w:val="ConsPlusNormal"/>
              <w:rPr>
                <w:del w:id="4217" w:author="Антон Хабиров" w:date="2021-01-20T01:41:00Z"/>
                <w:sz w:val="28"/>
                <w:szCs w:val="28"/>
                <w:lang w:val="en-US"/>
              </w:rPr>
            </w:pPr>
            <w:del w:id="4218" w:author="Антон Хабиров" w:date="2021-01-20T01:41:00Z">
              <w:r w:rsidRPr="001144EF">
                <w:rPr>
                  <w:sz w:val="28"/>
                  <w:szCs w:val="28"/>
                  <w:lang w:val="en-US"/>
                </w:rPr>
                <w:delText>A, B, E</w:delText>
              </w:r>
            </w:del>
          </w:p>
        </w:tc>
        <w:tc>
          <w:tcPr>
            <w:tcW w:w="2211" w:type="dxa"/>
          </w:tcPr>
          <w:p w:rsidR="00303495" w:rsidRPr="001144EF" w:rsidRDefault="00303495" w:rsidP="00AD6363">
            <w:pPr>
              <w:pStyle w:val="ConsPlusNormal"/>
              <w:rPr>
                <w:del w:id="4219" w:author="Антон Хабиров" w:date="2021-01-20T01:41:00Z"/>
                <w:sz w:val="28"/>
                <w:szCs w:val="28"/>
                <w:lang w:val="en-US"/>
              </w:rPr>
            </w:pPr>
            <w:del w:id="4220"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C, E</w:delText>
              </w:r>
            </w:del>
          </w:p>
        </w:tc>
        <w:tc>
          <w:tcPr>
            <w:tcW w:w="1361" w:type="dxa"/>
          </w:tcPr>
          <w:p w:rsidR="00303495" w:rsidRPr="001144EF" w:rsidRDefault="00303495" w:rsidP="00AD6363">
            <w:pPr>
              <w:pStyle w:val="ConsPlusNormal"/>
              <w:jc w:val="center"/>
              <w:rPr>
                <w:del w:id="4221" w:author="Антон Хабиров" w:date="2021-01-20T01:41:00Z"/>
                <w:sz w:val="28"/>
                <w:szCs w:val="28"/>
                <w:lang w:val="en-US"/>
              </w:rPr>
            </w:pPr>
            <w:del w:id="4222" w:author="Антон Хабиров" w:date="2021-01-20T01:41:00Z">
              <w:r w:rsidRPr="001144EF">
                <w:rPr>
                  <w:sz w:val="28"/>
                  <w:szCs w:val="28"/>
                  <w:lang w:val="en-US"/>
                </w:rPr>
                <w:delText>2</w:delText>
              </w:r>
            </w:del>
          </w:p>
        </w:tc>
      </w:tr>
      <w:tr w:rsidR="00303495" w:rsidRPr="001144EF" w:rsidTr="00AD6363">
        <w:trPr>
          <w:jc w:val="center"/>
          <w:del w:id="4223" w:author="Антон Хабиров" w:date="2021-01-20T01:41:00Z"/>
        </w:trPr>
        <w:tc>
          <w:tcPr>
            <w:tcW w:w="3175" w:type="dxa"/>
            <w:vMerge/>
          </w:tcPr>
          <w:p w:rsidR="00303495" w:rsidRPr="001144EF" w:rsidRDefault="00303495" w:rsidP="00AD6363">
            <w:pPr>
              <w:pStyle w:val="ConsPlusNormal"/>
              <w:jc w:val="both"/>
              <w:rPr>
                <w:del w:id="4224" w:author="Антон Хабиров" w:date="2021-01-20T01:41:00Z"/>
                <w:sz w:val="28"/>
                <w:szCs w:val="28"/>
                <w:lang w:val="en-US"/>
              </w:rPr>
            </w:pPr>
          </w:p>
        </w:tc>
        <w:tc>
          <w:tcPr>
            <w:tcW w:w="1077" w:type="dxa"/>
            <w:vMerge/>
          </w:tcPr>
          <w:p w:rsidR="00303495" w:rsidRPr="001144EF" w:rsidRDefault="00303495" w:rsidP="00AD6363">
            <w:pPr>
              <w:pStyle w:val="ConsPlusNormal"/>
              <w:jc w:val="both"/>
              <w:rPr>
                <w:del w:id="4225" w:author="Антон Хабиров" w:date="2021-01-20T01:41:00Z"/>
                <w:sz w:val="28"/>
                <w:szCs w:val="28"/>
                <w:lang w:val="en-US"/>
              </w:rPr>
            </w:pPr>
          </w:p>
        </w:tc>
        <w:tc>
          <w:tcPr>
            <w:tcW w:w="1254" w:type="dxa"/>
            <w:vMerge/>
          </w:tcPr>
          <w:p w:rsidR="00303495" w:rsidRPr="001144EF" w:rsidRDefault="00303495" w:rsidP="00AD6363">
            <w:pPr>
              <w:pStyle w:val="ConsPlusNormal"/>
              <w:jc w:val="both"/>
              <w:rPr>
                <w:del w:id="4226" w:author="Антон Хабиров" w:date="2021-01-20T01:41:00Z"/>
                <w:sz w:val="28"/>
                <w:szCs w:val="28"/>
                <w:lang w:val="en-US"/>
              </w:rPr>
            </w:pPr>
          </w:p>
        </w:tc>
        <w:tc>
          <w:tcPr>
            <w:tcW w:w="2211" w:type="dxa"/>
          </w:tcPr>
          <w:p w:rsidR="00303495" w:rsidRPr="001144EF" w:rsidRDefault="00303495" w:rsidP="00AD6363">
            <w:pPr>
              <w:pStyle w:val="ConsPlusNormal"/>
              <w:rPr>
                <w:del w:id="4227" w:author="Антон Хабиров" w:date="2021-01-20T01:41:00Z"/>
                <w:sz w:val="28"/>
                <w:szCs w:val="28"/>
                <w:lang w:val="en-US"/>
              </w:rPr>
            </w:pPr>
            <w:del w:id="4228" w:author="Антон Хабиров" w:date="2021-01-20T01:41:00Z">
              <w:r w:rsidRPr="001144EF">
                <w:rPr>
                  <w:sz w:val="28"/>
                  <w:szCs w:val="28"/>
                  <w:lang w:val="en-US"/>
                </w:rPr>
                <w:delText>34B, C, E</w:delText>
              </w:r>
            </w:del>
          </w:p>
        </w:tc>
        <w:tc>
          <w:tcPr>
            <w:tcW w:w="1361" w:type="dxa"/>
          </w:tcPr>
          <w:p w:rsidR="00303495" w:rsidRPr="001144EF" w:rsidRDefault="00303495" w:rsidP="00AD6363">
            <w:pPr>
              <w:pStyle w:val="ConsPlusNormal"/>
              <w:jc w:val="center"/>
              <w:rPr>
                <w:del w:id="4229" w:author="Антон Хабиров" w:date="2021-01-20T01:41:00Z"/>
                <w:sz w:val="28"/>
                <w:szCs w:val="28"/>
                <w:lang w:val="en-US"/>
              </w:rPr>
            </w:pPr>
            <w:del w:id="4230" w:author="Антон Хабиров" w:date="2021-01-20T01:41:00Z">
              <w:r w:rsidRPr="001144EF">
                <w:rPr>
                  <w:sz w:val="28"/>
                  <w:szCs w:val="28"/>
                  <w:lang w:val="en-US"/>
                </w:rPr>
                <w:delText>1</w:delText>
              </w:r>
            </w:del>
          </w:p>
        </w:tc>
      </w:tr>
      <w:tr w:rsidR="00303495" w:rsidRPr="001144EF" w:rsidTr="00AD6363">
        <w:trPr>
          <w:jc w:val="center"/>
          <w:del w:id="4231" w:author="Антон Хабиров" w:date="2021-01-20T01:41:00Z"/>
        </w:trPr>
        <w:tc>
          <w:tcPr>
            <w:tcW w:w="3175" w:type="dxa"/>
            <w:vMerge w:val="restart"/>
          </w:tcPr>
          <w:p w:rsidR="00303495" w:rsidRPr="001144EF" w:rsidRDefault="00303495" w:rsidP="00AD6363">
            <w:pPr>
              <w:pStyle w:val="ConsPlusNormal"/>
              <w:rPr>
                <w:del w:id="4232" w:author="Антон Хабиров" w:date="2021-01-20T01:41:00Z"/>
                <w:sz w:val="28"/>
                <w:szCs w:val="28"/>
                <w:lang w:val="en-US"/>
              </w:rPr>
            </w:pPr>
            <w:del w:id="4233" w:author="Антон Хабиров" w:date="2021-01-20T01:41:00Z">
              <w:r w:rsidRPr="001144EF">
                <w:rPr>
                  <w:sz w:val="28"/>
                  <w:szCs w:val="28"/>
                </w:rPr>
                <w:delText>Вагоны</w:delText>
              </w:r>
              <w:r w:rsidRPr="001144EF">
                <w:rPr>
                  <w:sz w:val="28"/>
                  <w:szCs w:val="28"/>
                  <w:lang w:val="en-US"/>
                </w:rPr>
                <w:delText>-</w:delText>
              </w:r>
              <w:r w:rsidRPr="001144EF">
                <w:rPr>
                  <w:sz w:val="28"/>
                  <w:szCs w:val="28"/>
                </w:rPr>
                <w:delText>рестораны</w:delText>
              </w:r>
            </w:del>
          </w:p>
        </w:tc>
        <w:tc>
          <w:tcPr>
            <w:tcW w:w="1077" w:type="dxa"/>
            <w:vMerge w:val="restart"/>
          </w:tcPr>
          <w:p w:rsidR="00303495" w:rsidRPr="001144EF" w:rsidRDefault="00303495" w:rsidP="00AD6363">
            <w:pPr>
              <w:pStyle w:val="ConsPlusNormal"/>
              <w:jc w:val="center"/>
              <w:rPr>
                <w:del w:id="4234" w:author="Антон Хабиров" w:date="2021-01-20T01:41:00Z"/>
                <w:sz w:val="28"/>
                <w:szCs w:val="28"/>
                <w:lang w:val="en-US"/>
              </w:rPr>
            </w:pPr>
            <w:del w:id="4235" w:author="Антон Хабиров" w:date="2021-01-20T01:41:00Z">
              <w:r w:rsidRPr="001144EF">
                <w:rPr>
                  <w:sz w:val="28"/>
                  <w:szCs w:val="28"/>
                </w:rPr>
                <w:delText>вагон</w:delText>
              </w:r>
            </w:del>
          </w:p>
        </w:tc>
        <w:tc>
          <w:tcPr>
            <w:tcW w:w="1254" w:type="dxa"/>
            <w:vMerge w:val="restart"/>
          </w:tcPr>
          <w:p w:rsidR="00303495" w:rsidRPr="001144EF" w:rsidRDefault="00303495" w:rsidP="00AD6363">
            <w:pPr>
              <w:pStyle w:val="ConsPlusNormal"/>
              <w:rPr>
                <w:del w:id="4236" w:author="Антон Хабиров" w:date="2021-01-20T01:41:00Z"/>
                <w:sz w:val="28"/>
                <w:szCs w:val="28"/>
                <w:lang w:val="en-US"/>
              </w:rPr>
            </w:pPr>
            <w:del w:id="4237" w:author="Антон Хабиров" w:date="2021-01-20T01:41:00Z">
              <w:r w:rsidRPr="001144EF">
                <w:rPr>
                  <w:sz w:val="28"/>
                  <w:szCs w:val="28"/>
                  <w:lang w:val="en-US"/>
                </w:rPr>
                <w:delText>A, B, E</w:delText>
              </w:r>
            </w:del>
          </w:p>
        </w:tc>
        <w:tc>
          <w:tcPr>
            <w:tcW w:w="2211" w:type="dxa"/>
          </w:tcPr>
          <w:p w:rsidR="00303495" w:rsidRPr="001144EF" w:rsidRDefault="00303495" w:rsidP="00AD6363">
            <w:pPr>
              <w:pStyle w:val="ConsPlusNormal"/>
              <w:rPr>
                <w:del w:id="4238" w:author="Антон Хабиров" w:date="2021-01-20T01:41:00Z"/>
                <w:sz w:val="28"/>
                <w:szCs w:val="28"/>
                <w:lang w:val="en-US"/>
              </w:rPr>
            </w:pPr>
            <w:del w:id="4239"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C, E</w:delText>
              </w:r>
            </w:del>
          </w:p>
        </w:tc>
        <w:tc>
          <w:tcPr>
            <w:tcW w:w="1361" w:type="dxa"/>
          </w:tcPr>
          <w:p w:rsidR="00303495" w:rsidRPr="001144EF" w:rsidRDefault="00303495" w:rsidP="00AD6363">
            <w:pPr>
              <w:pStyle w:val="ConsPlusNormal"/>
              <w:jc w:val="center"/>
              <w:rPr>
                <w:del w:id="4240" w:author="Антон Хабиров" w:date="2021-01-20T01:41:00Z"/>
                <w:sz w:val="28"/>
                <w:szCs w:val="28"/>
                <w:lang w:val="en-US"/>
              </w:rPr>
            </w:pPr>
            <w:del w:id="4241" w:author="Антон Хабиров" w:date="2021-01-20T01:41:00Z">
              <w:r w:rsidRPr="001144EF">
                <w:rPr>
                  <w:sz w:val="28"/>
                  <w:szCs w:val="28"/>
                  <w:lang w:val="en-US"/>
                </w:rPr>
                <w:delText>3</w:delText>
              </w:r>
            </w:del>
          </w:p>
        </w:tc>
      </w:tr>
      <w:tr w:rsidR="00303495" w:rsidRPr="001144EF" w:rsidTr="00AD6363">
        <w:trPr>
          <w:jc w:val="center"/>
          <w:del w:id="4242" w:author="Антон Хабиров" w:date="2021-01-20T01:41:00Z"/>
        </w:trPr>
        <w:tc>
          <w:tcPr>
            <w:tcW w:w="3175" w:type="dxa"/>
            <w:vMerge/>
          </w:tcPr>
          <w:p w:rsidR="00303495" w:rsidRPr="001144EF" w:rsidRDefault="00303495" w:rsidP="00AD6363">
            <w:pPr>
              <w:pStyle w:val="ConsPlusNormal"/>
              <w:jc w:val="both"/>
              <w:rPr>
                <w:del w:id="4243" w:author="Антон Хабиров" w:date="2021-01-20T01:41:00Z"/>
                <w:sz w:val="28"/>
                <w:szCs w:val="28"/>
                <w:lang w:val="en-US"/>
              </w:rPr>
            </w:pPr>
          </w:p>
        </w:tc>
        <w:tc>
          <w:tcPr>
            <w:tcW w:w="1077" w:type="dxa"/>
            <w:vMerge/>
          </w:tcPr>
          <w:p w:rsidR="00303495" w:rsidRPr="001144EF" w:rsidRDefault="00303495" w:rsidP="00AD6363">
            <w:pPr>
              <w:pStyle w:val="ConsPlusNormal"/>
              <w:jc w:val="both"/>
              <w:rPr>
                <w:del w:id="4244" w:author="Антон Хабиров" w:date="2021-01-20T01:41:00Z"/>
                <w:sz w:val="28"/>
                <w:szCs w:val="28"/>
                <w:lang w:val="en-US"/>
              </w:rPr>
            </w:pPr>
          </w:p>
        </w:tc>
        <w:tc>
          <w:tcPr>
            <w:tcW w:w="1254" w:type="dxa"/>
            <w:vMerge/>
          </w:tcPr>
          <w:p w:rsidR="00303495" w:rsidRPr="001144EF" w:rsidRDefault="00303495" w:rsidP="00AD6363">
            <w:pPr>
              <w:pStyle w:val="ConsPlusNormal"/>
              <w:jc w:val="both"/>
              <w:rPr>
                <w:del w:id="4245" w:author="Антон Хабиров" w:date="2021-01-20T01:41:00Z"/>
                <w:sz w:val="28"/>
                <w:szCs w:val="28"/>
                <w:lang w:val="en-US"/>
              </w:rPr>
            </w:pPr>
          </w:p>
        </w:tc>
        <w:tc>
          <w:tcPr>
            <w:tcW w:w="2211" w:type="dxa"/>
          </w:tcPr>
          <w:p w:rsidR="00303495" w:rsidRPr="001144EF" w:rsidRDefault="00303495" w:rsidP="00AD6363">
            <w:pPr>
              <w:pStyle w:val="ConsPlusNormal"/>
              <w:rPr>
                <w:del w:id="4246" w:author="Антон Хабиров" w:date="2021-01-20T01:41:00Z"/>
                <w:sz w:val="28"/>
                <w:szCs w:val="28"/>
                <w:lang w:val="en-US"/>
              </w:rPr>
            </w:pPr>
            <w:del w:id="4247" w:author="Антон Хабиров" w:date="2021-01-20T01:41:00Z">
              <w:r w:rsidRPr="001144EF">
                <w:rPr>
                  <w:sz w:val="28"/>
                  <w:szCs w:val="28"/>
                  <w:lang w:val="en-US"/>
                </w:rPr>
                <w:delText>34B, C, E</w:delText>
              </w:r>
            </w:del>
          </w:p>
        </w:tc>
        <w:tc>
          <w:tcPr>
            <w:tcW w:w="1361" w:type="dxa"/>
          </w:tcPr>
          <w:p w:rsidR="00303495" w:rsidRPr="001144EF" w:rsidRDefault="00303495" w:rsidP="00AD6363">
            <w:pPr>
              <w:pStyle w:val="ConsPlusNormal"/>
              <w:jc w:val="center"/>
              <w:rPr>
                <w:del w:id="4248" w:author="Антон Хабиров" w:date="2021-01-20T01:41:00Z"/>
                <w:sz w:val="28"/>
                <w:szCs w:val="28"/>
                <w:lang w:val="en-US"/>
              </w:rPr>
            </w:pPr>
            <w:del w:id="4249" w:author="Антон Хабиров" w:date="2021-01-20T01:41:00Z">
              <w:r w:rsidRPr="001144EF">
                <w:rPr>
                  <w:sz w:val="28"/>
                  <w:szCs w:val="28"/>
                  <w:lang w:val="en-US"/>
                </w:rPr>
                <w:delText>2</w:delText>
              </w:r>
            </w:del>
          </w:p>
        </w:tc>
      </w:tr>
      <w:tr w:rsidR="00303495" w:rsidRPr="001144EF" w:rsidTr="00AD6363">
        <w:trPr>
          <w:jc w:val="center"/>
          <w:del w:id="4250" w:author="Антон Хабиров" w:date="2021-01-20T01:41:00Z"/>
        </w:trPr>
        <w:tc>
          <w:tcPr>
            <w:tcW w:w="3175" w:type="dxa"/>
            <w:vMerge w:val="restart"/>
          </w:tcPr>
          <w:p w:rsidR="00303495" w:rsidRPr="001144EF" w:rsidRDefault="00303495" w:rsidP="00AD6363">
            <w:pPr>
              <w:pStyle w:val="ConsPlusNormal"/>
              <w:rPr>
                <w:del w:id="4251" w:author="Антон Хабиров" w:date="2021-01-20T01:41:00Z"/>
                <w:sz w:val="28"/>
                <w:szCs w:val="28"/>
                <w:lang w:val="en-US"/>
              </w:rPr>
            </w:pPr>
            <w:del w:id="4252" w:author="Антон Хабиров" w:date="2021-01-20T01:41:00Z">
              <w:r w:rsidRPr="001144EF">
                <w:rPr>
                  <w:sz w:val="28"/>
                  <w:szCs w:val="28"/>
                </w:rPr>
                <w:delText>Двухэтажные</w:delText>
              </w:r>
              <w:r w:rsidRPr="001144EF">
                <w:rPr>
                  <w:sz w:val="28"/>
                  <w:szCs w:val="28"/>
                  <w:lang w:val="en-US"/>
                </w:rPr>
                <w:delText xml:space="preserve"> </w:delText>
              </w:r>
              <w:r w:rsidRPr="001144EF">
                <w:rPr>
                  <w:sz w:val="28"/>
                  <w:szCs w:val="28"/>
                </w:rPr>
                <w:delText>вагоны</w:delText>
              </w:r>
              <w:r w:rsidRPr="001144EF">
                <w:rPr>
                  <w:sz w:val="28"/>
                  <w:szCs w:val="28"/>
                  <w:lang w:val="en-US"/>
                </w:rPr>
                <w:delText xml:space="preserve">, </w:delText>
              </w:r>
              <w:r w:rsidRPr="001144EF">
                <w:rPr>
                  <w:sz w:val="28"/>
                  <w:szCs w:val="28"/>
                </w:rPr>
                <w:delText>предназначенные</w:delText>
              </w:r>
              <w:r w:rsidRPr="001144EF">
                <w:rPr>
                  <w:sz w:val="28"/>
                  <w:szCs w:val="28"/>
                  <w:lang w:val="en-US"/>
                </w:rPr>
                <w:delText xml:space="preserve"> </w:delText>
              </w:r>
              <w:r w:rsidRPr="001144EF">
                <w:rPr>
                  <w:sz w:val="28"/>
                  <w:szCs w:val="28"/>
                </w:rPr>
                <w:delText>для</w:delText>
              </w:r>
              <w:r w:rsidRPr="001144EF">
                <w:rPr>
                  <w:sz w:val="28"/>
                  <w:szCs w:val="28"/>
                  <w:lang w:val="en-US"/>
                </w:rPr>
                <w:delText xml:space="preserve"> </w:delText>
              </w:r>
              <w:r w:rsidRPr="001144EF">
                <w:rPr>
                  <w:sz w:val="28"/>
                  <w:szCs w:val="28"/>
                </w:rPr>
                <w:delText>перевозки</w:delText>
              </w:r>
              <w:r w:rsidRPr="001144EF">
                <w:rPr>
                  <w:sz w:val="28"/>
                  <w:szCs w:val="28"/>
                  <w:lang w:val="en-US"/>
                </w:rPr>
                <w:delText xml:space="preserve"> </w:delText>
              </w:r>
              <w:r w:rsidRPr="001144EF">
                <w:rPr>
                  <w:sz w:val="28"/>
                  <w:szCs w:val="28"/>
                </w:rPr>
                <w:delText>пассажиров</w:delText>
              </w:r>
            </w:del>
          </w:p>
        </w:tc>
        <w:tc>
          <w:tcPr>
            <w:tcW w:w="1077" w:type="dxa"/>
            <w:vMerge w:val="restart"/>
          </w:tcPr>
          <w:p w:rsidR="00303495" w:rsidRPr="001144EF" w:rsidRDefault="00303495" w:rsidP="00AD6363">
            <w:pPr>
              <w:pStyle w:val="ConsPlusNormal"/>
              <w:jc w:val="center"/>
              <w:rPr>
                <w:del w:id="4253" w:author="Антон Хабиров" w:date="2021-01-20T01:41:00Z"/>
                <w:sz w:val="28"/>
                <w:szCs w:val="28"/>
                <w:lang w:val="en-US"/>
              </w:rPr>
            </w:pPr>
            <w:del w:id="4254" w:author="Антон Хабиров" w:date="2021-01-20T01:41:00Z">
              <w:r w:rsidRPr="001144EF">
                <w:rPr>
                  <w:sz w:val="28"/>
                  <w:szCs w:val="28"/>
                </w:rPr>
                <w:delText>вагон</w:delText>
              </w:r>
            </w:del>
          </w:p>
        </w:tc>
        <w:tc>
          <w:tcPr>
            <w:tcW w:w="1254" w:type="dxa"/>
            <w:vMerge w:val="restart"/>
          </w:tcPr>
          <w:p w:rsidR="00303495" w:rsidRPr="001144EF" w:rsidRDefault="00303495" w:rsidP="00AD6363">
            <w:pPr>
              <w:pStyle w:val="ConsPlusNormal"/>
              <w:rPr>
                <w:del w:id="4255" w:author="Антон Хабиров" w:date="2021-01-20T01:41:00Z"/>
                <w:sz w:val="28"/>
                <w:szCs w:val="28"/>
                <w:lang w:val="en-US"/>
              </w:rPr>
            </w:pPr>
            <w:del w:id="4256" w:author="Антон Хабиров" w:date="2021-01-20T01:41:00Z">
              <w:r w:rsidRPr="001144EF">
                <w:rPr>
                  <w:sz w:val="28"/>
                  <w:szCs w:val="28"/>
                  <w:lang w:val="en-US"/>
                </w:rPr>
                <w:delText>A, B, E</w:delText>
              </w:r>
            </w:del>
          </w:p>
        </w:tc>
        <w:tc>
          <w:tcPr>
            <w:tcW w:w="2211" w:type="dxa"/>
          </w:tcPr>
          <w:p w:rsidR="00303495" w:rsidRPr="001144EF" w:rsidRDefault="00303495" w:rsidP="00AD6363">
            <w:pPr>
              <w:pStyle w:val="ConsPlusNormal"/>
              <w:rPr>
                <w:del w:id="4257" w:author="Антон Хабиров" w:date="2021-01-20T01:41:00Z"/>
                <w:sz w:val="28"/>
                <w:szCs w:val="28"/>
                <w:lang w:val="en-US"/>
              </w:rPr>
            </w:pPr>
            <w:del w:id="4258"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C, E</w:delText>
              </w:r>
            </w:del>
          </w:p>
        </w:tc>
        <w:tc>
          <w:tcPr>
            <w:tcW w:w="1361" w:type="dxa"/>
          </w:tcPr>
          <w:p w:rsidR="00303495" w:rsidRPr="001144EF" w:rsidRDefault="00303495" w:rsidP="00AD6363">
            <w:pPr>
              <w:pStyle w:val="ConsPlusNormal"/>
              <w:jc w:val="center"/>
              <w:rPr>
                <w:del w:id="4259" w:author="Антон Хабиров" w:date="2021-01-20T01:41:00Z"/>
                <w:sz w:val="28"/>
                <w:szCs w:val="28"/>
                <w:lang w:val="en-US"/>
              </w:rPr>
            </w:pPr>
            <w:del w:id="4260" w:author="Антон Хабиров" w:date="2021-01-20T01:41:00Z">
              <w:r w:rsidRPr="001144EF">
                <w:rPr>
                  <w:sz w:val="28"/>
                  <w:szCs w:val="28"/>
                  <w:lang w:val="en-US"/>
                </w:rPr>
                <w:delText>2</w:delText>
              </w:r>
            </w:del>
          </w:p>
        </w:tc>
      </w:tr>
      <w:tr w:rsidR="00303495" w:rsidRPr="001144EF" w:rsidTr="00AD6363">
        <w:trPr>
          <w:jc w:val="center"/>
          <w:del w:id="4261" w:author="Антон Хабиров" w:date="2021-01-20T01:41:00Z"/>
        </w:trPr>
        <w:tc>
          <w:tcPr>
            <w:tcW w:w="3175" w:type="dxa"/>
            <w:vMerge/>
          </w:tcPr>
          <w:p w:rsidR="00303495" w:rsidRPr="001144EF" w:rsidRDefault="00303495" w:rsidP="00AD6363">
            <w:pPr>
              <w:pStyle w:val="ConsPlusNormal"/>
              <w:jc w:val="both"/>
              <w:rPr>
                <w:del w:id="4262" w:author="Антон Хабиров" w:date="2021-01-20T01:41:00Z"/>
                <w:sz w:val="28"/>
                <w:szCs w:val="28"/>
                <w:lang w:val="en-US"/>
              </w:rPr>
            </w:pPr>
          </w:p>
        </w:tc>
        <w:tc>
          <w:tcPr>
            <w:tcW w:w="1077" w:type="dxa"/>
            <w:vMerge/>
          </w:tcPr>
          <w:p w:rsidR="00303495" w:rsidRPr="001144EF" w:rsidRDefault="00303495" w:rsidP="00AD6363">
            <w:pPr>
              <w:pStyle w:val="ConsPlusNormal"/>
              <w:jc w:val="both"/>
              <w:rPr>
                <w:del w:id="4263" w:author="Антон Хабиров" w:date="2021-01-20T01:41:00Z"/>
                <w:sz w:val="28"/>
                <w:szCs w:val="28"/>
                <w:lang w:val="en-US"/>
              </w:rPr>
            </w:pPr>
          </w:p>
        </w:tc>
        <w:tc>
          <w:tcPr>
            <w:tcW w:w="1254" w:type="dxa"/>
            <w:vMerge/>
          </w:tcPr>
          <w:p w:rsidR="00303495" w:rsidRPr="001144EF" w:rsidRDefault="00303495" w:rsidP="00AD6363">
            <w:pPr>
              <w:pStyle w:val="ConsPlusNormal"/>
              <w:jc w:val="both"/>
              <w:rPr>
                <w:del w:id="4264" w:author="Антон Хабиров" w:date="2021-01-20T01:41:00Z"/>
                <w:sz w:val="28"/>
                <w:szCs w:val="28"/>
                <w:lang w:val="en-US"/>
              </w:rPr>
            </w:pPr>
          </w:p>
        </w:tc>
        <w:tc>
          <w:tcPr>
            <w:tcW w:w="2211" w:type="dxa"/>
          </w:tcPr>
          <w:p w:rsidR="00303495" w:rsidRPr="001144EF" w:rsidRDefault="00303495" w:rsidP="00AD6363">
            <w:pPr>
              <w:pStyle w:val="ConsPlusNormal"/>
              <w:rPr>
                <w:del w:id="4265" w:author="Антон Хабиров" w:date="2021-01-20T01:41:00Z"/>
                <w:sz w:val="28"/>
                <w:szCs w:val="28"/>
                <w:lang w:val="en-US"/>
              </w:rPr>
            </w:pPr>
            <w:del w:id="4266" w:author="Антон Хабиров" w:date="2021-01-20T01:41:00Z">
              <w:r w:rsidRPr="001144EF">
                <w:rPr>
                  <w:sz w:val="28"/>
                  <w:szCs w:val="28"/>
                  <w:lang w:val="en-US"/>
                </w:rPr>
                <w:delText>34B, C, E</w:delText>
              </w:r>
            </w:del>
          </w:p>
        </w:tc>
        <w:tc>
          <w:tcPr>
            <w:tcW w:w="1361" w:type="dxa"/>
          </w:tcPr>
          <w:p w:rsidR="00303495" w:rsidRPr="001144EF" w:rsidRDefault="00303495" w:rsidP="00AD6363">
            <w:pPr>
              <w:pStyle w:val="ConsPlusNormal"/>
              <w:jc w:val="center"/>
              <w:rPr>
                <w:del w:id="4267" w:author="Антон Хабиров" w:date="2021-01-20T01:41:00Z"/>
                <w:sz w:val="28"/>
                <w:szCs w:val="28"/>
                <w:lang w:val="en-US"/>
              </w:rPr>
            </w:pPr>
            <w:del w:id="4268" w:author="Антон Хабиров" w:date="2021-01-20T01:41:00Z">
              <w:r w:rsidRPr="001144EF">
                <w:rPr>
                  <w:sz w:val="28"/>
                  <w:szCs w:val="28"/>
                  <w:lang w:val="en-US"/>
                </w:rPr>
                <w:delText>3</w:delText>
              </w:r>
            </w:del>
          </w:p>
        </w:tc>
      </w:tr>
      <w:tr w:rsidR="00303495" w:rsidRPr="001144EF" w:rsidTr="00AD6363">
        <w:trPr>
          <w:jc w:val="center"/>
          <w:del w:id="4269" w:author="Антон Хабиров" w:date="2021-01-20T01:41:00Z"/>
        </w:trPr>
        <w:tc>
          <w:tcPr>
            <w:tcW w:w="3175" w:type="dxa"/>
            <w:vMerge w:val="restart"/>
          </w:tcPr>
          <w:p w:rsidR="00303495" w:rsidRPr="001144EF" w:rsidRDefault="00303495" w:rsidP="00AD6363">
            <w:pPr>
              <w:pStyle w:val="ConsPlusNormal"/>
              <w:rPr>
                <w:del w:id="4270" w:author="Антон Хабиров" w:date="2021-01-20T01:41:00Z"/>
                <w:sz w:val="28"/>
                <w:szCs w:val="28"/>
                <w:lang w:val="en-US"/>
              </w:rPr>
            </w:pPr>
            <w:del w:id="4271" w:author="Антон Хабиров" w:date="2021-01-20T01:41:00Z">
              <w:r w:rsidRPr="001144EF">
                <w:rPr>
                  <w:sz w:val="28"/>
                  <w:szCs w:val="28"/>
                </w:rPr>
                <w:delText>Двухэтажные</w:delText>
              </w:r>
              <w:r w:rsidRPr="001144EF">
                <w:rPr>
                  <w:sz w:val="28"/>
                  <w:szCs w:val="28"/>
                  <w:lang w:val="en-US"/>
                </w:rPr>
                <w:delText xml:space="preserve"> </w:delText>
              </w:r>
              <w:r w:rsidRPr="001144EF">
                <w:rPr>
                  <w:sz w:val="28"/>
                  <w:szCs w:val="28"/>
                </w:rPr>
                <w:delText>вагоны</w:delText>
              </w:r>
              <w:r w:rsidRPr="001144EF">
                <w:rPr>
                  <w:sz w:val="28"/>
                  <w:szCs w:val="28"/>
                  <w:lang w:val="en-US"/>
                </w:rPr>
                <w:delText>-</w:delText>
              </w:r>
              <w:r w:rsidRPr="001144EF">
                <w:rPr>
                  <w:sz w:val="28"/>
                  <w:szCs w:val="28"/>
                </w:rPr>
                <w:delText>рестораны</w:delText>
              </w:r>
            </w:del>
          </w:p>
        </w:tc>
        <w:tc>
          <w:tcPr>
            <w:tcW w:w="1077" w:type="dxa"/>
            <w:vMerge w:val="restart"/>
          </w:tcPr>
          <w:p w:rsidR="00303495" w:rsidRPr="001144EF" w:rsidRDefault="00303495" w:rsidP="00AD6363">
            <w:pPr>
              <w:pStyle w:val="ConsPlusNormal"/>
              <w:jc w:val="center"/>
              <w:rPr>
                <w:del w:id="4272" w:author="Антон Хабиров" w:date="2021-01-20T01:41:00Z"/>
                <w:sz w:val="28"/>
                <w:szCs w:val="28"/>
                <w:lang w:val="en-US"/>
              </w:rPr>
            </w:pPr>
            <w:del w:id="4273" w:author="Антон Хабиров" w:date="2021-01-20T01:41:00Z">
              <w:r w:rsidRPr="001144EF">
                <w:rPr>
                  <w:sz w:val="28"/>
                  <w:szCs w:val="28"/>
                </w:rPr>
                <w:delText>вагон</w:delText>
              </w:r>
            </w:del>
          </w:p>
        </w:tc>
        <w:tc>
          <w:tcPr>
            <w:tcW w:w="1254" w:type="dxa"/>
            <w:vMerge w:val="restart"/>
          </w:tcPr>
          <w:p w:rsidR="00303495" w:rsidRPr="001144EF" w:rsidRDefault="00303495" w:rsidP="00AD6363">
            <w:pPr>
              <w:pStyle w:val="ConsPlusNormal"/>
              <w:rPr>
                <w:del w:id="4274" w:author="Антон Хабиров" w:date="2021-01-20T01:41:00Z"/>
                <w:sz w:val="28"/>
                <w:szCs w:val="28"/>
                <w:lang w:val="en-US"/>
              </w:rPr>
            </w:pPr>
            <w:del w:id="4275" w:author="Антон Хабиров" w:date="2021-01-20T01:41:00Z">
              <w:r w:rsidRPr="001144EF">
                <w:rPr>
                  <w:sz w:val="28"/>
                  <w:szCs w:val="28"/>
                  <w:lang w:val="en-US"/>
                </w:rPr>
                <w:delText>A, B, E</w:delText>
              </w:r>
            </w:del>
          </w:p>
        </w:tc>
        <w:tc>
          <w:tcPr>
            <w:tcW w:w="2211" w:type="dxa"/>
          </w:tcPr>
          <w:p w:rsidR="00303495" w:rsidRPr="001144EF" w:rsidRDefault="00303495" w:rsidP="00AD6363">
            <w:pPr>
              <w:pStyle w:val="ConsPlusNormal"/>
              <w:rPr>
                <w:del w:id="4276" w:author="Антон Хабиров" w:date="2021-01-20T01:41:00Z"/>
                <w:sz w:val="28"/>
                <w:szCs w:val="28"/>
                <w:lang w:val="en-US"/>
              </w:rPr>
            </w:pPr>
            <w:del w:id="4277"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C, E</w:delText>
              </w:r>
            </w:del>
          </w:p>
        </w:tc>
        <w:tc>
          <w:tcPr>
            <w:tcW w:w="1361" w:type="dxa"/>
          </w:tcPr>
          <w:p w:rsidR="00303495" w:rsidRPr="001144EF" w:rsidRDefault="00303495" w:rsidP="00AD6363">
            <w:pPr>
              <w:pStyle w:val="ConsPlusNormal"/>
              <w:jc w:val="center"/>
              <w:rPr>
                <w:del w:id="4278" w:author="Антон Хабиров" w:date="2021-01-20T01:41:00Z"/>
                <w:sz w:val="28"/>
                <w:szCs w:val="28"/>
                <w:lang w:val="en-US"/>
              </w:rPr>
            </w:pPr>
            <w:del w:id="4279" w:author="Антон Хабиров" w:date="2021-01-20T01:41:00Z">
              <w:r w:rsidRPr="001144EF">
                <w:rPr>
                  <w:sz w:val="28"/>
                  <w:szCs w:val="28"/>
                  <w:lang w:val="en-US"/>
                </w:rPr>
                <w:delText>3</w:delText>
              </w:r>
            </w:del>
          </w:p>
        </w:tc>
      </w:tr>
      <w:tr w:rsidR="00303495" w:rsidRPr="001144EF" w:rsidTr="00AD6363">
        <w:trPr>
          <w:jc w:val="center"/>
          <w:del w:id="4280" w:author="Антон Хабиров" w:date="2021-01-20T01:41:00Z"/>
        </w:trPr>
        <w:tc>
          <w:tcPr>
            <w:tcW w:w="3175" w:type="dxa"/>
            <w:vMerge/>
          </w:tcPr>
          <w:p w:rsidR="00303495" w:rsidRPr="001144EF" w:rsidRDefault="00303495" w:rsidP="00AD6363">
            <w:pPr>
              <w:pStyle w:val="ConsPlusNormal"/>
              <w:jc w:val="both"/>
              <w:rPr>
                <w:del w:id="4281" w:author="Антон Хабиров" w:date="2021-01-20T01:41:00Z"/>
                <w:sz w:val="28"/>
                <w:szCs w:val="28"/>
                <w:lang w:val="en-US"/>
              </w:rPr>
            </w:pPr>
          </w:p>
        </w:tc>
        <w:tc>
          <w:tcPr>
            <w:tcW w:w="1077" w:type="dxa"/>
            <w:vMerge/>
          </w:tcPr>
          <w:p w:rsidR="00303495" w:rsidRPr="001144EF" w:rsidRDefault="00303495" w:rsidP="00AD6363">
            <w:pPr>
              <w:pStyle w:val="ConsPlusNormal"/>
              <w:jc w:val="both"/>
              <w:rPr>
                <w:del w:id="4282" w:author="Антон Хабиров" w:date="2021-01-20T01:41:00Z"/>
                <w:sz w:val="28"/>
                <w:szCs w:val="28"/>
                <w:lang w:val="en-US"/>
              </w:rPr>
            </w:pPr>
          </w:p>
        </w:tc>
        <w:tc>
          <w:tcPr>
            <w:tcW w:w="1254" w:type="dxa"/>
            <w:vMerge/>
          </w:tcPr>
          <w:p w:rsidR="00303495" w:rsidRPr="001144EF" w:rsidRDefault="00303495" w:rsidP="00AD6363">
            <w:pPr>
              <w:pStyle w:val="ConsPlusNormal"/>
              <w:jc w:val="both"/>
              <w:rPr>
                <w:del w:id="4283" w:author="Антон Хабиров" w:date="2021-01-20T01:41:00Z"/>
                <w:sz w:val="28"/>
                <w:szCs w:val="28"/>
                <w:lang w:val="en-US"/>
              </w:rPr>
            </w:pPr>
          </w:p>
        </w:tc>
        <w:tc>
          <w:tcPr>
            <w:tcW w:w="2211" w:type="dxa"/>
          </w:tcPr>
          <w:p w:rsidR="00303495" w:rsidRPr="001144EF" w:rsidRDefault="00303495" w:rsidP="00AD6363">
            <w:pPr>
              <w:pStyle w:val="ConsPlusNormal"/>
              <w:rPr>
                <w:del w:id="4284" w:author="Антон Хабиров" w:date="2021-01-20T01:41:00Z"/>
                <w:sz w:val="28"/>
                <w:szCs w:val="28"/>
                <w:lang w:val="en-US"/>
              </w:rPr>
            </w:pPr>
            <w:del w:id="4285" w:author="Антон Хабиров" w:date="2021-01-20T01:41:00Z">
              <w:r w:rsidRPr="001144EF">
                <w:rPr>
                  <w:sz w:val="28"/>
                  <w:szCs w:val="28"/>
                  <w:lang w:val="en-US"/>
                </w:rPr>
                <w:delText>34B, C, E</w:delText>
              </w:r>
            </w:del>
          </w:p>
        </w:tc>
        <w:tc>
          <w:tcPr>
            <w:tcW w:w="1361" w:type="dxa"/>
          </w:tcPr>
          <w:p w:rsidR="00303495" w:rsidRPr="001144EF" w:rsidRDefault="00303495" w:rsidP="00AD6363">
            <w:pPr>
              <w:pStyle w:val="ConsPlusNormal"/>
              <w:jc w:val="center"/>
              <w:rPr>
                <w:del w:id="4286" w:author="Антон Хабиров" w:date="2021-01-20T01:41:00Z"/>
                <w:sz w:val="28"/>
                <w:szCs w:val="28"/>
                <w:lang w:val="en-US"/>
              </w:rPr>
            </w:pPr>
            <w:del w:id="4287" w:author="Антон Хабиров" w:date="2021-01-20T01:41:00Z">
              <w:r w:rsidRPr="001144EF">
                <w:rPr>
                  <w:sz w:val="28"/>
                  <w:szCs w:val="28"/>
                  <w:lang w:val="en-US"/>
                </w:rPr>
                <w:delText>3</w:delText>
              </w:r>
            </w:del>
          </w:p>
        </w:tc>
      </w:tr>
      <w:tr w:rsidR="00303495" w:rsidRPr="001144EF" w:rsidTr="00AD6363">
        <w:trPr>
          <w:jc w:val="center"/>
          <w:del w:id="4288" w:author="Антон Хабиров" w:date="2021-01-20T01:41:00Z"/>
        </w:trPr>
        <w:tc>
          <w:tcPr>
            <w:tcW w:w="3175" w:type="dxa"/>
            <w:vMerge w:val="restart"/>
          </w:tcPr>
          <w:p w:rsidR="00303495" w:rsidRPr="001144EF" w:rsidRDefault="00303495" w:rsidP="00AD6363">
            <w:pPr>
              <w:pStyle w:val="ConsPlusNormal"/>
              <w:rPr>
                <w:del w:id="4289" w:author="Антон Хабиров" w:date="2021-01-20T01:41:00Z"/>
                <w:sz w:val="28"/>
                <w:szCs w:val="28"/>
                <w:lang w:val="en-US"/>
              </w:rPr>
            </w:pPr>
            <w:del w:id="4290" w:author="Антон Хабиров" w:date="2021-01-20T01:41:00Z">
              <w:r w:rsidRPr="001144EF">
                <w:rPr>
                  <w:sz w:val="28"/>
                  <w:szCs w:val="28"/>
                </w:rPr>
                <w:delText>Вагоны</w:delText>
              </w:r>
              <w:r w:rsidRPr="001144EF">
                <w:rPr>
                  <w:sz w:val="28"/>
                  <w:szCs w:val="28"/>
                  <w:lang w:val="en-US"/>
                </w:rPr>
                <w:delText xml:space="preserve"> </w:delText>
              </w:r>
              <w:r w:rsidRPr="001144EF">
                <w:rPr>
                  <w:sz w:val="28"/>
                  <w:szCs w:val="28"/>
                </w:rPr>
                <w:delText>служебно</w:delText>
              </w:r>
              <w:r w:rsidRPr="001144EF">
                <w:rPr>
                  <w:sz w:val="28"/>
                  <w:szCs w:val="28"/>
                  <w:lang w:val="en-US"/>
                </w:rPr>
                <w:delText>-</w:delText>
              </w:r>
              <w:r w:rsidRPr="001144EF">
                <w:rPr>
                  <w:sz w:val="28"/>
                  <w:szCs w:val="28"/>
                </w:rPr>
                <w:delText>технические</w:delText>
              </w:r>
              <w:r w:rsidRPr="001144EF">
                <w:rPr>
                  <w:sz w:val="28"/>
                  <w:szCs w:val="28"/>
                  <w:lang w:val="en-US"/>
                </w:rPr>
                <w:delText xml:space="preserve">, </w:delText>
              </w:r>
              <w:r w:rsidRPr="001144EF">
                <w:rPr>
                  <w:sz w:val="28"/>
                  <w:szCs w:val="28"/>
                </w:rPr>
                <w:delText>служебные</w:delText>
              </w:r>
              <w:r w:rsidRPr="001144EF">
                <w:rPr>
                  <w:sz w:val="28"/>
                  <w:szCs w:val="28"/>
                  <w:lang w:val="en-US"/>
                </w:rPr>
                <w:delText xml:space="preserve">, </w:delText>
              </w:r>
              <w:r w:rsidRPr="001144EF">
                <w:rPr>
                  <w:sz w:val="28"/>
                  <w:szCs w:val="28"/>
                </w:rPr>
                <w:delText>испытательные</w:delText>
              </w:r>
              <w:r w:rsidRPr="001144EF">
                <w:rPr>
                  <w:sz w:val="28"/>
                  <w:szCs w:val="28"/>
                  <w:lang w:val="en-US"/>
                </w:rPr>
                <w:delText xml:space="preserve"> </w:delText>
              </w:r>
              <w:r w:rsidRPr="001144EF">
                <w:rPr>
                  <w:sz w:val="28"/>
                  <w:szCs w:val="28"/>
                </w:rPr>
                <w:delText>и</w:delText>
              </w:r>
              <w:r w:rsidRPr="001144EF">
                <w:rPr>
                  <w:sz w:val="28"/>
                  <w:szCs w:val="28"/>
                  <w:lang w:val="en-US"/>
                </w:rPr>
                <w:delText xml:space="preserve"> </w:delText>
              </w:r>
              <w:r w:rsidRPr="001144EF">
                <w:rPr>
                  <w:sz w:val="28"/>
                  <w:szCs w:val="28"/>
                </w:rPr>
                <w:delText>измерительные</w:delText>
              </w:r>
              <w:r w:rsidRPr="001144EF">
                <w:rPr>
                  <w:sz w:val="28"/>
                  <w:szCs w:val="28"/>
                  <w:lang w:val="en-US"/>
                </w:rPr>
                <w:delText xml:space="preserve"> </w:delText>
              </w:r>
              <w:r w:rsidRPr="001144EF">
                <w:rPr>
                  <w:sz w:val="28"/>
                  <w:szCs w:val="28"/>
                </w:rPr>
                <w:delText>лаборатории</w:delText>
              </w:r>
            </w:del>
          </w:p>
        </w:tc>
        <w:tc>
          <w:tcPr>
            <w:tcW w:w="1077" w:type="dxa"/>
            <w:vMerge w:val="restart"/>
          </w:tcPr>
          <w:p w:rsidR="00303495" w:rsidRPr="001144EF" w:rsidRDefault="00303495" w:rsidP="00AD6363">
            <w:pPr>
              <w:pStyle w:val="ConsPlusNormal"/>
              <w:jc w:val="center"/>
              <w:rPr>
                <w:del w:id="4291" w:author="Антон Хабиров" w:date="2021-01-20T01:41:00Z"/>
                <w:sz w:val="28"/>
                <w:szCs w:val="28"/>
                <w:lang w:val="en-US"/>
              </w:rPr>
            </w:pPr>
            <w:del w:id="4292" w:author="Антон Хабиров" w:date="2021-01-20T01:41:00Z">
              <w:r w:rsidRPr="001144EF">
                <w:rPr>
                  <w:sz w:val="28"/>
                  <w:szCs w:val="28"/>
                </w:rPr>
                <w:delText>вагон</w:delText>
              </w:r>
            </w:del>
          </w:p>
        </w:tc>
        <w:tc>
          <w:tcPr>
            <w:tcW w:w="1254" w:type="dxa"/>
            <w:vMerge w:val="restart"/>
          </w:tcPr>
          <w:p w:rsidR="00303495" w:rsidRPr="001144EF" w:rsidRDefault="00303495" w:rsidP="00AD6363">
            <w:pPr>
              <w:pStyle w:val="ConsPlusNormal"/>
              <w:rPr>
                <w:del w:id="4293" w:author="Антон Хабиров" w:date="2021-01-20T01:41:00Z"/>
                <w:sz w:val="28"/>
                <w:szCs w:val="28"/>
                <w:lang w:val="en-US"/>
              </w:rPr>
            </w:pPr>
            <w:del w:id="4294" w:author="Антон Хабиров" w:date="2021-01-20T01:41:00Z">
              <w:r w:rsidRPr="001144EF">
                <w:rPr>
                  <w:sz w:val="28"/>
                  <w:szCs w:val="28"/>
                  <w:lang w:val="en-US"/>
                </w:rPr>
                <w:delText>A, B, E</w:delText>
              </w:r>
            </w:del>
          </w:p>
        </w:tc>
        <w:tc>
          <w:tcPr>
            <w:tcW w:w="2211" w:type="dxa"/>
          </w:tcPr>
          <w:p w:rsidR="00303495" w:rsidRPr="001144EF" w:rsidRDefault="00303495" w:rsidP="00AD6363">
            <w:pPr>
              <w:pStyle w:val="ConsPlusNormal"/>
              <w:rPr>
                <w:del w:id="4295" w:author="Антон Хабиров" w:date="2021-01-20T01:41:00Z"/>
                <w:sz w:val="28"/>
                <w:szCs w:val="28"/>
                <w:lang w:val="en-US"/>
              </w:rPr>
            </w:pPr>
            <w:del w:id="4296"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C, E</w:delText>
              </w:r>
            </w:del>
          </w:p>
        </w:tc>
        <w:tc>
          <w:tcPr>
            <w:tcW w:w="1361" w:type="dxa"/>
          </w:tcPr>
          <w:p w:rsidR="00303495" w:rsidRPr="001144EF" w:rsidRDefault="00303495" w:rsidP="00AD6363">
            <w:pPr>
              <w:pStyle w:val="ConsPlusNormal"/>
              <w:jc w:val="center"/>
              <w:rPr>
                <w:del w:id="4297" w:author="Антон Хабиров" w:date="2021-01-20T01:41:00Z"/>
                <w:sz w:val="28"/>
                <w:szCs w:val="28"/>
                <w:lang w:val="en-US"/>
              </w:rPr>
            </w:pPr>
            <w:del w:id="4298" w:author="Антон Хабиров" w:date="2021-01-20T01:41:00Z">
              <w:r w:rsidRPr="001144EF">
                <w:rPr>
                  <w:sz w:val="28"/>
                  <w:szCs w:val="28"/>
                  <w:lang w:val="en-US"/>
                </w:rPr>
                <w:delText>2</w:delText>
              </w:r>
            </w:del>
          </w:p>
        </w:tc>
      </w:tr>
      <w:tr w:rsidR="00303495" w:rsidRPr="001144EF" w:rsidTr="00AD6363">
        <w:trPr>
          <w:jc w:val="center"/>
          <w:del w:id="4299" w:author="Антон Хабиров" w:date="2021-01-20T01:41:00Z"/>
        </w:trPr>
        <w:tc>
          <w:tcPr>
            <w:tcW w:w="3175" w:type="dxa"/>
            <w:vMerge/>
          </w:tcPr>
          <w:p w:rsidR="00303495" w:rsidRPr="001144EF" w:rsidRDefault="00303495" w:rsidP="00AD6363">
            <w:pPr>
              <w:pStyle w:val="ConsPlusNormal"/>
              <w:jc w:val="both"/>
              <w:rPr>
                <w:del w:id="4300" w:author="Антон Хабиров" w:date="2021-01-20T01:41:00Z"/>
                <w:sz w:val="28"/>
                <w:szCs w:val="28"/>
                <w:lang w:val="en-US"/>
              </w:rPr>
            </w:pPr>
          </w:p>
        </w:tc>
        <w:tc>
          <w:tcPr>
            <w:tcW w:w="1077" w:type="dxa"/>
            <w:vMerge/>
          </w:tcPr>
          <w:p w:rsidR="00303495" w:rsidRPr="001144EF" w:rsidRDefault="00303495" w:rsidP="00AD6363">
            <w:pPr>
              <w:pStyle w:val="ConsPlusNormal"/>
              <w:jc w:val="both"/>
              <w:rPr>
                <w:del w:id="4301" w:author="Антон Хабиров" w:date="2021-01-20T01:41:00Z"/>
                <w:sz w:val="28"/>
                <w:szCs w:val="28"/>
                <w:lang w:val="en-US"/>
              </w:rPr>
            </w:pPr>
          </w:p>
        </w:tc>
        <w:tc>
          <w:tcPr>
            <w:tcW w:w="1254" w:type="dxa"/>
            <w:vMerge/>
          </w:tcPr>
          <w:p w:rsidR="00303495" w:rsidRPr="001144EF" w:rsidRDefault="00303495" w:rsidP="00AD6363">
            <w:pPr>
              <w:pStyle w:val="ConsPlusNormal"/>
              <w:jc w:val="both"/>
              <w:rPr>
                <w:del w:id="4302" w:author="Антон Хабиров" w:date="2021-01-20T01:41:00Z"/>
                <w:sz w:val="28"/>
                <w:szCs w:val="28"/>
                <w:lang w:val="en-US"/>
              </w:rPr>
            </w:pPr>
          </w:p>
        </w:tc>
        <w:tc>
          <w:tcPr>
            <w:tcW w:w="2211" w:type="dxa"/>
          </w:tcPr>
          <w:p w:rsidR="00303495" w:rsidRPr="001144EF" w:rsidRDefault="00303495" w:rsidP="00AD6363">
            <w:pPr>
              <w:pStyle w:val="ConsPlusNormal"/>
              <w:rPr>
                <w:del w:id="4303" w:author="Антон Хабиров" w:date="2021-01-20T01:41:00Z"/>
                <w:sz w:val="28"/>
                <w:szCs w:val="28"/>
                <w:lang w:val="en-US"/>
              </w:rPr>
            </w:pPr>
            <w:del w:id="4304" w:author="Антон Хабиров" w:date="2021-01-20T01:41:00Z">
              <w:r w:rsidRPr="001144EF">
                <w:rPr>
                  <w:sz w:val="28"/>
                  <w:szCs w:val="28"/>
                  <w:lang w:val="en-US"/>
                </w:rPr>
                <w:delText>34B, C, E</w:delText>
              </w:r>
            </w:del>
          </w:p>
        </w:tc>
        <w:tc>
          <w:tcPr>
            <w:tcW w:w="1361" w:type="dxa"/>
          </w:tcPr>
          <w:p w:rsidR="00303495" w:rsidRPr="001144EF" w:rsidRDefault="00303495" w:rsidP="00AD6363">
            <w:pPr>
              <w:pStyle w:val="ConsPlusNormal"/>
              <w:jc w:val="center"/>
              <w:rPr>
                <w:del w:id="4305" w:author="Антон Хабиров" w:date="2021-01-20T01:41:00Z"/>
                <w:sz w:val="28"/>
                <w:szCs w:val="28"/>
                <w:lang w:val="en-US"/>
              </w:rPr>
            </w:pPr>
            <w:del w:id="4306" w:author="Антон Хабиров" w:date="2021-01-20T01:41:00Z">
              <w:r w:rsidRPr="001144EF">
                <w:rPr>
                  <w:sz w:val="28"/>
                  <w:szCs w:val="28"/>
                  <w:lang w:val="en-US"/>
                </w:rPr>
                <w:delText>1</w:delText>
              </w:r>
            </w:del>
          </w:p>
        </w:tc>
      </w:tr>
      <w:tr w:rsidR="00303495" w:rsidRPr="001144EF" w:rsidTr="00AD6363">
        <w:trPr>
          <w:jc w:val="center"/>
          <w:del w:id="4307" w:author="Антон Хабиров" w:date="2021-01-20T01:41:00Z"/>
        </w:trPr>
        <w:tc>
          <w:tcPr>
            <w:tcW w:w="3175" w:type="dxa"/>
          </w:tcPr>
          <w:p w:rsidR="00303495" w:rsidRPr="001144EF" w:rsidRDefault="00303495" w:rsidP="00AD6363">
            <w:pPr>
              <w:pStyle w:val="ConsPlusNormal"/>
              <w:rPr>
                <w:del w:id="4308" w:author="Антон Хабиров" w:date="2021-01-20T01:41:00Z"/>
                <w:sz w:val="28"/>
                <w:szCs w:val="28"/>
                <w:lang w:val="en-US"/>
              </w:rPr>
            </w:pPr>
            <w:del w:id="4309" w:author="Антон Хабиров" w:date="2021-01-20T01:41:00Z">
              <w:r w:rsidRPr="001144EF">
                <w:rPr>
                  <w:sz w:val="28"/>
                  <w:szCs w:val="28"/>
                </w:rPr>
                <w:delText>Специальные</w:delText>
              </w:r>
              <w:r w:rsidRPr="001144EF">
                <w:rPr>
                  <w:sz w:val="28"/>
                  <w:szCs w:val="28"/>
                  <w:lang w:val="en-US"/>
                </w:rPr>
                <w:delText xml:space="preserve"> </w:delText>
              </w:r>
              <w:r w:rsidRPr="001144EF">
                <w:rPr>
                  <w:sz w:val="28"/>
                  <w:szCs w:val="28"/>
                </w:rPr>
                <w:delText>вагоны</w:delText>
              </w:r>
              <w:r w:rsidRPr="001144EF">
                <w:rPr>
                  <w:sz w:val="28"/>
                  <w:szCs w:val="28"/>
                  <w:lang w:val="en-US"/>
                </w:rPr>
                <w:delText xml:space="preserve"> </w:delText>
              </w:r>
              <w:r w:rsidRPr="001144EF">
                <w:rPr>
                  <w:sz w:val="28"/>
                  <w:szCs w:val="28"/>
                </w:rPr>
                <w:delText>пассажирского</w:delText>
              </w:r>
              <w:r w:rsidRPr="001144EF">
                <w:rPr>
                  <w:sz w:val="28"/>
                  <w:szCs w:val="28"/>
                  <w:lang w:val="en-US"/>
                </w:rPr>
                <w:delText xml:space="preserve"> </w:delText>
              </w:r>
              <w:r w:rsidRPr="001144EF">
                <w:rPr>
                  <w:sz w:val="28"/>
                  <w:szCs w:val="28"/>
                </w:rPr>
                <w:delText>типа</w:delText>
              </w:r>
            </w:del>
          </w:p>
        </w:tc>
        <w:tc>
          <w:tcPr>
            <w:tcW w:w="1077" w:type="dxa"/>
          </w:tcPr>
          <w:p w:rsidR="00303495" w:rsidRPr="001144EF" w:rsidRDefault="00303495" w:rsidP="00AD6363">
            <w:pPr>
              <w:pStyle w:val="ConsPlusNormal"/>
              <w:jc w:val="center"/>
              <w:rPr>
                <w:del w:id="4310" w:author="Антон Хабиров" w:date="2021-01-20T01:41:00Z"/>
                <w:sz w:val="28"/>
                <w:szCs w:val="28"/>
                <w:lang w:val="en-US"/>
              </w:rPr>
            </w:pPr>
            <w:del w:id="4311" w:author="Антон Хабиров" w:date="2021-01-20T01:41:00Z">
              <w:r w:rsidRPr="001144EF">
                <w:rPr>
                  <w:sz w:val="28"/>
                  <w:szCs w:val="28"/>
                </w:rPr>
                <w:delText>вагон</w:delText>
              </w:r>
            </w:del>
          </w:p>
        </w:tc>
        <w:tc>
          <w:tcPr>
            <w:tcW w:w="1254" w:type="dxa"/>
          </w:tcPr>
          <w:p w:rsidR="00303495" w:rsidRPr="001144EF" w:rsidRDefault="00303495" w:rsidP="00AD6363">
            <w:pPr>
              <w:pStyle w:val="ConsPlusNormal"/>
              <w:rPr>
                <w:del w:id="4312" w:author="Антон Хабиров" w:date="2021-01-20T01:41:00Z"/>
                <w:sz w:val="28"/>
                <w:szCs w:val="28"/>
                <w:lang w:val="en-US"/>
              </w:rPr>
            </w:pPr>
            <w:del w:id="4313" w:author="Антон Хабиров" w:date="2021-01-20T01:41:00Z">
              <w:r w:rsidRPr="001144EF">
                <w:rPr>
                  <w:sz w:val="28"/>
                  <w:szCs w:val="28"/>
                  <w:lang w:val="en-US"/>
                </w:rPr>
                <w:delText>A, B, E</w:delText>
              </w:r>
            </w:del>
          </w:p>
        </w:tc>
        <w:tc>
          <w:tcPr>
            <w:tcW w:w="2211" w:type="dxa"/>
          </w:tcPr>
          <w:p w:rsidR="00303495" w:rsidRPr="001144EF" w:rsidRDefault="00303495" w:rsidP="00AD6363">
            <w:pPr>
              <w:pStyle w:val="ConsPlusNormal"/>
              <w:rPr>
                <w:del w:id="4314" w:author="Антон Хабиров" w:date="2021-01-20T01:41:00Z"/>
                <w:sz w:val="28"/>
                <w:szCs w:val="28"/>
                <w:lang w:val="en-US"/>
              </w:rPr>
            </w:pPr>
            <w:del w:id="4315" w:author="Антон Хабиров" w:date="2021-01-20T01:41:00Z">
              <w:r w:rsidRPr="001144EF">
                <w:rPr>
                  <w:sz w:val="28"/>
                  <w:szCs w:val="28"/>
                  <w:lang w:val="en-US"/>
                </w:rPr>
                <w:delText xml:space="preserve">2A, 55B, C, E </w:delText>
              </w:r>
              <w:r w:rsidRPr="001144EF">
                <w:rPr>
                  <w:sz w:val="28"/>
                  <w:szCs w:val="28"/>
                </w:rPr>
                <w:delText>или</w:delText>
              </w:r>
              <w:r w:rsidRPr="001144EF">
                <w:rPr>
                  <w:sz w:val="28"/>
                  <w:szCs w:val="28"/>
                  <w:lang w:val="en-US"/>
                </w:rPr>
                <w:delText xml:space="preserve"> 55B, E</w:delText>
              </w:r>
            </w:del>
          </w:p>
        </w:tc>
        <w:tc>
          <w:tcPr>
            <w:tcW w:w="1361" w:type="dxa"/>
          </w:tcPr>
          <w:p w:rsidR="00303495" w:rsidRPr="001144EF" w:rsidRDefault="00303495" w:rsidP="00AD6363">
            <w:pPr>
              <w:pStyle w:val="ConsPlusNormal"/>
              <w:jc w:val="center"/>
              <w:rPr>
                <w:del w:id="4316" w:author="Антон Хабиров" w:date="2021-01-20T01:41:00Z"/>
                <w:sz w:val="28"/>
                <w:szCs w:val="28"/>
                <w:lang w:val="en-US"/>
              </w:rPr>
            </w:pPr>
            <w:del w:id="4317" w:author="Антон Хабиров" w:date="2021-01-20T01:41:00Z">
              <w:r w:rsidRPr="001144EF">
                <w:rPr>
                  <w:sz w:val="28"/>
                  <w:szCs w:val="28"/>
                  <w:lang w:val="en-US"/>
                </w:rPr>
                <w:delText>2</w:delText>
              </w:r>
            </w:del>
          </w:p>
        </w:tc>
      </w:tr>
    </w:tbl>
    <w:p w:rsidR="00303495" w:rsidRPr="001144EF" w:rsidRDefault="00303495" w:rsidP="00303495">
      <w:pPr>
        <w:pStyle w:val="ConsPlusNormal"/>
        <w:jc w:val="both"/>
        <w:rPr>
          <w:del w:id="4318" w:author="Антон Хабиров" w:date="2021-01-20T01:41:00Z"/>
          <w:sz w:val="28"/>
          <w:szCs w:val="28"/>
          <w:lang w:val="en-US"/>
        </w:rPr>
      </w:pPr>
    </w:p>
    <w:p w:rsidR="00303495" w:rsidRPr="001144EF" w:rsidRDefault="00303495" w:rsidP="00303495">
      <w:pPr>
        <w:pStyle w:val="ConsPlusNormal"/>
        <w:ind w:firstLine="540"/>
        <w:jc w:val="both"/>
        <w:rPr>
          <w:sz w:val="28"/>
          <w:szCs w:val="28"/>
        </w:rPr>
      </w:pPr>
      <w:del w:id="4319" w:author="Антон Хабиров" w:date="2021-01-20T01:41:00Z">
        <w:r w:rsidRPr="001144EF">
          <w:rPr>
            <w:sz w:val="28"/>
            <w:szCs w:val="28"/>
          </w:rPr>
          <w:delText>Примечание.</w:delText>
        </w:r>
      </w:del>
      <w:r w:rsidRPr="001144EF">
        <w:rPr>
          <w:sz w:val="28"/>
          <w:szCs w:val="28"/>
        </w:rPr>
        <w:t xml:space="preserve"> В железнодорожном подвижном составе, в котором находятся разные виды горючего материала и возможно возникновение различных классов пожара, используются универсальные по области применения огнетушители.</w:t>
      </w:r>
    </w:p>
    <w:p w:rsidR="00303495" w:rsidRPr="001144EF" w:rsidRDefault="00303495" w:rsidP="00303495">
      <w:pPr>
        <w:pStyle w:val="ConsPlusNormal"/>
        <w:spacing w:before="240"/>
        <w:ind w:firstLine="540"/>
        <w:jc w:val="both"/>
        <w:rPr>
          <w:ins w:id="4320" w:author="Антон Хабиров" w:date="2021-01-20T01:41:00Z"/>
          <w:sz w:val="28"/>
          <w:szCs w:val="28"/>
        </w:rPr>
      </w:pPr>
      <w:ins w:id="4321" w:author="Антон Хабиров" w:date="2021-01-20T01:41:00Z">
        <w:r w:rsidRPr="001144EF">
          <w:rPr>
            <w:sz w:val="28"/>
            <w:szCs w:val="28"/>
          </w:rPr>
          <w:t>2. Допускается использовать иные первичные средства пожаротушения, обеспечивающие тушение соответствующего класса пожара и ранг тушения модельного очага пожара.</w:t>
        </w:r>
      </w:ins>
    </w:p>
    <w:p w:rsidR="00303495" w:rsidRPr="001144EF" w:rsidRDefault="00303495" w:rsidP="00303495">
      <w:pPr>
        <w:pStyle w:val="ConsPlusNormal"/>
        <w:spacing w:before="240"/>
        <w:ind w:firstLine="540"/>
        <w:jc w:val="both"/>
        <w:rPr>
          <w:ins w:id="4322" w:author="Антон Хабиров" w:date="2021-01-20T01:41:00Z"/>
          <w:sz w:val="28"/>
          <w:szCs w:val="28"/>
        </w:rPr>
      </w:pPr>
      <w:ins w:id="4323" w:author="Антон Хабиров" w:date="2021-01-20T01:41:00Z">
        <w:r w:rsidRPr="001144EF">
          <w:rPr>
            <w:sz w:val="28"/>
            <w:szCs w:val="28"/>
          </w:rPr>
          <w:t>3. Выбор типа огнетушителя должен быть определен с учетом обеспечения безопасности его применения для людей и имущества.</w:t>
        </w:r>
      </w:ins>
    </w:p>
    <w:p w:rsidR="00303495" w:rsidRPr="001144EF" w:rsidRDefault="00303495" w:rsidP="00303495">
      <w:pPr>
        <w:pStyle w:val="ConsPlusNormal"/>
        <w:jc w:val="both"/>
        <w:rPr>
          <w:ins w:id="4324" w:author="Антон Хабиров" w:date="2021-01-20T01:41:00Z"/>
          <w:sz w:val="28"/>
          <w:szCs w:val="28"/>
        </w:rPr>
      </w:pPr>
    </w:p>
    <w:p w:rsidR="00303495" w:rsidRPr="001144EF" w:rsidRDefault="00303495" w:rsidP="00303495">
      <w:pPr>
        <w:pStyle w:val="ConsPlusNormal"/>
        <w:jc w:val="both"/>
        <w:rPr>
          <w:ins w:id="4325" w:author="Антон Хабиров" w:date="2021-01-20T01:41:00Z"/>
          <w:sz w:val="28"/>
          <w:szCs w:val="28"/>
        </w:rPr>
        <w:sectPr w:rsidR="00303495" w:rsidRPr="001144EF" w:rsidSect="001144EF">
          <w:pgSz w:w="11906" w:h="16838" w:code="9"/>
          <w:pgMar w:top="1440" w:right="567" w:bottom="1440" w:left="1134" w:header="0" w:footer="0" w:gutter="0"/>
          <w:cols w:space="720"/>
          <w:noEndnote/>
        </w:sectPr>
      </w:pPr>
    </w:p>
    <w:p w:rsidR="00303495" w:rsidRPr="001144EF" w:rsidRDefault="00303495" w:rsidP="00303495">
      <w:pPr>
        <w:pStyle w:val="ConsPlusNormal"/>
        <w:jc w:val="right"/>
        <w:outlineLvl w:val="1"/>
        <w:rPr>
          <w:sz w:val="28"/>
          <w:szCs w:val="28"/>
        </w:rPr>
      </w:pPr>
      <w:bookmarkStart w:id="4326" w:name="Par1666"/>
      <w:bookmarkEnd w:id="4326"/>
      <w:moveFromRangeStart w:id="4327" w:author="Антон Хабиров" w:date="2021-01-20T01:41:00Z" w:name="move61999343"/>
      <w:moveFrom w:id="4328" w:author="Антон Хабиров" w:date="2021-01-20T01:41:00Z">
        <w:r w:rsidRPr="001144EF">
          <w:rPr>
            <w:sz w:val="28"/>
            <w:szCs w:val="28"/>
          </w:rPr>
          <w:lastRenderedPageBreak/>
          <w:t>Приложение № 3</w:t>
        </w:r>
      </w:moveFrom>
    </w:p>
    <w:p w:rsidR="00303495" w:rsidRPr="001144EF" w:rsidRDefault="00303495" w:rsidP="00303495">
      <w:pPr>
        <w:pStyle w:val="ConsPlusNormal"/>
        <w:jc w:val="right"/>
        <w:rPr>
          <w:sz w:val="28"/>
          <w:szCs w:val="28"/>
        </w:rPr>
      </w:pPr>
      <w:moveFrom w:id="4329" w:author="Антон Хабиров" w:date="2021-01-20T01:41:00Z">
        <w:r w:rsidRPr="001144EF">
          <w:rPr>
            <w:sz w:val="28"/>
            <w:szCs w:val="28"/>
          </w:rPr>
          <w:t>к Правилам противопожарного</w:t>
        </w:r>
      </w:moveFrom>
    </w:p>
    <w:p w:rsidR="00303495" w:rsidRPr="001144EF" w:rsidRDefault="00303495" w:rsidP="00303495">
      <w:pPr>
        <w:pStyle w:val="ConsPlusNormal"/>
        <w:jc w:val="right"/>
        <w:rPr>
          <w:sz w:val="28"/>
          <w:szCs w:val="28"/>
        </w:rPr>
      </w:pPr>
      <w:moveFrom w:id="4330" w:author="Антон Хабиров" w:date="2021-01-20T01:41:00Z">
        <w:r w:rsidRPr="001144EF">
          <w:rPr>
            <w:sz w:val="28"/>
            <w:szCs w:val="28"/>
          </w:rPr>
          <w:t>режима в Российской Федерации</w:t>
        </w:r>
      </w:moveFrom>
    </w:p>
    <w:p w:rsidR="00303495" w:rsidRPr="001144EF" w:rsidRDefault="00303495" w:rsidP="00303495">
      <w:pPr>
        <w:pStyle w:val="ConsPlusNormal"/>
        <w:jc w:val="both"/>
        <w:rPr>
          <w:sz w:val="28"/>
          <w:szCs w:val="28"/>
        </w:rPr>
      </w:pPr>
    </w:p>
    <w:moveFromRangeEnd w:id="4327"/>
    <w:p w:rsidR="00303495" w:rsidRPr="001144EF" w:rsidRDefault="00303495" w:rsidP="00303495">
      <w:pPr>
        <w:pStyle w:val="ConsPlusTitle"/>
        <w:jc w:val="center"/>
        <w:rPr>
          <w:del w:id="4331" w:author="Антон Хабиров" w:date="2021-01-20T01:41:00Z"/>
          <w:rFonts w:ascii="Times New Roman" w:hAnsi="Times New Roman" w:cs="Times New Roman"/>
          <w:sz w:val="28"/>
          <w:szCs w:val="28"/>
        </w:rPr>
      </w:pPr>
      <w:del w:id="4332" w:author="Антон Хабиров" w:date="2021-01-20T01:41:00Z">
        <w:r w:rsidRPr="001144EF">
          <w:rPr>
            <w:rFonts w:ascii="Times New Roman" w:hAnsi="Times New Roman" w:cs="Times New Roman"/>
            <w:sz w:val="28"/>
            <w:szCs w:val="28"/>
          </w:rPr>
          <w:delText>РАДИУС ОЧИСТКИ ТЕРРИТОРИИ ОТ ГОРЮЧИХ МАТЕРИАЛОВ</w:delText>
        </w:r>
      </w:del>
    </w:p>
    <w:p w:rsidR="00303495" w:rsidRPr="001144EF" w:rsidRDefault="00303495" w:rsidP="00303495">
      <w:pPr>
        <w:pStyle w:val="ConsPlusNormal"/>
        <w:jc w:val="center"/>
        <w:rPr>
          <w:del w:id="4333" w:author="Антон Хабиров" w:date="2021-01-20T01:41:00Z"/>
          <w:sz w:val="28"/>
          <w:szCs w:val="28"/>
        </w:rPr>
      </w:pPr>
    </w:p>
    <w:tbl>
      <w:tblPr>
        <w:tblW w:w="10064" w:type="dxa"/>
        <w:tblInd w:w="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439"/>
        <w:gridCol w:w="562"/>
        <w:gridCol w:w="3877"/>
        <w:gridCol w:w="1186"/>
      </w:tblGrid>
      <w:tr w:rsidR="00303495" w:rsidRPr="001144EF" w:rsidTr="00AD6363">
        <w:trPr>
          <w:del w:id="4334" w:author="Антон Хабиров" w:date="2021-01-20T01:41:00Z"/>
        </w:trPr>
        <w:tc>
          <w:tcPr>
            <w:tcW w:w="5103" w:type="dxa"/>
            <w:gridSpan w:val="2"/>
          </w:tcPr>
          <w:p w:rsidR="00303495" w:rsidRPr="001144EF" w:rsidRDefault="00303495" w:rsidP="00AD6363">
            <w:pPr>
              <w:pStyle w:val="ConsPlusNormal"/>
              <w:jc w:val="center"/>
              <w:rPr>
                <w:del w:id="4335" w:author="Антон Хабиров" w:date="2021-01-20T01:41:00Z"/>
                <w:sz w:val="28"/>
                <w:szCs w:val="28"/>
              </w:rPr>
            </w:pPr>
            <w:del w:id="4336" w:author="Антон Хабиров" w:date="2021-01-20T01:41:00Z">
              <w:r w:rsidRPr="001144EF">
                <w:rPr>
                  <w:sz w:val="28"/>
                  <w:szCs w:val="28"/>
                </w:rPr>
                <w:delText>Высота точки сварки над уровнем пола или прилегающей территорией, метров</w:delText>
              </w:r>
            </w:del>
          </w:p>
        </w:tc>
        <w:tc>
          <w:tcPr>
            <w:tcW w:w="4961" w:type="dxa"/>
            <w:gridSpan w:val="2"/>
          </w:tcPr>
          <w:p w:rsidR="00303495" w:rsidRPr="001144EF" w:rsidRDefault="00303495" w:rsidP="00AD6363">
            <w:pPr>
              <w:pStyle w:val="ConsPlusNormal"/>
              <w:jc w:val="center"/>
              <w:rPr>
                <w:del w:id="4337" w:author="Антон Хабиров" w:date="2021-01-20T01:41:00Z"/>
                <w:sz w:val="28"/>
                <w:szCs w:val="28"/>
              </w:rPr>
            </w:pPr>
            <w:del w:id="4338" w:author="Антон Хабиров" w:date="2021-01-20T01:41:00Z">
              <w:r w:rsidRPr="001144EF">
                <w:rPr>
                  <w:sz w:val="28"/>
                  <w:szCs w:val="28"/>
                </w:rPr>
                <w:delText>Минимальный радиус зоны очистки территории от горючих материалов, метров</w:delText>
              </w:r>
            </w:del>
          </w:p>
        </w:tc>
      </w:tr>
      <w:tr w:rsidR="00303495" w:rsidRPr="001144EF" w:rsidTr="00AD6363">
        <w:tblPrEx>
          <w:jc w:val="center"/>
        </w:tblPrEx>
        <w:trPr>
          <w:gridAfter w:val="1"/>
          <w:wAfter w:w="1210" w:type="dxa"/>
          <w:jc w:val="center"/>
        </w:trPr>
        <w:tc>
          <w:tcPr>
            <w:tcW w:w="4529" w:type="dxa"/>
          </w:tcPr>
          <w:p w:rsidR="00303495" w:rsidRPr="001144EF" w:rsidRDefault="00303495" w:rsidP="00AD6363">
            <w:pPr>
              <w:pStyle w:val="ConsPlusNormal"/>
              <w:jc w:val="center"/>
              <w:rPr>
                <w:sz w:val="28"/>
                <w:szCs w:val="28"/>
              </w:rPr>
            </w:pPr>
            <w:moveFromRangeStart w:id="4339" w:author="Антон Хабиров" w:date="2021-01-20T01:41:00Z" w:name="move61999345"/>
            <w:moveFrom w:id="4340" w:author="Антон Хабиров" w:date="2021-01-20T01:41:00Z">
              <w:r w:rsidRPr="001144EF">
                <w:rPr>
                  <w:sz w:val="28"/>
                  <w:szCs w:val="28"/>
                </w:rPr>
                <w:t>0</w:t>
              </w:r>
            </w:moveFrom>
          </w:p>
        </w:tc>
        <w:tc>
          <w:tcPr>
            <w:tcW w:w="4529" w:type="dxa"/>
            <w:gridSpan w:val="2"/>
          </w:tcPr>
          <w:p w:rsidR="00303495" w:rsidRPr="001144EF" w:rsidRDefault="00303495" w:rsidP="00AD6363">
            <w:pPr>
              <w:pStyle w:val="ConsPlusNormal"/>
              <w:jc w:val="center"/>
              <w:rPr>
                <w:sz w:val="28"/>
                <w:szCs w:val="28"/>
              </w:rPr>
            </w:pPr>
            <w:moveFrom w:id="4341" w:author="Антон Хабиров" w:date="2021-01-20T01:41:00Z">
              <w:r w:rsidRPr="001144EF">
                <w:rPr>
                  <w:sz w:val="28"/>
                  <w:szCs w:val="28"/>
                </w:rPr>
                <w:t>5</w:t>
              </w:r>
            </w:moveFrom>
          </w:p>
        </w:tc>
      </w:tr>
      <w:tr w:rsidR="00303495" w:rsidRPr="001144EF" w:rsidTr="00AD6363">
        <w:tblPrEx>
          <w:jc w:val="center"/>
        </w:tblPrEx>
        <w:trPr>
          <w:gridAfter w:val="1"/>
          <w:wAfter w:w="1210" w:type="dxa"/>
          <w:jc w:val="center"/>
        </w:trPr>
        <w:tc>
          <w:tcPr>
            <w:tcW w:w="4529" w:type="dxa"/>
          </w:tcPr>
          <w:p w:rsidR="00303495" w:rsidRPr="001144EF" w:rsidRDefault="00303495" w:rsidP="00AD6363">
            <w:pPr>
              <w:pStyle w:val="ConsPlusNormal"/>
              <w:jc w:val="center"/>
              <w:rPr>
                <w:sz w:val="28"/>
                <w:szCs w:val="28"/>
              </w:rPr>
            </w:pPr>
            <w:moveFrom w:id="4342" w:author="Антон Хабиров" w:date="2021-01-20T01:41:00Z">
              <w:r w:rsidRPr="001144EF">
                <w:rPr>
                  <w:sz w:val="28"/>
                  <w:szCs w:val="28"/>
                </w:rPr>
                <w:t>2</w:t>
              </w:r>
            </w:moveFrom>
          </w:p>
        </w:tc>
        <w:tc>
          <w:tcPr>
            <w:tcW w:w="4529" w:type="dxa"/>
            <w:gridSpan w:val="2"/>
          </w:tcPr>
          <w:p w:rsidR="00303495" w:rsidRPr="001144EF" w:rsidRDefault="00303495" w:rsidP="00AD6363">
            <w:pPr>
              <w:pStyle w:val="ConsPlusNormal"/>
              <w:jc w:val="center"/>
              <w:rPr>
                <w:sz w:val="28"/>
                <w:szCs w:val="28"/>
              </w:rPr>
            </w:pPr>
            <w:moveFrom w:id="4343" w:author="Антон Хабиров" w:date="2021-01-20T01:41:00Z">
              <w:r w:rsidRPr="001144EF">
                <w:rPr>
                  <w:sz w:val="28"/>
                  <w:szCs w:val="28"/>
                </w:rPr>
                <w:t>8</w:t>
              </w:r>
            </w:moveFrom>
          </w:p>
        </w:tc>
      </w:tr>
      <w:tr w:rsidR="00303495" w:rsidRPr="001144EF" w:rsidTr="00AD6363">
        <w:tblPrEx>
          <w:jc w:val="center"/>
        </w:tblPrEx>
        <w:trPr>
          <w:gridAfter w:val="1"/>
          <w:wAfter w:w="1210" w:type="dxa"/>
          <w:jc w:val="center"/>
        </w:trPr>
        <w:tc>
          <w:tcPr>
            <w:tcW w:w="4529" w:type="dxa"/>
          </w:tcPr>
          <w:p w:rsidR="00303495" w:rsidRPr="001144EF" w:rsidRDefault="00303495" w:rsidP="00AD6363">
            <w:pPr>
              <w:pStyle w:val="ConsPlusNormal"/>
              <w:jc w:val="center"/>
              <w:rPr>
                <w:sz w:val="28"/>
                <w:szCs w:val="28"/>
              </w:rPr>
            </w:pPr>
            <w:moveFrom w:id="4344" w:author="Антон Хабиров" w:date="2021-01-20T01:41:00Z">
              <w:r w:rsidRPr="001144EF">
                <w:rPr>
                  <w:sz w:val="28"/>
                  <w:szCs w:val="28"/>
                </w:rPr>
                <w:t>3</w:t>
              </w:r>
            </w:moveFrom>
          </w:p>
        </w:tc>
        <w:tc>
          <w:tcPr>
            <w:tcW w:w="4529" w:type="dxa"/>
            <w:gridSpan w:val="2"/>
          </w:tcPr>
          <w:p w:rsidR="00303495" w:rsidRPr="001144EF" w:rsidRDefault="00303495" w:rsidP="00AD6363">
            <w:pPr>
              <w:pStyle w:val="ConsPlusNormal"/>
              <w:jc w:val="center"/>
              <w:rPr>
                <w:sz w:val="28"/>
                <w:szCs w:val="28"/>
              </w:rPr>
            </w:pPr>
            <w:moveFrom w:id="4345" w:author="Антон Хабиров" w:date="2021-01-20T01:41:00Z">
              <w:r w:rsidRPr="001144EF">
                <w:rPr>
                  <w:sz w:val="28"/>
                  <w:szCs w:val="28"/>
                </w:rPr>
                <w:t>9</w:t>
              </w:r>
            </w:moveFrom>
          </w:p>
        </w:tc>
      </w:tr>
      <w:tr w:rsidR="00303495" w:rsidRPr="001144EF" w:rsidTr="00AD6363">
        <w:tblPrEx>
          <w:jc w:val="center"/>
        </w:tblPrEx>
        <w:trPr>
          <w:gridAfter w:val="1"/>
          <w:wAfter w:w="1210" w:type="dxa"/>
          <w:jc w:val="center"/>
        </w:trPr>
        <w:tc>
          <w:tcPr>
            <w:tcW w:w="4529" w:type="dxa"/>
          </w:tcPr>
          <w:p w:rsidR="00303495" w:rsidRPr="001144EF" w:rsidRDefault="00303495" w:rsidP="00AD6363">
            <w:pPr>
              <w:pStyle w:val="ConsPlusNormal"/>
              <w:jc w:val="center"/>
              <w:rPr>
                <w:sz w:val="28"/>
                <w:szCs w:val="28"/>
              </w:rPr>
            </w:pPr>
            <w:moveFrom w:id="4346" w:author="Антон Хабиров" w:date="2021-01-20T01:41:00Z">
              <w:r w:rsidRPr="001144EF">
                <w:rPr>
                  <w:sz w:val="28"/>
                  <w:szCs w:val="28"/>
                </w:rPr>
                <w:t>4</w:t>
              </w:r>
            </w:moveFrom>
          </w:p>
        </w:tc>
        <w:tc>
          <w:tcPr>
            <w:tcW w:w="4529" w:type="dxa"/>
            <w:gridSpan w:val="2"/>
          </w:tcPr>
          <w:p w:rsidR="00303495" w:rsidRPr="001144EF" w:rsidRDefault="00303495" w:rsidP="00AD6363">
            <w:pPr>
              <w:pStyle w:val="ConsPlusNormal"/>
              <w:jc w:val="center"/>
              <w:rPr>
                <w:sz w:val="28"/>
                <w:szCs w:val="28"/>
              </w:rPr>
            </w:pPr>
            <w:moveFrom w:id="4347" w:author="Антон Хабиров" w:date="2021-01-20T01:41:00Z">
              <w:r w:rsidRPr="001144EF">
                <w:rPr>
                  <w:sz w:val="28"/>
                  <w:szCs w:val="28"/>
                </w:rPr>
                <w:t>10</w:t>
              </w:r>
            </w:moveFrom>
          </w:p>
        </w:tc>
      </w:tr>
      <w:tr w:rsidR="00303495" w:rsidRPr="001144EF" w:rsidTr="00AD6363">
        <w:tblPrEx>
          <w:jc w:val="center"/>
        </w:tblPrEx>
        <w:trPr>
          <w:gridAfter w:val="1"/>
          <w:wAfter w:w="1210" w:type="dxa"/>
          <w:jc w:val="center"/>
        </w:trPr>
        <w:tc>
          <w:tcPr>
            <w:tcW w:w="4529" w:type="dxa"/>
          </w:tcPr>
          <w:p w:rsidR="00303495" w:rsidRPr="001144EF" w:rsidRDefault="00303495" w:rsidP="00AD6363">
            <w:pPr>
              <w:pStyle w:val="ConsPlusNormal"/>
              <w:jc w:val="center"/>
              <w:rPr>
                <w:sz w:val="28"/>
                <w:szCs w:val="28"/>
              </w:rPr>
            </w:pPr>
            <w:moveFrom w:id="4348" w:author="Антон Хабиров" w:date="2021-01-20T01:41:00Z">
              <w:r w:rsidRPr="001144EF">
                <w:rPr>
                  <w:sz w:val="28"/>
                  <w:szCs w:val="28"/>
                </w:rPr>
                <w:t>6</w:t>
              </w:r>
            </w:moveFrom>
          </w:p>
        </w:tc>
        <w:tc>
          <w:tcPr>
            <w:tcW w:w="4529" w:type="dxa"/>
            <w:gridSpan w:val="2"/>
          </w:tcPr>
          <w:p w:rsidR="00303495" w:rsidRPr="001144EF" w:rsidRDefault="00303495" w:rsidP="00AD6363">
            <w:pPr>
              <w:pStyle w:val="ConsPlusNormal"/>
              <w:jc w:val="center"/>
              <w:rPr>
                <w:sz w:val="28"/>
                <w:szCs w:val="28"/>
              </w:rPr>
            </w:pPr>
            <w:moveFrom w:id="4349" w:author="Антон Хабиров" w:date="2021-01-20T01:41:00Z">
              <w:r w:rsidRPr="001144EF">
                <w:rPr>
                  <w:sz w:val="28"/>
                  <w:szCs w:val="28"/>
                </w:rPr>
                <w:t>11</w:t>
              </w:r>
            </w:moveFrom>
          </w:p>
        </w:tc>
      </w:tr>
      <w:tr w:rsidR="00303495" w:rsidRPr="001144EF" w:rsidTr="00AD6363">
        <w:tblPrEx>
          <w:jc w:val="center"/>
        </w:tblPrEx>
        <w:trPr>
          <w:gridAfter w:val="1"/>
          <w:wAfter w:w="1210" w:type="dxa"/>
          <w:jc w:val="center"/>
        </w:trPr>
        <w:tc>
          <w:tcPr>
            <w:tcW w:w="4529" w:type="dxa"/>
          </w:tcPr>
          <w:p w:rsidR="00303495" w:rsidRPr="001144EF" w:rsidRDefault="00303495" w:rsidP="00AD6363">
            <w:pPr>
              <w:pStyle w:val="ConsPlusNormal"/>
              <w:jc w:val="center"/>
              <w:rPr>
                <w:sz w:val="28"/>
                <w:szCs w:val="28"/>
              </w:rPr>
            </w:pPr>
            <w:moveFrom w:id="4350" w:author="Антон Хабиров" w:date="2021-01-20T01:41:00Z">
              <w:r w:rsidRPr="001144EF">
                <w:rPr>
                  <w:sz w:val="28"/>
                  <w:szCs w:val="28"/>
                </w:rPr>
                <w:t>8</w:t>
              </w:r>
            </w:moveFrom>
          </w:p>
        </w:tc>
        <w:tc>
          <w:tcPr>
            <w:tcW w:w="4529" w:type="dxa"/>
            <w:gridSpan w:val="2"/>
          </w:tcPr>
          <w:p w:rsidR="00303495" w:rsidRPr="001144EF" w:rsidRDefault="00303495" w:rsidP="00AD6363">
            <w:pPr>
              <w:pStyle w:val="ConsPlusNormal"/>
              <w:jc w:val="center"/>
              <w:rPr>
                <w:sz w:val="28"/>
                <w:szCs w:val="28"/>
              </w:rPr>
            </w:pPr>
            <w:moveFrom w:id="4351" w:author="Антон Хабиров" w:date="2021-01-20T01:41:00Z">
              <w:r w:rsidRPr="001144EF">
                <w:rPr>
                  <w:sz w:val="28"/>
                  <w:szCs w:val="28"/>
                </w:rPr>
                <w:t>12</w:t>
              </w:r>
            </w:moveFrom>
          </w:p>
        </w:tc>
      </w:tr>
      <w:tr w:rsidR="00303495" w:rsidRPr="001144EF" w:rsidTr="00AD6363">
        <w:tblPrEx>
          <w:jc w:val="center"/>
        </w:tblPrEx>
        <w:trPr>
          <w:gridAfter w:val="1"/>
          <w:wAfter w:w="1210" w:type="dxa"/>
          <w:jc w:val="center"/>
        </w:trPr>
        <w:tc>
          <w:tcPr>
            <w:tcW w:w="4529" w:type="dxa"/>
          </w:tcPr>
          <w:p w:rsidR="00303495" w:rsidRPr="001144EF" w:rsidRDefault="00303495" w:rsidP="00AD6363">
            <w:pPr>
              <w:pStyle w:val="ConsPlusNormal"/>
              <w:jc w:val="center"/>
              <w:rPr>
                <w:sz w:val="28"/>
                <w:szCs w:val="28"/>
              </w:rPr>
            </w:pPr>
            <w:moveFrom w:id="4352" w:author="Антон Хабиров" w:date="2021-01-20T01:41:00Z">
              <w:r w:rsidRPr="001144EF">
                <w:rPr>
                  <w:sz w:val="28"/>
                  <w:szCs w:val="28"/>
                </w:rPr>
                <w:t>10</w:t>
              </w:r>
            </w:moveFrom>
          </w:p>
        </w:tc>
        <w:tc>
          <w:tcPr>
            <w:tcW w:w="4529" w:type="dxa"/>
            <w:gridSpan w:val="2"/>
          </w:tcPr>
          <w:p w:rsidR="00303495" w:rsidRPr="001144EF" w:rsidRDefault="00303495" w:rsidP="00AD6363">
            <w:pPr>
              <w:pStyle w:val="ConsPlusNormal"/>
              <w:jc w:val="center"/>
              <w:rPr>
                <w:sz w:val="28"/>
                <w:szCs w:val="28"/>
              </w:rPr>
            </w:pPr>
            <w:moveFrom w:id="4353" w:author="Антон Хабиров" w:date="2021-01-20T01:41:00Z">
              <w:r w:rsidRPr="001144EF">
                <w:rPr>
                  <w:sz w:val="28"/>
                  <w:szCs w:val="28"/>
                </w:rPr>
                <w:t>13</w:t>
              </w:r>
            </w:moveFrom>
          </w:p>
        </w:tc>
      </w:tr>
      <w:tr w:rsidR="00303495" w:rsidRPr="001144EF" w:rsidTr="00AD6363">
        <w:tblPrEx>
          <w:jc w:val="center"/>
        </w:tblPrEx>
        <w:trPr>
          <w:gridAfter w:val="1"/>
          <w:wAfter w:w="1210" w:type="dxa"/>
          <w:jc w:val="center"/>
        </w:trPr>
        <w:tc>
          <w:tcPr>
            <w:tcW w:w="4529" w:type="dxa"/>
          </w:tcPr>
          <w:p w:rsidR="00303495" w:rsidRPr="001144EF" w:rsidRDefault="00303495" w:rsidP="00AD6363">
            <w:pPr>
              <w:pStyle w:val="ConsPlusNormal"/>
              <w:jc w:val="center"/>
              <w:rPr>
                <w:sz w:val="28"/>
                <w:szCs w:val="28"/>
              </w:rPr>
            </w:pPr>
            <w:moveFrom w:id="4354" w:author="Антон Хабиров" w:date="2021-01-20T01:41:00Z">
              <w:r w:rsidRPr="001144EF">
                <w:rPr>
                  <w:sz w:val="28"/>
                  <w:szCs w:val="28"/>
                </w:rPr>
                <w:t>свыше 10</w:t>
              </w:r>
            </w:moveFrom>
          </w:p>
        </w:tc>
        <w:tc>
          <w:tcPr>
            <w:tcW w:w="4529" w:type="dxa"/>
            <w:gridSpan w:val="2"/>
          </w:tcPr>
          <w:p w:rsidR="00303495" w:rsidRPr="001144EF" w:rsidRDefault="00303495" w:rsidP="00AD6363">
            <w:pPr>
              <w:pStyle w:val="ConsPlusNormal"/>
              <w:jc w:val="center"/>
              <w:rPr>
                <w:sz w:val="28"/>
                <w:szCs w:val="28"/>
              </w:rPr>
            </w:pPr>
            <w:moveFrom w:id="4355" w:author="Антон Хабиров" w:date="2021-01-20T01:41:00Z">
              <w:r w:rsidRPr="001144EF">
                <w:rPr>
                  <w:sz w:val="28"/>
                  <w:szCs w:val="28"/>
                </w:rPr>
                <w:t>14</w:t>
              </w:r>
            </w:moveFrom>
          </w:p>
        </w:tc>
      </w:tr>
    </w:tbl>
    <w:p w:rsidR="00303495" w:rsidRPr="001144EF" w:rsidRDefault="00303495" w:rsidP="00303495">
      <w:pPr>
        <w:pStyle w:val="ConsPlusNormal"/>
        <w:jc w:val="both"/>
        <w:rPr>
          <w:sz w:val="28"/>
          <w:szCs w:val="28"/>
        </w:rPr>
      </w:pPr>
    </w:p>
    <w:moveFromRangeEnd w:id="4339"/>
    <w:p w:rsidR="00303495" w:rsidRPr="001144EF" w:rsidRDefault="00303495" w:rsidP="00303495">
      <w:pPr>
        <w:pStyle w:val="ConsPlusNormal"/>
        <w:jc w:val="right"/>
        <w:outlineLvl w:val="1"/>
        <w:rPr>
          <w:sz w:val="28"/>
          <w:szCs w:val="28"/>
        </w:rPr>
      </w:pPr>
      <w:r w:rsidRPr="001144EF">
        <w:rPr>
          <w:sz w:val="28"/>
          <w:szCs w:val="28"/>
        </w:rPr>
        <w:t>Приложение № 4</w:t>
      </w:r>
    </w:p>
    <w:p w:rsidR="00303495" w:rsidRPr="001144EF" w:rsidRDefault="00303495" w:rsidP="00303495">
      <w:pPr>
        <w:pStyle w:val="ConsPlusNormal"/>
        <w:jc w:val="right"/>
        <w:rPr>
          <w:sz w:val="28"/>
          <w:szCs w:val="28"/>
        </w:rPr>
      </w:pPr>
      <w:r w:rsidRPr="001144EF">
        <w:rPr>
          <w:sz w:val="28"/>
          <w:szCs w:val="28"/>
        </w:rPr>
        <w:t xml:space="preserve">к Правилам </w:t>
      </w:r>
      <w:proofErr w:type="gramStart"/>
      <w:r w:rsidRPr="001144EF">
        <w:rPr>
          <w:sz w:val="28"/>
          <w:szCs w:val="28"/>
        </w:rPr>
        <w:t>противопожарного</w:t>
      </w:r>
      <w:proofErr w:type="gramEnd"/>
    </w:p>
    <w:p w:rsidR="00303495" w:rsidRPr="001144EF" w:rsidRDefault="00303495" w:rsidP="00303495">
      <w:pPr>
        <w:pStyle w:val="ConsPlusNormal"/>
        <w:jc w:val="right"/>
        <w:rPr>
          <w:sz w:val="28"/>
          <w:szCs w:val="28"/>
        </w:rPr>
      </w:pPr>
      <w:r w:rsidRPr="001144EF">
        <w:rPr>
          <w:sz w:val="28"/>
          <w:szCs w:val="28"/>
        </w:rPr>
        <w:t>режима в Российской Федерации</w:t>
      </w:r>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rPr>
          <w:ins w:id="4356" w:author="Антон Хабиров" w:date="2021-01-20T01:41:00Z"/>
          <w:rFonts w:ascii="Times New Roman" w:hAnsi="Times New Roman" w:cs="Times New Roman"/>
          <w:sz w:val="28"/>
          <w:szCs w:val="28"/>
        </w:rPr>
      </w:pPr>
      <w:bookmarkStart w:id="4357" w:name="Par1507"/>
      <w:bookmarkEnd w:id="4357"/>
      <w:ins w:id="4358" w:author="Антон Хабиров" w:date="2021-01-20T01:41:00Z">
        <w:r w:rsidRPr="001144EF">
          <w:rPr>
            <w:rFonts w:ascii="Times New Roman" w:hAnsi="Times New Roman" w:cs="Times New Roman"/>
            <w:sz w:val="28"/>
            <w:szCs w:val="28"/>
          </w:rPr>
          <w:t>ПОРЯДОК</w:t>
        </w:r>
      </w:ins>
    </w:p>
    <w:p w:rsidR="00303495" w:rsidRPr="001144EF" w:rsidRDefault="00303495" w:rsidP="00303495">
      <w:pPr>
        <w:pStyle w:val="ConsPlusTitle"/>
        <w:jc w:val="center"/>
        <w:rPr>
          <w:ins w:id="4359" w:author="Антон Хабиров" w:date="2021-01-20T01:41:00Z"/>
          <w:rFonts w:ascii="Times New Roman" w:hAnsi="Times New Roman" w:cs="Times New Roman"/>
          <w:sz w:val="28"/>
          <w:szCs w:val="28"/>
        </w:rPr>
      </w:pPr>
      <w:ins w:id="4360" w:author="Антон Хабиров" w:date="2021-01-20T01:41:00Z">
        <w:r w:rsidRPr="001144EF">
          <w:rPr>
            <w:rFonts w:ascii="Times New Roman" w:hAnsi="Times New Roman" w:cs="Times New Roman"/>
            <w:sz w:val="28"/>
            <w:szCs w:val="28"/>
          </w:rPr>
          <w:t>ИСПОЛЬЗОВАНИЯ ОТКРЫТОГО ОГНЯ И РАЗВЕДЕНИЯ КОСТРОВ НА ЗЕМЛЯХ</w:t>
        </w:r>
      </w:ins>
    </w:p>
    <w:p w:rsidR="00303495" w:rsidRPr="001144EF" w:rsidRDefault="00303495" w:rsidP="00303495">
      <w:pPr>
        <w:pStyle w:val="ConsPlusTitle"/>
        <w:jc w:val="center"/>
        <w:rPr>
          <w:ins w:id="4361" w:author="Антон Хабиров" w:date="2021-01-20T01:41:00Z"/>
          <w:rFonts w:ascii="Times New Roman" w:hAnsi="Times New Roman" w:cs="Times New Roman"/>
          <w:sz w:val="28"/>
          <w:szCs w:val="28"/>
        </w:rPr>
      </w:pPr>
      <w:ins w:id="4362" w:author="Антон Хабиров" w:date="2021-01-20T01:41:00Z">
        <w:r w:rsidRPr="001144EF">
          <w:rPr>
            <w:rFonts w:ascii="Times New Roman" w:hAnsi="Times New Roman" w:cs="Times New Roman"/>
            <w:sz w:val="28"/>
            <w:szCs w:val="28"/>
          </w:rPr>
          <w:t xml:space="preserve">СЕЛЬСКОХОЗЯЙСТВЕННОГО НАЗНАЧЕНИЯ, </w:t>
        </w:r>
        <w:proofErr w:type="gramStart"/>
        <w:r w:rsidRPr="001144EF">
          <w:rPr>
            <w:rFonts w:ascii="Times New Roman" w:hAnsi="Times New Roman" w:cs="Times New Roman"/>
            <w:sz w:val="28"/>
            <w:szCs w:val="28"/>
          </w:rPr>
          <w:t>ЗЕМЛЯХ</w:t>
        </w:r>
        <w:proofErr w:type="gramEnd"/>
        <w:r w:rsidRPr="001144EF">
          <w:rPr>
            <w:rFonts w:ascii="Times New Roman" w:hAnsi="Times New Roman" w:cs="Times New Roman"/>
            <w:sz w:val="28"/>
            <w:szCs w:val="28"/>
          </w:rPr>
          <w:t xml:space="preserve"> ЗАПАСА И ЗЕМЛЯХ</w:t>
        </w:r>
      </w:ins>
    </w:p>
    <w:p w:rsidR="00303495" w:rsidRPr="001144EF" w:rsidRDefault="00303495" w:rsidP="00303495">
      <w:pPr>
        <w:pStyle w:val="ConsPlusTitle"/>
        <w:jc w:val="center"/>
        <w:rPr>
          <w:ins w:id="4363" w:author="Антон Хабиров" w:date="2021-01-20T01:41:00Z"/>
          <w:rFonts w:ascii="Times New Roman" w:hAnsi="Times New Roman" w:cs="Times New Roman"/>
          <w:sz w:val="28"/>
          <w:szCs w:val="28"/>
        </w:rPr>
      </w:pPr>
      <w:ins w:id="4364" w:author="Антон Хабиров" w:date="2021-01-20T01:41:00Z">
        <w:r w:rsidRPr="001144EF">
          <w:rPr>
            <w:rFonts w:ascii="Times New Roman" w:hAnsi="Times New Roman" w:cs="Times New Roman"/>
            <w:sz w:val="28"/>
            <w:szCs w:val="28"/>
          </w:rPr>
          <w:t>НАСЕЛЕННЫХ ПУНКТОВ</w:t>
        </w:r>
      </w:ins>
    </w:p>
    <w:p w:rsidR="00303495" w:rsidRPr="001144EF" w:rsidRDefault="00303495" w:rsidP="00303495">
      <w:pPr>
        <w:pStyle w:val="ConsPlusNormal"/>
        <w:jc w:val="both"/>
        <w:rPr>
          <w:ins w:id="4365" w:author="Антон Хабиров" w:date="2021-01-20T01:41:00Z"/>
          <w:sz w:val="28"/>
          <w:szCs w:val="28"/>
        </w:rPr>
      </w:pPr>
    </w:p>
    <w:p w:rsidR="00303495" w:rsidRPr="001144EF" w:rsidRDefault="00303495" w:rsidP="00303495">
      <w:pPr>
        <w:pStyle w:val="ConsPlusNormal"/>
        <w:ind w:firstLine="540"/>
        <w:jc w:val="both"/>
        <w:rPr>
          <w:ins w:id="4366" w:author="Антон Хабиров" w:date="2021-01-20T01:41:00Z"/>
          <w:sz w:val="28"/>
          <w:szCs w:val="28"/>
        </w:rPr>
      </w:pPr>
      <w:ins w:id="4367" w:author="Антон Хабиров" w:date="2021-01-20T01:41:00Z">
        <w:r w:rsidRPr="001144EF">
          <w:rPr>
            <w:sz w:val="28"/>
            <w:szCs w:val="28"/>
          </w:rPr>
          <w:t>1. Настоящий порядок использования открытого огня и разведения костров на землях сельскохозяйственного назначения, землях запаса и землях населенных пунктов (далее - порядок) устанавливает обязательные требования пожарной безопасности к использованию открытого огня и разведению костров на землях сельскохозяйственного назначения, землях запаса и землях населенных пунктов (далее - использование открытого огня).</w:t>
        </w:r>
      </w:ins>
    </w:p>
    <w:p w:rsidR="00303495" w:rsidRPr="001144EF" w:rsidRDefault="00303495" w:rsidP="00303495">
      <w:pPr>
        <w:pStyle w:val="ConsPlusNormal"/>
        <w:spacing w:before="240"/>
        <w:ind w:firstLine="540"/>
        <w:jc w:val="both"/>
        <w:rPr>
          <w:ins w:id="4368" w:author="Антон Хабиров" w:date="2021-01-20T01:41:00Z"/>
          <w:sz w:val="28"/>
          <w:szCs w:val="28"/>
        </w:rPr>
      </w:pPr>
      <w:bookmarkStart w:id="4369" w:name="Par1513"/>
      <w:bookmarkEnd w:id="4369"/>
      <w:ins w:id="4370" w:author="Антон Хабиров" w:date="2021-01-20T01:41:00Z">
        <w:r w:rsidRPr="001144EF">
          <w:rPr>
            <w:sz w:val="28"/>
            <w:szCs w:val="28"/>
          </w:rPr>
          <w:t xml:space="preserve">2. Использование открытого огня должно осуществляться в специально </w:t>
        </w:r>
        <w:r w:rsidRPr="001144EF">
          <w:rPr>
            <w:sz w:val="28"/>
            <w:szCs w:val="28"/>
          </w:rPr>
          <w:lastRenderedPageBreak/>
          <w:t>оборудованных местах при выполнении следующих требований:</w:t>
        </w:r>
      </w:ins>
    </w:p>
    <w:p w:rsidR="00303495" w:rsidRPr="001144EF" w:rsidRDefault="00303495" w:rsidP="00303495">
      <w:pPr>
        <w:pStyle w:val="ConsPlusNormal"/>
        <w:spacing w:before="240"/>
        <w:ind w:firstLine="540"/>
        <w:jc w:val="both"/>
        <w:rPr>
          <w:ins w:id="4371" w:author="Антон Хабиров" w:date="2021-01-20T01:41:00Z"/>
          <w:sz w:val="28"/>
          <w:szCs w:val="28"/>
        </w:rPr>
      </w:pPr>
      <w:proofErr w:type="gramStart"/>
      <w:ins w:id="4372" w:author="Антон Хабиров" w:date="2021-01-20T01:41:00Z">
        <w:r w:rsidRPr="001144EF">
          <w:rPr>
            <w:sz w:val="28"/>
            <w:szCs w:val="28"/>
          </w:rPr>
          <w:t>а) место использования открытого огня должно быть выполнено в виде котлована (ямы, рва) не менее чем 0,3 метра глубиной и не более 1 метра в диаметре или площадки с прочно установленной на ней металлической емкостью (например, бочка, бак, мангал) или емкостью, выполненной из иных негорючих материалов, исключающих возможность распространения пламени и выпадения сгораемых материалов за пределы очага горения, объемом не</w:t>
        </w:r>
        <w:proofErr w:type="gramEnd"/>
        <w:r w:rsidRPr="001144EF">
          <w:rPr>
            <w:sz w:val="28"/>
            <w:szCs w:val="28"/>
          </w:rPr>
          <w:t xml:space="preserve"> более 1 куб. метра;</w:t>
        </w:r>
      </w:ins>
    </w:p>
    <w:p w:rsidR="00303495" w:rsidRPr="001144EF" w:rsidRDefault="00303495" w:rsidP="00303495">
      <w:pPr>
        <w:pStyle w:val="ConsPlusNormal"/>
        <w:spacing w:before="240"/>
        <w:ind w:firstLine="540"/>
        <w:jc w:val="both"/>
        <w:rPr>
          <w:ins w:id="4373" w:author="Антон Хабиров" w:date="2021-01-20T01:41:00Z"/>
          <w:sz w:val="28"/>
          <w:szCs w:val="28"/>
        </w:rPr>
      </w:pPr>
      <w:bookmarkStart w:id="4374" w:name="Par1515"/>
      <w:bookmarkEnd w:id="4374"/>
      <w:ins w:id="4375" w:author="Антон Хабиров" w:date="2021-01-20T01:41:00Z">
        <w:r w:rsidRPr="001144EF">
          <w:rPr>
            <w:sz w:val="28"/>
            <w:szCs w:val="28"/>
          </w:rPr>
          <w:t>б) место использования открытого огня должно располагаться на расстоянии не менее 50 метров от ближайшего объекта (здания, сооружения, постройки, открытого склада, скирды), 100 метров - от хвойного леса или отдельно растущих хвойных деревьев и молодняка и 30 метров - от лиственного леса или отдельно растущих групп лиственных деревьев;</w:t>
        </w:r>
      </w:ins>
    </w:p>
    <w:p w:rsidR="00303495" w:rsidRPr="001144EF" w:rsidRDefault="00303495" w:rsidP="00303495">
      <w:pPr>
        <w:pStyle w:val="ConsPlusNormal"/>
        <w:spacing w:before="240"/>
        <w:ind w:firstLine="540"/>
        <w:jc w:val="both"/>
        <w:rPr>
          <w:ins w:id="4376" w:author="Антон Хабиров" w:date="2021-01-20T01:41:00Z"/>
          <w:sz w:val="28"/>
          <w:szCs w:val="28"/>
        </w:rPr>
      </w:pPr>
      <w:bookmarkStart w:id="4377" w:name="Par1516"/>
      <w:bookmarkEnd w:id="4377"/>
      <w:ins w:id="4378" w:author="Антон Хабиров" w:date="2021-01-20T01:41:00Z">
        <w:r w:rsidRPr="001144EF">
          <w:rPr>
            <w:sz w:val="28"/>
            <w:szCs w:val="28"/>
          </w:rPr>
          <w:t>в) территория вокруг места использования открытого огня должна быть очищена в радиусе 10 метров от сухостойных деревьев, сухой травы, валежника, порубочных остатков, других горючих материалов и отделена противопожарной минерализованной полосой шириной не менее 0,4 метра;</w:t>
        </w:r>
      </w:ins>
    </w:p>
    <w:p w:rsidR="00303495" w:rsidRPr="001144EF" w:rsidRDefault="00303495" w:rsidP="00303495">
      <w:pPr>
        <w:pStyle w:val="ConsPlusNormal"/>
        <w:spacing w:before="240"/>
        <w:ind w:firstLine="540"/>
        <w:jc w:val="both"/>
        <w:rPr>
          <w:ins w:id="4379" w:author="Антон Хабиров" w:date="2021-01-20T01:41:00Z"/>
          <w:sz w:val="28"/>
          <w:szCs w:val="28"/>
        </w:rPr>
      </w:pPr>
      <w:ins w:id="4380" w:author="Антон Хабиров" w:date="2021-01-20T01:41:00Z">
        <w:r w:rsidRPr="001144EF">
          <w:rPr>
            <w:sz w:val="28"/>
            <w:szCs w:val="28"/>
          </w:rPr>
          <w:t>г) лицо, использующее открытый огонь, должно быть обеспечено первичными средствами пожаротушения для локализации и ликвидации горения, а также мобильным средством связи для вызова подразделения пожарной охраны.</w:t>
        </w:r>
      </w:ins>
    </w:p>
    <w:p w:rsidR="00303495" w:rsidRPr="001144EF" w:rsidRDefault="00303495" w:rsidP="00303495">
      <w:pPr>
        <w:pStyle w:val="ConsPlusNormal"/>
        <w:spacing w:before="240"/>
        <w:ind w:firstLine="540"/>
        <w:jc w:val="both"/>
        <w:rPr>
          <w:ins w:id="4381" w:author="Антон Хабиров" w:date="2021-01-20T01:41:00Z"/>
          <w:sz w:val="28"/>
          <w:szCs w:val="28"/>
        </w:rPr>
      </w:pPr>
      <w:ins w:id="4382" w:author="Антон Хабиров" w:date="2021-01-20T01:41:00Z">
        <w:r w:rsidRPr="001144EF">
          <w:rPr>
            <w:sz w:val="28"/>
            <w:szCs w:val="28"/>
          </w:rPr>
          <w:t>3. При использовании открытого огня в металлической емкости или емкости, выполненной из иных негорючих материалов, исключающей распространение пламени и выпадение сгораемых материалов за пределы очага горения, минимально допустимые расстояния, предусмотренные подпунктами "б" и "в" пункта 2 порядка, могут быть уменьшены вдвое. При этом устройство противопожарной минерализованной полосы не требуется.</w:t>
        </w:r>
      </w:ins>
    </w:p>
    <w:p w:rsidR="00303495" w:rsidRPr="001144EF" w:rsidRDefault="00303495" w:rsidP="00303495">
      <w:pPr>
        <w:pStyle w:val="ConsPlusNormal"/>
        <w:spacing w:before="240"/>
        <w:ind w:firstLine="540"/>
        <w:jc w:val="both"/>
        <w:rPr>
          <w:ins w:id="4383" w:author="Антон Хабиров" w:date="2021-01-20T01:41:00Z"/>
          <w:sz w:val="28"/>
          <w:szCs w:val="28"/>
        </w:rPr>
      </w:pPr>
      <w:ins w:id="4384" w:author="Антон Хабиров" w:date="2021-01-20T01:41:00Z">
        <w:r w:rsidRPr="001144EF">
          <w:rPr>
            <w:sz w:val="28"/>
            <w:szCs w:val="28"/>
          </w:rPr>
          <w:t>4. В целях своевременной локализации процесса горения емкость, предназначенная для сжигания мусора, должна использоваться с металлическим листом, размер которого должен позволять полностью закрыть указанную емкость сверху.</w:t>
        </w:r>
      </w:ins>
    </w:p>
    <w:p w:rsidR="00303495" w:rsidRPr="001144EF" w:rsidRDefault="00303495" w:rsidP="00303495">
      <w:pPr>
        <w:pStyle w:val="ConsPlusNormal"/>
        <w:spacing w:before="240"/>
        <w:ind w:firstLine="540"/>
        <w:jc w:val="both"/>
        <w:rPr>
          <w:ins w:id="4385" w:author="Антон Хабиров" w:date="2021-01-20T01:41:00Z"/>
          <w:sz w:val="28"/>
          <w:szCs w:val="28"/>
        </w:rPr>
      </w:pPr>
      <w:ins w:id="4386" w:author="Антон Хабиров" w:date="2021-01-20T01:41:00Z">
        <w:r w:rsidRPr="001144EF">
          <w:rPr>
            <w:sz w:val="28"/>
            <w:szCs w:val="28"/>
          </w:rPr>
          <w:t xml:space="preserve">5. </w:t>
        </w:r>
        <w:proofErr w:type="gramStart"/>
        <w:r w:rsidRPr="001144EF">
          <w:rPr>
            <w:sz w:val="28"/>
            <w:szCs w:val="28"/>
          </w:rPr>
          <w:t>При использовании открытого огня и разведении костров для приготовления пищи в специальных несгораемых емкостях (например, мангалах, жаровнях) на земельных участках населенных пунктов, а также на садовых земельных участках, относящихся к землям сельскохозяйственного назначения, противопожарное расстояние от очага горения до зданий, сооружений и иных построек допускается уменьшать до 5 метров, а зону очистки вокруг емкости от горючих материалов - до 2 метров</w:t>
        </w:r>
        <w:proofErr w:type="gramEnd"/>
        <w:r w:rsidRPr="001144EF">
          <w:rPr>
            <w:sz w:val="28"/>
            <w:szCs w:val="28"/>
          </w:rPr>
          <w:t>.</w:t>
        </w:r>
      </w:ins>
    </w:p>
    <w:p w:rsidR="00303495" w:rsidRPr="001144EF" w:rsidRDefault="00303495" w:rsidP="00303495">
      <w:pPr>
        <w:pStyle w:val="ConsPlusNormal"/>
        <w:spacing w:before="240"/>
        <w:ind w:firstLine="540"/>
        <w:jc w:val="both"/>
        <w:rPr>
          <w:ins w:id="4387" w:author="Антон Хабиров" w:date="2021-01-20T01:41:00Z"/>
          <w:sz w:val="28"/>
          <w:szCs w:val="28"/>
        </w:rPr>
      </w:pPr>
      <w:ins w:id="4388" w:author="Антон Хабиров" w:date="2021-01-20T01:41:00Z">
        <w:r w:rsidRPr="001144EF">
          <w:rPr>
            <w:sz w:val="28"/>
            <w:szCs w:val="28"/>
          </w:rPr>
          <w:t xml:space="preserve">6. В случаях выполнения работ по уничтожению сухой травянистой </w:t>
        </w:r>
        <w:r w:rsidRPr="001144EF">
          <w:rPr>
            <w:sz w:val="28"/>
            <w:szCs w:val="28"/>
          </w:rPr>
          <w:lastRenderedPageBreak/>
          <w:t>растительности, стерни, пожнивных остатков и иных горючих отходов, организации массовых мероприятий с использованием открытого огня допускается увеличивать диаметр очага горения до 3 метров. При этом минимально допустимый радиус зоны очистки территории вокруг очага горения от сухостойных деревьев, сухой травы, валежника, порубочных остатков, других горючих материалов в зависимости от высоты точки их размещения в месте использования открытого огня над уровнем земли следует определять согласно приложению.</w:t>
        </w:r>
      </w:ins>
    </w:p>
    <w:p w:rsidR="00303495" w:rsidRPr="001144EF" w:rsidRDefault="00303495" w:rsidP="00303495">
      <w:pPr>
        <w:pStyle w:val="ConsPlusNormal"/>
        <w:spacing w:before="240"/>
        <w:ind w:firstLine="540"/>
        <w:jc w:val="both"/>
        <w:rPr>
          <w:ins w:id="4389" w:author="Антон Хабиров" w:date="2021-01-20T01:41:00Z"/>
          <w:sz w:val="28"/>
          <w:szCs w:val="28"/>
        </w:rPr>
      </w:pPr>
      <w:ins w:id="4390" w:author="Антон Хабиров" w:date="2021-01-20T01:41:00Z">
        <w:r w:rsidRPr="001144EF">
          <w:rPr>
            <w:sz w:val="28"/>
            <w:szCs w:val="28"/>
          </w:rPr>
          <w:t>7. При увеличении диаметра зоны очага горения должны быть выполнены требования пункта 2 порядка. При этом на каждый очаг использования открытого огня должно быть задействовано не менее 2 человек, обеспеченных первичными средствами пожаротушения и прошедших обучение мерам пожарной безопасности.</w:t>
        </w:r>
      </w:ins>
    </w:p>
    <w:p w:rsidR="00303495" w:rsidRPr="001144EF" w:rsidRDefault="00303495" w:rsidP="00303495">
      <w:pPr>
        <w:pStyle w:val="ConsPlusNormal"/>
        <w:spacing w:before="240"/>
        <w:ind w:firstLine="540"/>
        <w:jc w:val="both"/>
        <w:rPr>
          <w:ins w:id="4391" w:author="Антон Хабиров" w:date="2021-01-20T01:41:00Z"/>
          <w:sz w:val="28"/>
          <w:szCs w:val="28"/>
        </w:rPr>
      </w:pPr>
      <w:ins w:id="4392" w:author="Антон Хабиров" w:date="2021-01-20T01:41:00Z">
        <w:r w:rsidRPr="001144EF">
          <w:rPr>
            <w:sz w:val="28"/>
            <w:szCs w:val="28"/>
          </w:rPr>
          <w:t xml:space="preserve">8. В течение всего периода использования открытого огня до прекращения процесса тления должен осуществляться </w:t>
        </w:r>
        <w:proofErr w:type="gramStart"/>
        <w:r w:rsidRPr="001144EF">
          <w:rPr>
            <w:sz w:val="28"/>
            <w:szCs w:val="28"/>
          </w:rPr>
          <w:t>контроль за</w:t>
        </w:r>
        <w:proofErr w:type="gramEnd"/>
        <w:r w:rsidRPr="001144EF">
          <w:rPr>
            <w:sz w:val="28"/>
            <w:szCs w:val="28"/>
          </w:rPr>
          <w:t xml:space="preserve"> нераспространением горения (тления) за пределы очаговой зоны.</w:t>
        </w:r>
      </w:ins>
    </w:p>
    <w:p w:rsidR="00303495" w:rsidRPr="001144EF" w:rsidRDefault="00303495" w:rsidP="00303495">
      <w:pPr>
        <w:pStyle w:val="ConsPlusNormal"/>
        <w:spacing w:before="240"/>
        <w:ind w:firstLine="540"/>
        <w:jc w:val="both"/>
        <w:rPr>
          <w:ins w:id="4393" w:author="Антон Хабиров" w:date="2021-01-20T01:41:00Z"/>
          <w:sz w:val="28"/>
          <w:szCs w:val="28"/>
        </w:rPr>
      </w:pPr>
      <w:ins w:id="4394" w:author="Антон Хабиров" w:date="2021-01-20T01:41:00Z">
        <w:r w:rsidRPr="001144EF">
          <w:rPr>
            <w:sz w:val="28"/>
            <w:szCs w:val="28"/>
          </w:rPr>
          <w:t>9. Использование открытого огня запрещается:</w:t>
        </w:r>
      </w:ins>
    </w:p>
    <w:p w:rsidR="00303495" w:rsidRPr="001144EF" w:rsidRDefault="00303495" w:rsidP="00303495">
      <w:pPr>
        <w:pStyle w:val="ConsPlusNormal"/>
        <w:spacing w:before="240"/>
        <w:ind w:firstLine="540"/>
        <w:jc w:val="both"/>
        <w:rPr>
          <w:ins w:id="4395" w:author="Антон Хабиров" w:date="2021-01-20T01:41:00Z"/>
          <w:sz w:val="28"/>
          <w:szCs w:val="28"/>
        </w:rPr>
      </w:pPr>
      <w:ins w:id="4396" w:author="Антон Хабиров" w:date="2021-01-20T01:41:00Z">
        <w:r w:rsidRPr="001144EF">
          <w:rPr>
            <w:sz w:val="28"/>
            <w:szCs w:val="28"/>
          </w:rPr>
          <w:t>на торфяных почвах;</w:t>
        </w:r>
      </w:ins>
    </w:p>
    <w:p w:rsidR="00303495" w:rsidRPr="001144EF" w:rsidRDefault="00303495" w:rsidP="00303495">
      <w:pPr>
        <w:pStyle w:val="ConsPlusNormal"/>
        <w:spacing w:before="240"/>
        <w:ind w:firstLine="540"/>
        <w:jc w:val="both"/>
        <w:rPr>
          <w:ins w:id="4397" w:author="Антон Хабиров" w:date="2021-01-20T01:41:00Z"/>
          <w:sz w:val="28"/>
          <w:szCs w:val="28"/>
        </w:rPr>
      </w:pPr>
      <w:ins w:id="4398" w:author="Антон Хабиров" w:date="2021-01-20T01:41:00Z">
        <w:r w:rsidRPr="001144EF">
          <w:rPr>
            <w:sz w:val="28"/>
            <w:szCs w:val="28"/>
          </w:rPr>
          <w:t>при установлении на соответствующей территории особого противопожарного режима;</w:t>
        </w:r>
      </w:ins>
    </w:p>
    <w:p w:rsidR="00303495" w:rsidRPr="001144EF" w:rsidRDefault="00303495" w:rsidP="00303495">
      <w:pPr>
        <w:pStyle w:val="ConsPlusNormal"/>
        <w:spacing w:before="240"/>
        <w:ind w:firstLine="540"/>
        <w:jc w:val="both"/>
        <w:rPr>
          <w:ins w:id="4399" w:author="Антон Хабиров" w:date="2021-01-20T01:41:00Z"/>
          <w:sz w:val="28"/>
          <w:szCs w:val="28"/>
        </w:rPr>
      </w:pPr>
      <w:ins w:id="4400" w:author="Антон Хабиров" w:date="2021-01-20T01:41:00Z">
        <w:r w:rsidRPr="001144EF">
          <w:rPr>
            <w:sz w:val="28"/>
            <w:szCs w:val="28"/>
          </w:rPr>
          <w:t>при поступившей информации о приближающихся неблагоприятных или опасных для жизнедеятельности людей метеорологических последствиях, связанных с сильными порывами ветра;</w:t>
        </w:r>
      </w:ins>
    </w:p>
    <w:p w:rsidR="00303495" w:rsidRPr="001144EF" w:rsidRDefault="00303495" w:rsidP="00303495">
      <w:pPr>
        <w:pStyle w:val="ConsPlusNormal"/>
        <w:spacing w:before="240"/>
        <w:ind w:firstLine="540"/>
        <w:jc w:val="both"/>
        <w:rPr>
          <w:ins w:id="4401" w:author="Антон Хабиров" w:date="2021-01-20T01:41:00Z"/>
          <w:sz w:val="28"/>
          <w:szCs w:val="28"/>
        </w:rPr>
      </w:pPr>
      <w:ins w:id="4402" w:author="Антон Хабиров" w:date="2021-01-20T01:41:00Z">
        <w:r w:rsidRPr="001144EF">
          <w:rPr>
            <w:sz w:val="28"/>
            <w:szCs w:val="28"/>
          </w:rPr>
          <w:t>под кронами деревьев хвойных пород;</w:t>
        </w:r>
      </w:ins>
    </w:p>
    <w:p w:rsidR="00303495" w:rsidRPr="001144EF" w:rsidRDefault="00303495" w:rsidP="00303495">
      <w:pPr>
        <w:pStyle w:val="ConsPlusNormal"/>
        <w:spacing w:before="240"/>
        <w:ind w:firstLine="540"/>
        <w:jc w:val="both"/>
        <w:rPr>
          <w:ins w:id="4403" w:author="Антон Хабиров" w:date="2021-01-20T01:41:00Z"/>
          <w:sz w:val="28"/>
          <w:szCs w:val="28"/>
        </w:rPr>
      </w:pPr>
      <w:ins w:id="4404" w:author="Антон Хабиров" w:date="2021-01-20T01:41:00Z">
        <w:r w:rsidRPr="001144EF">
          <w:rPr>
            <w:sz w:val="28"/>
            <w:szCs w:val="28"/>
          </w:rPr>
          <w:t>в емкости, стенки которой имеют огненный сквозной прогар, механические разрывы (повреждения) и иные отверстия, в том числе технологические, через которые возможно выпадение горючих материалов за пределы очага горения;</w:t>
        </w:r>
      </w:ins>
    </w:p>
    <w:p w:rsidR="00303495" w:rsidRPr="001144EF" w:rsidRDefault="00303495" w:rsidP="00303495">
      <w:pPr>
        <w:pStyle w:val="ConsPlusNormal"/>
        <w:spacing w:before="240"/>
        <w:ind w:firstLine="540"/>
        <w:jc w:val="both"/>
        <w:rPr>
          <w:ins w:id="4405" w:author="Антон Хабиров" w:date="2021-01-20T01:41:00Z"/>
          <w:sz w:val="28"/>
          <w:szCs w:val="28"/>
        </w:rPr>
      </w:pPr>
      <w:ins w:id="4406" w:author="Антон Хабиров" w:date="2021-01-20T01:41:00Z">
        <w:r w:rsidRPr="001144EF">
          <w:rPr>
            <w:sz w:val="28"/>
            <w:szCs w:val="28"/>
          </w:rPr>
          <w:t>при скорости ветра, превышающей значение 5 метров в секунду, если открытый огонь используется без металлической емкости или емкости, выполненной из иных негорючих материалов, исключающей распространение пламени и выпадение сгораемых материалов за пределы очага горения;</w:t>
        </w:r>
      </w:ins>
    </w:p>
    <w:p w:rsidR="00303495" w:rsidRPr="001144EF" w:rsidRDefault="00303495" w:rsidP="00303495">
      <w:pPr>
        <w:pStyle w:val="ConsPlusNormal"/>
        <w:spacing w:before="240"/>
        <w:ind w:firstLine="540"/>
        <w:jc w:val="both"/>
        <w:rPr>
          <w:ins w:id="4407" w:author="Антон Хабиров" w:date="2021-01-20T01:41:00Z"/>
          <w:sz w:val="28"/>
          <w:szCs w:val="28"/>
        </w:rPr>
      </w:pPr>
      <w:ins w:id="4408" w:author="Антон Хабиров" w:date="2021-01-20T01:41:00Z">
        <w:r w:rsidRPr="001144EF">
          <w:rPr>
            <w:sz w:val="28"/>
            <w:szCs w:val="28"/>
          </w:rPr>
          <w:t>при скорости ветра, превышающей значение 10 метров в секунду.</w:t>
        </w:r>
      </w:ins>
    </w:p>
    <w:p w:rsidR="00303495" w:rsidRPr="001144EF" w:rsidRDefault="00303495" w:rsidP="00303495">
      <w:pPr>
        <w:pStyle w:val="ConsPlusNormal"/>
        <w:spacing w:before="240"/>
        <w:ind w:firstLine="540"/>
        <w:jc w:val="both"/>
        <w:rPr>
          <w:ins w:id="4409" w:author="Антон Хабиров" w:date="2021-01-20T01:41:00Z"/>
          <w:sz w:val="28"/>
          <w:szCs w:val="28"/>
        </w:rPr>
      </w:pPr>
      <w:ins w:id="4410" w:author="Антон Хабиров" w:date="2021-01-20T01:41:00Z">
        <w:r w:rsidRPr="001144EF">
          <w:rPr>
            <w:sz w:val="28"/>
            <w:szCs w:val="28"/>
          </w:rPr>
          <w:t>10. В процессе использования открытого огня запрещается:</w:t>
        </w:r>
      </w:ins>
    </w:p>
    <w:p w:rsidR="00303495" w:rsidRPr="001144EF" w:rsidRDefault="00303495" w:rsidP="00303495">
      <w:pPr>
        <w:pStyle w:val="ConsPlusNormal"/>
        <w:spacing w:before="240"/>
        <w:ind w:firstLine="540"/>
        <w:jc w:val="both"/>
        <w:rPr>
          <w:ins w:id="4411" w:author="Антон Хабиров" w:date="2021-01-20T01:41:00Z"/>
          <w:sz w:val="28"/>
          <w:szCs w:val="28"/>
        </w:rPr>
      </w:pPr>
      <w:ins w:id="4412" w:author="Антон Хабиров" w:date="2021-01-20T01:41:00Z">
        <w:r w:rsidRPr="001144EF">
          <w:rPr>
            <w:sz w:val="28"/>
            <w:szCs w:val="28"/>
          </w:rPr>
          <w:t xml:space="preserve">осуществлять сжигание горючих и легковоспламеняющихся жидкостей (кроме жидкостей, используемых для розжига), взрывоопасных веществ и материалов, а также изделий и иных материалов, выделяющих при горении токсичные и </w:t>
        </w:r>
        <w:r w:rsidRPr="001144EF">
          <w:rPr>
            <w:sz w:val="28"/>
            <w:szCs w:val="28"/>
          </w:rPr>
          <w:lastRenderedPageBreak/>
          <w:t>высокотоксичные вещества;</w:t>
        </w:r>
      </w:ins>
    </w:p>
    <w:p w:rsidR="00303495" w:rsidRPr="001144EF" w:rsidRDefault="00303495" w:rsidP="00303495">
      <w:pPr>
        <w:pStyle w:val="ConsPlusNormal"/>
        <w:spacing w:before="240"/>
        <w:ind w:firstLine="540"/>
        <w:jc w:val="both"/>
        <w:rPr>
          <w:ins w:id="4413" w:author="Антон Хабиров" w:date="2021-01-20T01:41:00Z"/>
          <w:sz w:val="28"/>
          <w:szCs w:val="28"/>
        </w:rPr>
      </w:pPr>
      <w:ins w:id="4414" w:author="Антон Хабиров" w:date="2021-01-20T01:41:00Z">
        <w:r w:rsidRPr="001144EF">
          <w:rPr>
            <w:sz w:val="28"/>
            <w:szCs w:val="28"/>
          </w:rPr>
          <w:t>оставлять место очага горения без присмотра до полного прекращения горения (тления);</w:t>
        </w:r>
      </w:ins>
    </w:p>
    <w:p w:rsidR="00303495" w:rsidRPr="001144EF" w:rsidRDefault="00303495" w:rsidP="00303495">
      <w:pPr>
        <w:pStyle w:val="ConsPlusNormal"/>
        <w:spacing w:before="240"/>
        <w:ind w:firstLine="540"/>
        <w:jc w:val="both"/>
        <w:rPr>
          <w:ins w:id="4415" w:author="Антон Хабиров" w:date="2021-01-20T01:41:00Z"/>
          <w:sz w:val="28"/>
          <w:szCs w:val="28"/>
        </w:rPr>
      </w:pPr>
      <w:ins w:id="4416" w:author="Антон Хабиров" w:date="2021-01-20T01:41:00Z">
        <w:r w:rsidRPr="001144EF">
          <w:rPr>
            <w:sz w:val="28"/>
            <w:szCs w:val="28"/>
          </w:rPr>
          <w:t>располагать легковоспламеняющиеся и горючие жидкости, а также горючие материалы вблизи очага горения.</w:t>
        </w:r>
      </w:ins>
    </w:p>
    <w:p w:rsidR="00303495" w:rsidRPr="001144EF" w:rsidRDefault="00303495" w:rsidP="00303495">
      <w:pPr>
        <w:pStyle w:val="ConsPlusNormal"/>
        <w:spacing w:before="240"/>
        <w:ind w:firstLine="540"/>
        <w:jc w:val="both"/>
        <w:rPr>
          <w:ins w:id="4417" w:author="Антон Хабиров" w:date="2021-01-20T01:41:00Z"/>
          <w:sz w:val="28"/>
          <w:szCs w:val="28"/>
        </w:rPr>
      </w:pPr>
      <w:ins w:id="4418" w:author="Антон Хабиров" w:date="2021-01-20T01:41:00Z">
        <w:r w:rsidRPr="001144EF">
          <w:rPr>
            <w:sz w:val="28"/>
            <w:szCs w:val="28"/>
          </w:rPr>
          <w:t>11. После использования открытого огня место очага горения должно быть засыпано землей (песком) или залито водой до полного прекращения горения (тления).</w:t>
        </w:r>
      </w:ins>
    </w:p>
    <w:p w:rsidR="00303495" w:rsidRPr="001144EF" w:rsidRDefault="00303495" w:rsidP="00303495">
      <w:pPr>
        <w:pStyle w:val="ConsPlusNormal"/>
        <w:jc w:val="both"/>
        <w:rPr>
          <w:sz w:val="28"/>
          <w:szCs w:val="28"/>
        </w:rPr>
      </w:pPr>
      <w:moveToRangeStart w:id="4419" w:author="Антон Хабиров" w:date="2021-01-20T01:41:00Z" w:name="move61999341"/>
    </w:p>
    <w:p w:rsidR="00303495" w:rsidRPr="001144EF" w:rsidRDefault="00303495" w:rsidP="00303495">
      <w:pPr>
        <w:pStyle w:val="ConsPlusNormal"/>
        <w:jc w:val="right"/>
        <w:outlineLvl w:val="2"/>
        <w:rPr>
          <w:ins w:id="4420" w:author="Антон Хабиров" w:date="2021-01-20T01:41:00Z"/>
          <w:sz w:val="28"/>
          <w:szCs w:val="28"/>
        </w:rPr>
      </w:pPr>
      <w:moveTo w:id="4421" w:author="Антон Хабиров" w:date="2021-01-20T01:41:00Z">
        <w:r w:rsidRPr="001144EF">
          <w:rPr>
            <w:sz w:val="28"/>
            <w:szCs w:val="28"/>
          </w:rPr>
          <w:t>Приложение</w:t>
        </w:r>
      </w:moveTo>
      <w:moveToRangeEnd w:id="4419"/>
    </w:p>
    <w:p w:rsidR="00303495" w:rsidRPr="001144EF" w:rsidRDefault="00303495" w:rsidP="00303495">
      <w:pPr>
        <w:pStyle w:val="ConsPlusNormal"/>
        <w:jc w:val="right"/>
        <w:rPr>
          <w:ins w:id="4422" w:author="Антон Хабиров" w:date="2021-01-20T01:41:00Z"/>
          <w:sz w:val="28"/>
          <w:szCs w:val="28"/>
        </w:rPr>
      </w:pPr>
      <w:ins w:id="4423" w:author="Антон Хабиров" w:date="2021-01-20T01:41:00Z">
        <w:r w:rsidRPr="001144EF">
          <w:rPr>
            <w:sz w:val="28"/>
            <w:szCs w:val="28"/>
          </w:rPr>
          <w:t>к порядку использования открытого</w:t>
        </w:r>
      </w:ins>
    </w:p>
    <w:p w:rsidR="00303495" w:rsidRPr="001144EF" w:rsidRDefault="00303495" w:rsidP="00303495">
      <w:pPr>
        <w:pStyle w:val="ConsPlusNormal"/>
        <w:jc w:val="right"/>
        <w:rPr>
          <w:ins w:id="4424" w:author="Антон Хабиров" w:date="2021-01-20T01:41:00Z"/>
          <w:sz w:val="28"/>
          <w:szCs w:val="28"/>
        </w:rPr>
      </w:pPr>
      <w:ins w:id="4425" w:author="Антон Хабиров" w:date="2021-01-20T01:41:00Z">
        <w:r w:rsidRPr="001144EF">
          <w:rPr>
            <w:sz w:val="28"/>
            <w:szCs w:val="28"/>
          </w:rPr>
          <w:t>огня и разведения костров на землях</w:t>
        </w:r>
      </w:ins>
    </w:p>
    <w:p w:rsidR="00303495" w:rsidRPr="001144EF" w:rsidRDefault="00303495" w:rsidP="00303495">
      <w:pPr>
        <w:pStyle w:val="ConsPlusNormal"/>
        <w:jc w:val="right"/>
        <w:rPr>
          <w:ins w:id="4426" w:author="Антон Хабиров" w:date="2021-01-20T01:41:00Z"/>
          <w:sz w:val="28"/>
          <w:szCs w:val="28"/>
        </w:rPr>
      </w:pPr>
      <w:ins w:id="4427" w:author="Антон Хабиров" w:date="2021-01-20T01:41:00Z">
        <w:r w:rsidRPr="001144EF">
          <w:rPr>
            <w:sz w:val="28"/>
            <w:szCs w:val="28"/>
          </w:rPr>
          <w:t xml:space="preserve">сельскохозяйственного назначения, </w:t>
        </w:r>
        <w:proofErr w:type="gramStart"/>
        <w:r w:rsidRPr="001144EF">
          <w:rPr>
            <w:sz w:val="28"/>
            <w:szCs w:val="28"/>
          </w:rPr>
          <w:t>землях</w:t>
        </w:r>
        <w:proofErr w:type="gramEnd"/>
      </w:ins>
    </w:p>
    <w:p w:rsidR="00303495" w:rsidRPr="001144EF" w:rsidRDefault="00303495" w:rsidP="00303495">
      <w:pPr>
        <w:pStyle w:val="ConsPlusNormal"/>
        <w:jc w:val="right"/>
        <w:rPr>
          <w:ins w:id="4428" w:author="Антон Хабиров" w:date="2021-01-20T01:41:00Z"/>
          <w:sz w:val="28"/>
          <w:szCs w:val="28"/>
        </w:rPr>
      </w:pPr>
      <w:ins w:id="4429" w:author="Антон Хабиров" w:date="2021-01-20T01:41:00Z">
        <w:r w:rsidRPr="001144EF">
          <w:rPr>
            <w:sz w:val="28"/>
            <w:szCs w:val="28"/>
          </w:rPr>
          <w:t xml:space="preserve">запаса и </w:t>
        </w:r>
        <w:proofErr w:type="gramStart"/>
        <w:r w:rsidRPr="001144EF">
          <w:rPr>
            <w:sz w:val="28"/>
            <w:szCs w:val="28"/>
          </w:rPr>
          <w:t>землях</w:t>
        </w:r>
        <w:proofErr w:type="gramEnd"/>
        <w:r w:rsidRPr="001144EF">
          <w:rPr>
            <w:sz w:val="28"/>
            <w:szCs w:val="28"/>
          </w:rPr>
          <w:t xml:space="preserve"> населенных пунктов</w:t>
        </w:r>
      </w:ins>
    </w:p>
    <w:p w:rsidR="00303495" w:rsidRPr="001144EF" w:rsidRDefault="00303495" w:rsidP="00303495">
      <w:pPr>
        <w:pStyle w:val="ConsPlusNormal"/>
        <w:jc w:val="both"/>
        <w:rPr>
          <w:ins w:id="4430" w:author="Антон Хабиров" w:date="2021-01-20T01:41:00Z"/>
          <w:sz w:val="28"/>
          <w:szCs w:val="28"/>
        </w:rPr>
      </w:pPr>
    </w:p>
    <w:p w:rsidR="00303495" w:rsidRPr="001144EF" w:rsidRDefault="00303495" w:rsidP="00303495">
      <w:pPr>
        <w:pStyle w:val="ConsPlusTitle"/>
        <w:jc w:val="center"/>
        <w:rPr>
          <w:ins w:id="4431" w:author="Антон Хабиров" w:date="2021-01-20T01:41:00Z"/>
          <w:rFonts w:ascii="Times New Roman" w:hAnsi="Times New Roman" w:cs="Times New Roman"/>
          <w:sz w:val="28"/>
          <w:szCs w:val="28"/>
        </w:rPr>
      </w:pPr>
      <w:ins w:id="4432" w:author="Антон Хабиров" w:date="2021-01-20T01:41:00Z">
        <w:r w:rsidRPr="001144EF">
          <w:rPr>
            <w:rFonts w:ascii="Times New Roman" w:hAnsi="Times New Roman" w:cs="Times New Roman"/>
            <w:sz w:val="28"/>
            <w:szCs w:val="28"/>
          </w:rPr>
          <w:t>МИНИМАЛЬНО ДОПУСТИМЫЙ РАДИУС</w:t>
        </w:r>
      </w:ins>
    </w:p>
    <w:p w:rsidR="00303495" w:rsidRPr="001144EF" w:rsidRDefault="00303495" w:rsidP="00303495">
      <w:pPr>
        <w:pStyle w:val="ConsPlusTitle"/>
        <w:jc w:val="center"/>
        <w:rPr>
          <w:ins w:id="4433" w:author="Антон Хабиров" w:date="2021-01-20T01:41:00Z"/>
          <w:rFonts w:ascii="Times New Roman" w:hAnsi="Times New Roman" w:cs="Times New Roman"/>
          <w:sz w:val="28"/>
          <w:szCs w:val="28"/>
        </w:rPr>
      </w:pPr>
      <w:ins w:id="4434" w:author="Антон Хабиров" w:date="2021-01-20T01:41:00Z">
        <w:r w:rsidRPr="001144EF">
          <w:rPr>
            <w:rFonts w:ascii="Times New Roman" w:hAnsi="Times New Roman" w:cs="Times New Roman"/>
            <w:sz w:val="28"/>
            <w:szCs w:val="28"/>
          </w:rPr>
          <w:t xml:space="preserve">ЗОНЫ ОЧИСТКИ ТЕРРИТОРИИ ВОКРУГ ОЧАГА ГОРЕНИЯ ОТ </w:t>
        </w:r>
        <w:proofErr w:type="gramStart"/>
        <w:r w:rsidRPr="001144EF">
          <w:rPr>
            <w:rFonts w:ascii="Times New Roman" w:hAnsi="Times New Roman" w:cs="Times New Roman"/>
            <w:sz w:val="28"/>
            <w:szCs w:val="28"/>
          </w:rPr>
          <w:t>СУХОСТОЙНЫХ</w:t>
        </w:r>
        <w:proofErr w:type="gramEnd"/>
      </w:ins>
    </w:p>
    <w:p w:rsidR="00303495" w:rsidRPr="001144EF" w:rsidRDefault="00303495" w:rsidP="00303495">
      <w:pPr>
        <w:pStyle w:val="ConsPlusTitle"/>
        <w:jc w:val="center"/>
        <w:rPr>
          <w:ins w:id="4435" w:author="Антон Хабиров" w:date="2021-01-20T01:41:00Z"/>
          <w:rFonts w:ascii="Times New Roman" w:hAnsi="Times New Roman" w:cs="Times New Roman"/>
          <w:sz w:val="28"/>
          <w:szCs w:val="28"/>
        </w:rPr>
      </w:pPr>
      <w:ins w:id="4436" w:author="Антон Хабиров" w:date="2021-01-20T01:41:00Z">
        <w:r w:rsidRPr="001144EF">
          <w:rPr>
            <w:rFonts w:ascii="Times New Roman" w:hAnsi="Times New Roman" w:cs="Times New Roman"/>
            <w:sz w:val="28"/>
            <w:szCs w:val="28"/>
          </w:rPr>
          <w:t>ДЕРЕВЬЕВ, СУХОЙ ТРАВЫ, ВАЛЕЖНИКА, ПОРУБОЧНЫХ ОСТАТКОВ,</w:t>
        </w:r>
      </w:ins>
    </w:p>
    <w:p w:rsidR="00303495" w:rsidRPr="001144EF" w:rsidRDefault="00303495" w:rsidP="00303495">
      <w:pPr>
        <w:pStyle w:val="ConsPlusTitle"/>
        <w:jc w:val="center"/>
        <w:rPr>
          <w:ins w:id="4437" w:author="Антон Хабиров" w:date="2021-01-20T01:41:00Z"/>
          <w:rFonts w:ascii="Times New Roman" w:hAnsi="Times New Roman" w:cs="Times New Roman"/>
          <w:sz w:val="28"/>
          <w:szCs w:val="28"/>
        </w:rPr>
      </w:pPr>
      <w:ins w:id="4438" w:author="Антон Хабиров" w:date="2021-01-20T01:41:00Z">
        <w:r w:rsidRPr="001144EF">
          <w:rPr>
            <w:rFonts w:ascii="Times New Roman" w:hAnsi="Times New Roman" w:cs="Times New Roman"/>
            <w:sz w:val="28"/>
            <w:szCs w:val="28"/>
          </w:rPr>
          <w:t>ДРУГИХ ГОРЮЧИХ МАТЕРИАЛОВ В ЗАВИСИМОСТИ ОТ ВЫСОТЫ</w:t>
        </w:r>
      </w:ins>
    </w:p>
    <w:p w:rsidR="00303495" w:rsidRPr="001144EF" w:rsidRDefault="00303495" w:rsidP="00303495">
      <w:pPr>
        <w:pStyle w:val="ConsPlusTitle"/>
        <w:jc w:val="center"/>
        <w:rPr>
          <w:ins w:id="4439" w:author="Антон Хабиров" w:date="2021-01-20T01:41:00Z"/>
          <w:rFonts w:ascii="Times New Roman" w:hAnsi="Times New Roman" w:cs="Times New Roman"/>
          <w:sz w:val="28"/>
          <w:szCs w:val="28"/>
        </w:rPr>
      </w:pPr>
      <w:ins w:id="4440" w:author="Антон Хабиров" w:date="2021-01-20T01:41:00Z">
        <w:r w:rsidRPr="001144EF">
          <w:rPr>
            <w:rFonts w:ascii="Times New Roman" w:hAnsi="Times New Roman" w:cs="Times New Roman"/>
            <w:sz w:val="28"/>
            <w:szCs w:val="28"/>
          </w:rPr>
          <w:t>ТОЧКИ ИХ РАЗМЕЩЕНИЯ В МЕСТЕ ИСПОЛЬЗОВАНИЯ</w:t>
        </w:r>
      </w:ins>
    </w:p>
    <w:p w:rsidR="00303495" w:rsidRPr="001144EF" w:rsidRDefault="00303495" w:rsidP="00303495">
      <w:pPr>
        <w:pStyle w:val="ConsPlusTitle"/>
        <w:jc w:val="center"/>
        <w:rPr>
          <w:ins w:id="4441" w:author="Антон Хабиров" w:date="2021-01-20T01:41:00Z"/>
          <w:rFonts w:ascii="Times New Roman" w:hAnsi="Times New Roman" w:cs="Times New Roman"/>
          <w:sz w:val="28"/>
          <w:szCs w:val="28"/>
        </w:rPr>
      </w:pPr>
      <w:ins w:id="4442" w:author="Антон Хабиров" w:date="2021-01-20T01:41:00Z">
        <w:r w:rsidRPr="001144EF">
          <w:rPr>
            <w:rFonts w:ascii="Times New Roman" w:hAnsi="Times New Roman" w:cs="Times New Roman"/>
            <w:sz w:val="28"/>
            <w:szCs w:val="28"/>
          </w:rPr>
          <w:t>ОТКРЫТОГО ОГНЯ НАД УРОВНЕМ ЗЕМЛИ</w:t>
        </w:r>
      </w:ins>
    </w:p>
    <w:p w:rsidR="00303495" w:rsidRPr="001144EF" w:rsidRDefault="00303495" w:rsidP="00303495">
      <w:pPr>
        <w:pStyle w:val="ConsPlusNormal"/>
        <w:jc w:val="both"/>
        <w:rPr>
          <w:ins w:id="4443" w:author="Антон Хабиров" w:date="2021-01-20T01:41:00Z"/>
          <w:sz w:val="28"/>
          <w:szCs w:val="28"/>
        </w:rPr>
      </w:pPr>
    </w:p>
    <w:p w:rsidR="00303495" w:rsidRPr="001144EF" w:rsidRDefault="00303495" w:rsidP="00303495">
      <w:pPr>
        <w:pStyle w:val="ConsPlusNormal"/>
        <w:jc w:val="right"/>
        <w:rPr>
          <w:ins w:id="4444" w:author="Антон Хабиров" w:date="2021-01-20T01:41:00Z"/>
          <w:sz w:val="28"/>
          <w:szCs w:val="28"/>
        </w:rPr>
      </w:pPr>
      <w:ins w:id="4445" w:author="Антон Хабиров" w:date="2021-01-20T01:41:00Z">
        <w:r w:rsidRPr="001144EF">
          <w:rPr>
            <w:sz w:val="28"/>
            <w:szCs w:val="28"/>
          </w:rPr>
          <w:t>(метров)</w:t>
        </w:r>
      </w:ins>
    </w:p>
    <w:p w:rsidR="00303495" w:rsidRPr="001144EF" w:rsidRDefault="00303495" w:rsidP="00303495">
      <w:pPr>
        <w:pStyle w:val="ConsPlusNormal"/>
        <w:rPr>
          <w:ins w:id="4446" w:author="Антон Хабиров" w:date="2021-01-20T01:41:00Z"/>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402"/>
        <w:gridCol w:w="5613"/>
      </w:tblGrid>
      <w:tr w:rsidR="00303495" w:rsidRPr="001144EF" w:rsidTr="00AD6363">
        <w:trPr>
          <w:jc w:val="center"/>
        </w:trPr>
        <w:tc>
          <w:tcPr>
            <w:tcW w:w="3402" w:type="dxa"/>
            <w:cellIns w:id="4447" w:author="Антон Хабиров" w:date="2021-01-20T01:41:00Z"/>
          </w:tcPr>
          <w:p w:rsidR="00303495" w:rsidRPr="001144EF" w:rsidRDefault="00303495" w:rsidP="00AD6363">
            <w:pPr>
              <w:pStyle w:val="ConsPlusNormal"/>
              <w:jc w:val="center"/>
              <w:rPr>
                <w:sz w:val="28"/>
                <w:szCs w:val="28"/>
              </w:rPr>
            </w:pPr>
            <w:ins w:id="4448" w:author="Антон Хабиров" w:date="2021-01-20T01:41:00Z">
              <w:r w:rsidRPr="001144EF">
                <w:rPr>
                  <w:sz w:val="28"/>
                  <w:szCs w:val="28"/>
                </w:rPr>
                <w:t>Высота точки размещения горючих материалов в месте использования открытого огня над уровнем земли</w:t>
              </w:r>
            </w:ins>
          </w:p>
        </w:tc>
        <w:tc>
          <w:tcPr>
            <w:tcW w:w="5613" w:type="dxa"/>
          </w:tcPr>
          <w:p w:rsidR="00303495" w:rsidRPr="001144EF" w:rsidRDefault="00303495" w:rsidP="00AD6363">
            <w:pPr>
              <w:pStyle w:val="ConsPlusNormal"/>
              <w:jc w:val="center"/>
              <w:rPr>
                <w:del w:id="4449" w:author="Антон Хабиров" w:date="2021-01-20T01:41:00Z"/>
                <w:sz w:val="28"/>
                <w:szCs w:val="28"/>
              </w:rPr>
            </w:pPr>
            <w:del w:id="4450" w:author="Антон Хабиров" w:date="2021-01-20T01:41:00Z">
              <w:r w:rsidRPr="001144EF">
                <w:rPr>
                  <w:sz w:val="28"/>
                  <w:szCs w:val="28"/>
                </w:rPr>
                <w:delText>Список изменяющих документов</w:delText>
              </w:r>
            </w:del>
          </w:p>
          <w:p w:rsidR="00303495" w:rsidRPr="001144EF" w:rsidRDefault="00303495" w:rsidP="00AD6363">
            <w:pPr>
              <w:pStyle w:val="ConsPlusNormal"/>
              <w:jc w:val="center"/>
              <w:rPr>
                <w:sz w:val="28"/>
                <w:szCs w:val="28"/>
              </w:rPr>
            </w:pPr>
            <w:del w:id="4451" w:author="Антон Хабиров" w:date="2021-01-20T01:41:00Z">
              <w:r w:rsidRPr="001144EF">
                <w:rPr>
                  <w:sz w:val="28"/>
                  <w:szCs w:val="28"/>
                </w:rPr>
                <w:delText>(в ред. Постановления Правительства РФ от 20.09.2016 № 947)</w:delText>
              </w:r>
            </w:del>
            <w:ins w:id="4452" w:author="Антон Хабиров" w:date="2021-01-20T01:41:00Z">
              <w:r w:rsidRPr="001144EF">
                <w:rPr>
                  <w:sz w:val="28"/>
                  <w:szCs w:val="28"/>
                </w:rPr>
                <w:t>Минимальный допустимый радиус зоны очистки территории от места сжигания хвороста, лесной подстилки, сухой травы, валежника, порубочных остатков, других горючих материалов</w:t>
              </w:r>
            </w:ins>
          </w:p>
        </w:tc>
      </w:tr>
      <w:tr w:rsidR="00303495" w:rsidRPr="001144EF" w:rsidTr="00AD6363">
        <w:trPr>
          <w:jc w:val="center"/>
          <w:ins w:id="4453" w:author="Антон Хабиров" w:date="2021-01-20T01:41:00Z"/>
        </w:trPr>
        <w:tc>
          <w:tcPr>
            <w:tcW w:w="3402" w:type="dxa"/>
            <w:vAlign w:val="bottom"/>
          </w:tcPr>
          <w:p w:rsidR="00303495" w:rsidRPr="001144EF" w:rsidRDefault="00303495" w:rsidP="00AD6363">
            <w:pPr>
              <w:pStyle w:val="ConsPlusNormal"/>
              <w:jc w:val="center"/>
              <w:rPr>
                <w:ins w:id="4454" w:author="Антон Хабиров" w:date="2021-01-20T01:41:00Z"/>
                <w:sz w:val="28"/>
                <w:szCs w:val="28"/>
              </w:rPr>
            </w:pPr>
            <w:ins w:id="4455" w:author="Антон Хабиров" w:date="2021-01-20T01:41:00Z">
              <w:r w:rsidRPr="001144EF">
                <w:rPr>
                  <w:sz w:val="28"/>
                  <w:szCs w:val="28"/>
                </w:rPr>
                <w:t>1</w:t>
              </w:r>
            </w:ins>
          </w:p>
        </w:tc>
        <w:tc>
          <w:tcPr>
            <w:tcW w:w="5613" w:type="dxa"/>
            <w:vAlign w:val="bottom"/>
          </w:tcPr>
          <w:p w:rsidR="00303495" w:rsidRPr="001144EF" w:rsidRDefault="00303495" w:rsidP="00AD6363">
            <w:pPr>
              <w:pStyle w:val="ConsPlusNormal"/>
              <w:jc w:val="center"/>
              <w:rPr>
                <w:ins w:id="4456" w:author="Антон Хабиров" w:date="2021-01-20T01:41:00Z"/>
                <w:sz w:val="28"/>
                <w:szCs w:val="28"/>
              </w:rPr>
            </w:pPr>
            <w:ins w:id="4457" w:author="Антон Хабиров" w:date="2021-01-20T01:41:00Z">
              <w:r w:rsidRPr="001144EF">
                <w:rPr>
                  <w:sz w:val="28"/>
                  <w:szCs w:val="28"/>
                </w:rPr>
                <w:t>15</w:t>
              </w:r>
            </w:ins>
          </w:p>
        </w:tc>
      </w:tr>
      <w:tr w:rsidR="00303495" w:rsidRPr="001144EF" w:rsidTr="00AD6363">
        <w:trPr>
          <w:jc w:val="center"/>
          <w:ins w:id="4458" w:author="Антон Хабиров" w:date="2021-01-20T01:41:00Z"/>
        </w:trPr>
        <w:tc>
          <w:tcPr>
            <w:tcW w:w="3402" w:type="dxa"/>
            <w:vAlign w:val="center"/>
          </w:tcPr>
          <w:p w:rsidR="00303495" w:rsidRPr="001144EF" w:rsidRDefault="00303495" w:rsidP="00AD6363">
            <w:pPr>
              <w:pStyle w:val="ConsPlusNormal"/>
              <w:jc w:val="center"/>
              <w:rPr>
                <w:ins w:id="4459" w:author="Антон Хабиров" w:date="2021-01-20T01:41:00Z"/>
                <w:sz w:val="28"/>
                <w:szCs w:val="28"/>
              </w:rPr>
            </w:pPr>
            <w:ins w:id="4460" w:author="Антон Хабиров" w:date="2021-01-20T01:41:00Z">
              <w:r w:rsidRPr="001144EF">
                <w:rPr>
                  <w:sz w:val="28"/>
                  <w:szCs w:val="28"/>
                </w:rPr>
                <w:t>1,5</w:t>
              </w:r>
            </w:ins>
          </w:p>
        </w:tc>
        <w:tc>
          <w:tcPr>
            <w:tcW w:w="5613" w:type="dxa"/>
            <w:vAlign w:val="bottom"/>
          </w:tcPr>
          <w:p w:rsidR="00303495" w:rsidRPr="001144EF" w:rsidRDefault="00303495" w:rsidP="00AD6363">
            <w:pPr>
              <w:pStyle w:val="ConsPlusNormal"/>
              <w:jc w:val="center"/>
              <w:rPr>
                <w:ins w:id="4461" w:author="Антон Хабиров" w:date="2021-01-20T01:41:00Z"/>
                <w:sz w:val="28"/>
                <w:szCs w:val="28"/>
              </w:rPr>
            </w:pPr>
            <w:ins w:id="4462" w:author="Антон Хабиров" w:date="2021-01-20T01:41:00Z">
              <w:r w:rsidRPr="001144EF">
                <w:rPr>
                  <w:sz w:val="28"/>
                  <w:szCs w:val="28"/>
                </w:rPr>
                <w:t>20</w:t>
              </w:r>
            </w:ins>
          </w:p>
        </w:tc>
      </w:tr>
      <w:tr w:rsidR="00303495" w:rsidRPr="001144EF" w:rsidTr="00AD6363">
        <w:trPr>
          <w:jc w:val="center"/>
          <w:ins w:id="4463" w:author="Антон Хабиров" w:date="2021-01-20T01:41:00Z"/>
        </w:trPr>
        <w:tc>
          <w:tcPr>
            <w:tcW w:w="3402" w:type="dxa"/>
            <w:vAlign w:val="bottom"/>
          </w:tcPr>
          <w:p w:rsidR="00303495" w:rsidRPr="001144EF" w:rsidRDefault="00303495" w:rsidP="00AD6363">
            <w:pPr>
              <w:pStyle w:val="ConsPlusNormal"/>
              <w:jc w:val="center"/>
              <w:rPr>
                <w:ins w:id="4464" w:author="Антон Хабиров" w:date="2021-01-20T01:41:00Z"/>
                <w:sz w:val="28"/>
                <w:szCs w:val="28"/>
              </w:rPr>
            </w:pPr>
            <w:ins w:id="4465" w:author="Антон Хабиров" w:date="2021-01-20T01:41:00Z">
              <w:r w:rsidRPr="001144EF">
                <w:rPr>
                  <w:sz w:val="28"/>
                  <w:szCs w:val="28"/>
                </w:rPr>
                <w:t>2</w:t>
              </w:r>
            </w:ins>
          </w:p>
        </w:tc>
        <w:tc>
          <w:tcPr>
            <w:tcW w:w="5613" w:type="dxa"/>
            <w:vAlign w:val="center"/>
          </w:tcPr>
          <w:p w:rsidR="00303495" w:rsidRPr="001144EF" w:rsidRDefault="00303495" w:rsidP="00AD6363">
            <w:pPr>
              <w:pStyle w:val="ConsPlusNormal"/>
              <w:jc w:val="center"/>
              <w:rPr>
                <w:ins w:id="4466" w:author="Антон Хабиров" w:date="2021-01-20T01:41:00Z"/>
                <w:sz w:val="28"/>
                <w:szCs w:val="28"/>
              </w:rPr>
            </w:pPr>
            <w:ins w:id="4467" w:author="Антон Хабиров" w:date="2021-01-20T01:41:00Z">
              <w:r w:rsidRPr="001144EF">
                <w:rPr>
                  <w:sz w:val="28"/>
                  <w:szCs w:val="28"/>
                </w:rPr>
                <w:t>25</w:t>
              </w:r>
            </w:ins>
          </w:p>
        </w:tc>
      </w:tr>
      <w:tr w:rsidR="00303495" w:rsidRPr="001144EF" w:rsidTr="00AD6363">
        <w:trPr>
          <w:jc w:val="center"/>
          <w:ins w:id="4468" w:author="Антон Хабиров" w:date="2021-01-20T01:41:00Z"/>
        </w:trPr>
        <w:tc>
          <w:tcPr>
            <w:tcW w:w="3402" w:type="dxa"/>
            <w:vAlign w:val="bottom"/>
          </w:tcPr>
          <w:p w:rsidR="00303495" w:rsidRPr="001144EF" w:rsidRDefault="00303495" w:rsidP="00AD6363">
            <w:pPr>
              <w:pStyle w:val="ConsPlusNormal"/>
              <w:jc w:val="center"/>
              <w:rPr>
                <w:ins w:id="4469" w:author="Антон Хабиров" w:date="2021-01-20T01:41:00Z"/>
                <w:sz w:val="28"/>
                <w:szCs w:val="28"/>
              </w:rPr>
            </w:pPr>
            <w:ins w:id="4470" w:author="Антон Хабиров" w:date="2021-01-20T01:41:00Z">
              <w:r w:rsidRPr="001144EF">
                <w:rPr>
                  <w:sz w:val="28"/>
                  <w:szCs w:val="28"/>
                </w:rPr>
                <w:t>2,5</w:t>
              </w:r>
            </w:ins>
          </w:p>
        </w:tc>
        <w:tc>
          <w:tcPr>
            <w:tcW w:w="5613" w:type="dxa"/>
            <w:vAlign w:val="bottom"/>
          </w:tcPr>
          <w:p w:rsidR="00303495" w:rsidRPr="001144EF" w:rsidRDefault="00303495" w:rsidP="00AD6363">
            <w:pPr>
              <w:pStyle w:val="ConsPlusNormal"/>
              <w:jc w:val="center"/>
              <w:rPr>
                <w:ins w:id="4471" w:author="Антон Хабиров" w:date="2021-01-20T01:41:00Z"/>
                <w:sz w:val="28"/>
                <w:szCs w:val="28"/>
              </w:rPr>
            </w:pPr>
            <w:ins w:id="4472" w:author="Антон Хабиров" w:date="2021-01-20T01:41:00Z">
              <w:r w:rsidRPr="001144EF">
                <w:rPr>
                  <w:sz w:val="28"/>
                  <w:szCs w:val="28"/>
                </w:rPr>
                <w:t>30</w:t>
              </w:r>
            </w:ins>
          </w:p>
        </w:tc>
      </w:tr>
      <w:tr w:rsidR="00303495" w:rsidRPr="001144EF" w:rsidTr="00AD6363">
        <w:trPr>
          <w:jc w:val="center"/>
          <w:ins w:id="4473" w:author="Антон Хабиров" w:date="2021-01-20T01:41:00Z"/>
        </w:trPr>
        <w:tc>
          <w:tcPr>
            <w:tcW w:w="3402" w:type="dxa"/>
            <w:vAlign w:val="bottom"/>
          </w:tcPr>
          <w:p w:rsidR="00303495" w:rsidRPr="001144EF" w:rsidRDefault="00303495" w:rsidP="00AD6363">
            <w:pPr>
              <w:pStyle w:val="ConsPlusNormal"/>
              <w:jc w:val="center"/>
              <w:rPr>
                <w:ins w:id="4474" w:author="Антон Хабиров" w:date="2021-01-20T01:41:00Z"/>
                <w:sz w:val="28"/>
                <w:szCs w:val="28"/>
              </w:rPr>
            </w:pPr>
            <w:ins w:id="4475" w:author="Антон Хабиров" w:date="2021-01-20T01:41:00Z">
              <w:r w:rsidRPr="001144EF">
                <w:rPr>
                  <w:sz w:val="28"/>
                  <w:szCs w:val="28"/>
                </w:rPr>
                <w:lastRenderedPageBreak/>
                <w:t>3</w:t>
              </w:r>
            </w:ins>
          </w:p>
        </w:tc>
        <w:tc>
          <w:tcPr>
            <w:tcW w:w="5613" w:type="dxa"/>
            <w:vAlign w:val="bottom"/>
          </w:tcPr>
          <w:p w:rsidR="00303495" w:rsidRPr="001144EF" w:rsidRDefault="00303495" w:rsidP="00AD6363">
            <w:pPr>
              <w:pStyle w:val="ConsPlusNormal"/>
              <w:jc w:val="center"/>
              <w:rPr>
                <w:ins w:id="4476" w:author="Антон Хабиров" w:date="2021-01-20T01:41:00Z"/>
                <w:sz w:val="28"/>
                <w:szCs w:val="28"/>
              </w:rPr>
            </w:pPr>
            <w:ins w:id="4477" w:author="Антон Хабиров" w:date="2021-01-20T01:41:00Z">
              <w:r w:rsidRPr="001144EF">
                <w:rPr>
                  <w:sz w:val="28"/>
                  <w:szCs w:val="28"/>
                </w:rPr>
                <w:t>50</w:t>
              </w:r>
            </w:ins>
          </w:p>
        </w:tc>
      </w:tr>
    </w:tbl>
    <w:p w:rsidR="00303495" w:rsidRPr="001144EF" w:rsidRDefault="00303495" w:rsidP="00303495">
      <w:pPr>
        <w:pStyle w:val="ConsPlusNormal"/>
        <w:jc w:val="both"/>
        <w:rPr>
          <w:sz w:val="28"/>
          <w:szCs w:val="28"/>
        </w:rPr>
      </w:pPr>
    </w:p>
    <w:p w:rsidR="00303495" w:rsidRPr="001144EF" w:rsidRDefault="00303495" w:rsidP="00303495">
      <w:pPr>
        <w:pStyle w:val="ConsPlusNormal"/>
        <w:jc w:val="both"/>
        <w:rPr>
          <w:sz w:val="28"/>
          <w:szCs w:val="28"/>
        </w:rPr>
        <w:sectPr w:rsidR="00303495" w:rsidRPr="001144EF" w:rsidSect="001144EF">
          <w:pgSz w:w="11906" w:h="16838" w:code="9"/>
          <w:pgMar w:top="1440" w:right="567" w:bottom="1440" w:left="1134" w:header="0" w:footer="0" w:gutter="0"/>
          <w:cols w:space="720"/>
          <w:noEndnote/>
        </w:sectPr>
      </w:pPr>
      <w:bookmarkStart w:id="4478" w:name="Par1707"/>
      <w:bookmarkStart w:id="4479" w:name="Par1747"/>
      <w:bookmarkStart w:id="4480" w:name="Par1827"/>
      <w:bookmarkEnd w:id="4478"/>
      <w:bookmarkEnd w:id="4479"/>
      <w:bookmarkEnd w:id="4480"/>
    </w:p>
    <w:p w:rsidR="00303495" w:rsidRPr="001144EF" w:rsidRDefault="00303495" w:rsidP="00303495">
      <w:pPr>
        <w:pStyle w:val="ConsPlusNonformat"/>
        <w:jc w:val="both"/>
        <w:rPr>
          <w:del w:id="4481" w:author="Антон Хабиров" w:date="2021-01-20T01:41:00Z"/>
          <w:rFonts w:ascii="Times New Roman" w:hAnsi="Times New Roman" w:cs="Times New Roman"/>
          <w:sz w:val="28"/>
          <w:szCs w:val="28"/>
        </w:rPr>
      </w:pPr>
      <w:del w:id="4482" w:author="Антон Хабиров" w:date="2021-01-20T01:41:00Z">
        <w:r w:rsidRPr="001144EF">
          <w:rPr>
            <w:rFonts w:ascii="Times New Roman" w:hAnsi="Times New Roman" w:cs="Times New Roman"/>
            <w:sz w:val="28"/>
            <w:szCs w:val="28"/>
          </w:rPr>
          <w:lastRenderedPageBreak/>
          <w:delText>Организация                                        УТВЕРЖДАЮ &lt;*&gt;</w:delText>
        </w:r>
      </w:del>
    </w:p>
    <w:p w:rsidR="00303495" w:rsidRPr="001144EF" w:rsidRDefault="00303495" w:rsidP="00303495">
      <w:pPr>
        <w:pStyle w:val="ConsPlusNonformat"/>
        <w:jc w:val="both"/>
        <w:rPr>
          <w:del w:id="4483" w:author="Антон Хабиров" w:date="2021-01-20T01:41:00Z"/>
          <w:rFonts w:ascii="Times New Roman" w:hAnsi="Times New Roman" w:cs="Times New Roman"/>
          <w:sz w:val="28"/>
          <w:szCs w:val="28"/>
        </w:rPr>
      </w:pPr>
      <w:del w:id="4484" w:author="Антон Хабиров" w:date="2021-01-20T01:41:00Z">
        <w:r w:rsidRPr="001144EF">
          <w:rPr>
            <w:rFonts w:ascii="Times New Roman" w:hAnsi="Times New Roman" w:cs="Times New Roman"/>
            <w:sz w:val="28"/>
            <w:szCs w:val="28"/>
          </w:rPr>
          <w:delText>Предприятие</w:delText>
        </w:r>
      </w:del>
    </w:p>
    <w:p w:rsidR="00303495" w:rsidRPr="001144EF" w:rsidRDefault="00303495" w:rsidP="00303495">
      <w:pPr>
        <w:pStyle w:val="ConsPlusNonformat"/>
        <w:jc w:val="both"/>
        <w:rPr>
          <w:del w:id="4485" w:author="Антон Хабиров" w:date="2021-01-20T01:41:00Z"/>
          <w:rFonts w:ascii="Times New Roman" w:hAnsi="Times New Roman" w:cs="Times New Roman"/>
          <w:sz w:val="28"/>
          <w:szCs w:val="28"/>
        </w:rPr>
      </w:pPr>
      <w:del w:id="4486" w:author="Антон Хабиров" w:date="2021-01-20T01:41:00Z">
        <w:r w:rsidRPr="001144EF">
          <w:rPr>
            <w:rFonts w:ascii="Times New Roman" w:hAnsi="Times New Roman" w:cs="Times New Roman"/>
            <w:sz w:val="28"/>
            <w:szCs w:val="28"/>
          </w:rPr>
          <w:delText>Цех                                      __________________________________</w:delText>
        </w:r>
      </w:del>
    </w:p>
    <w:p w:rsidR="00303495" w:rsidRPr="001144EF" w:rsidRDefault="00303495" w:rsidP="00303495">
      <w:pPr>
        <w:pStyle w:val="ConsPlusNonformat"/>
        <w:jc w:val="both"/>
        <w:rPr>
          <w:del w:id="4487" w:author="Антон Хабиров" w:date="2021-01-20T01:41:00Z"/>
          <w:rFonts w:ascii="Times New Roman" w:hAnsi="Times New Roman" w:cs="Times New Roman"/>
          <w:sz w:val="28"/>
          <w:szCs w:val="28"/>
        </w:rPr>
      </w:pPr>
      <w:del w:id="4488" w:author="Антон Хабиров" w:date="2021-01-20T01:41:00Z">
        <w:r w:rsidRPr="001144EF">
          <w:rPr>
            <w:rFonts w:ascii="Times New Roman" w:hAnsi="Times New Roman" w:cs="Times New Roman"/>
            <w:sz w:val="28"/>
            <w:szCs w:val="28"/>
          </w:rPr>
          <w:delText xml:space="preserve">                                              (руководитель или лицо,</w:delText>
        </w:r>
      </w:del>
    </w:p>
    <w:p w:rsidR="00303495" w:rsidRPr="001144EF" w:rsidRDefault="00303495" w:rsidP="00303495">
      <w:pPr>
        <w:pStyle w:val="ConsPlusNonformat"/>
        <w:jc w:val="both"/>
        <w:rPr>
          <w:del w:id="4489" w:author="Антон Хабиров" w:date="2021-01-20T01:41:00Z"/>
          <w:rFonts w:ascii="Times New Roman" w:hAnsi="Times New Roman" w:cs="Times New Roman"/>
          <w:sz w:val="28"/>
          <w:szCs w:val="28"/>
        </w:rPr>
      </w:pPr>
      <w:del w:id="4490" w:author="Антон Хабиров" w:date="2021-01-20T01:41:00Z">
        <w:r w:rsidRPr="001144EF">
          <w:rPr>
            <w:rFonts w:ascii="Times New Roman" w:hAnsi="Times New Roman" w:cs="Times New Roman"/>
            <w:sz w:val="28"/>
            <w:szCs w:val="28"/>
          </w:rPr>
          <w:delText xml:space="preserve">                                             ответственное за пожарную</w:delText>
        </w:r>
      </w:del>
    </w:p>
    <w:p w:rsidR="00303495" w:rsidRPr="001144EF" w:rsidRDefault="00303495" w:rsidP="00303495">
      <w:pPr>
        <w:pStyle w:val="ConsPlusNonformat"/>
        <w:jc w:val="both"/>
        <w:rPr>
          <w:del w:id="4491" w:author="Антон Хабиров" w:date="2021-01-20T01:41:00Z"/>
          <w:rFonts w:ascii="Times New Roman" w:hAnsi="Times New Roman" w:cs="Times New Roman"/>
          <w:sz w:val="28"/>
          <w:szCs w:val="28"/>
        </w:rPr>
      </w:pPr>
      <w:del w:id="4492" w:author="Антон Хабиров" w:date="2021-01-20T01:41:00Z">
        <w:r w:rsidRPr="001144EF">
          <w:rPr>
            <w:rFonts w:ascii="Times New Roman" w:hAnsi="Times New Roman" w:cs="Times New Roman"/>
            <w:sz w:val="28"/>
            <w:szCs w:val="28"/>
          </w:rPr>
          <w:delText xml:space="preserve">                                         безопасность, должность, ф.и.о.)</w:delText>
        </w:r>
      </w:del>
    </w:p>
    <w:p w:rsidR="00303495" w:rsidRPr="001144EF" w:rsidRDefault="00303495" w:rsidP="00303495">
      <w:pPr>
        <w:pStyle w:val="ConsPlusNonformat"/>
        <w:jc w:val="both"/>
        <w:rPr>
          <w:del w:id="4493" w:author="Антон Хабиров" w:date="2021-01-20T01:41:00Z"/>
          <w:rFonts w:ascii="Times New Roman" w:hAnsi="Times New Roman" w:cs="Times New Roman"/>
          <w:sz w:val="28"/>
          <w:szCs w:val="28"/>
        </w:rPr>
      </w:pPr>
      <w:del w:id="4494" w:author="Антон Хабиров" w:date="2021-01-20T01:41:00Z">
        <w:r w:rsidRPr="001144EF">
          <w:rPr>
            <w:rFonts w:ascii="Times New Roman" w:hAnsi="Times New Roman" w:cs="Times New Roman"/>
            <w:sz w:val="28"/>
            <w:szCs w:val="28"/>
          </w:rPr>
          <w:delText xml:space="preserve">                                         __________________________________</w:delText>
        </w:r>
      </w:del>
    </w:p>
    <w:p w:rsidR="00303495" w:rsidRPr="001144EF" w:rsidRDefault="00303495" w:rsidP="00303495">
      <w:pPr>
        <w:pStyle w:val="ConsPlusNonformat"/>
        <w:jc w:val="both"/>
        <w:rPr>
          <w:del w:id="4495" w:author="Антон Хабиров" w:date="2021-01-20T01:41:00Z"/>
          <w:rFonts w:ascii="Times New Roman" w:hAnsi="Times New Roman" w:cs="Times New Roman"/>
          <w:sz w:val="28"/>
          <w:szCs w:val="28"/>
        </w:rPr>
      </w:pPr>
      <w:del w:id="4496" w:author="Антон Хабиров" w:date="2021-01-20T01:41:00Z">
        <w:r w:rsidRPr="001144EF">
          <w:rPr>
            <w:rFonts w:ascii="Times New Roman" w:hAnsi="Times New Roman" w:cs="Times New Roman"/>
            <w:sz w:val="28"/>
            <w:szCs w:val="28"/>
          </w:rPr>
          <w:delText xml:space="preserve">                                                     (подпись)</w:delText>
        </w:r>
      </w:del>
    </w:p>
    <w:p w:rsidR="00303495" w:rsidRPr="001144EF" w:rsidRDefault="00303495" w:rsidP="00303495">
      <w:pPr>
        <w:pStyle w:val="ConsPlusNonformat"/>
        <w:jc w:val="both"/>
        <w:rPr>
          <w:del w:id="4497" w:author="Антон Хабиров" w:date="2021-01-20T01:41:00Z"/>
          <w:rFonts w:ascii="Times New Roman" w:hAnsi="Times New Roman" w:cs="Times New Roman"/>
          <w:sz w:val="28"/>
          <w:szCs w:val="28"/>
        </w:rPr>
      </w:pPr>
      <w:del w:id="4498" w:author="Антон Хабиров" w:date="2021-01-20T01:41:00Z">
        <w:r w:rsidRPr="001144EF">
          <w:rPr>
            <w:rFonts w:ascii="Times New Roman" w:hAnsi="Times New Roman" w:cs="Times New Roman"/>
            <w:sz w:val="28"/>
            <w:szCs w:val="28"/>
          </w:rPr>
          <w:delText xml:space="preserve">                                              "  " ___________ 20__ г.</w:delText>
        </w:r>
      </w:del>
    </w:p>
    <w:p w:rsidR="00303495" w:rsidRPr="001144EF" w:rsidRDefault="00303495" w:rsidP="00303495">
      <w:pPr>
        <w:pStyle w:val="ConsPlusNonformat"/>
        <w:jc w:val="both"/>
        <w:rPr>
          <w:del w:id="4499"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500" w:author="Антон Хабиров" w:date="2021-01-20T01:41:00Z"/>
          <w:rFonts w:ascii="Times New Roman" w:hAnsi="Times New Roman" w:cs="Times New Roman"/>
          <w:sz w:val="28"/>
          <w:szCs w:val="28"/>
        </w:rPr>
      </w:pPr>
      <w:del w:id="4501" w:author="Антон Хабиров" w:date="2021-01-20T01:41:00Z">
        <w:r w:rsidRPr="001144EF">
          <w:rPr>
            <w:rFonts w:ascii="Times New Roman" w:hAnsi="Times New Roman" w:cs="Times New Roman"/>
            <w:sz w:val="28"/>
            <w:szCs w:val="28"/>
          </w:rPr>
          <w:delText xml:space="preserve">                               НАРЯД-ДОПУСК</w:delText>
        </w:r>
      </w:del>
    </w:p>
    <w:p w:rsidR="00303495" w:rsidRPr="001144EF" w:rsidRDefault="00303495" w:rsidP="00303495">
      <w:pPr>
        <w:pStyle w:val="ConsPlusNonformat"/>
        <w:jc w:val="both"/>
        <w:rPr>
          <w:del w:id="4502" w:author="Антон Хабиров" w:date="2021-01-20T01:41:00Z"/>
          <w:rFonts w:ascii="Times New Roman" w:hAnsi="Times New Roman" w:cs="Times New Roman"/>
          <w:sz w:val="28"/>
          <w:szCs w:val="28"/>
        </w:rPr>
      </w:pPr>
      <w:del w:id="4503" w:author="Антон Хабиров" w:date="2021-01-20T01:41:00Z">
        <w:r w:rsidRPr="001144EF">
          <w:rPr>
            <w:rFonts w:ascii="Times New Roman" w:hAnsi="Times New Roman" w:cs="Times New Roman"/>
            <w:sz w:val="28"/>
            <w:szCs w:val="28"/>
          </w:rPr>
          <w:delText xml:space="preserve">                        на выполнение огневых работ</w:delText>
        </w:r>
      </w:del>
    </w:p>
    <w:p w:rsidR="00303495" w:rsidRPr="001144EF" w:rsidRDefault="00303495" w:rsidP="00303495">
      <w:pPr>
        <w:pStyle w:val="ConsPlusNonformat"/>
        <w:jc w:val="both"/>
        <w:rPr>
          <w:del w:id="4504"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505" w:author="Антон Хабиров" w:date="2021-01-20T01:41:00Z"/>
          <w:rFonts w:ascii="Times New Roman" w:hAnsi="Times New Roman" w:cs="Times New Roman"/>
          <w:sz w:val="28"/>
          <w:szCs w:val="28"/>
        </w:rPr>
      </w:pPr>
      <w:del w:id="4506" w:author="Антон Хабиров" w:date="2021-01-20T01:41:00Z">
        <w:r w:rsidRPr="001144EF">
          <w:rPr>
            <w:rFonts w:ascii="Times New Roman" w:hAnsi="Times New Roman" w:cs="Times New Roman"/>
            <w:sz w:val="28"/>
            <w:szCs w:val="28"/>
          </w:rPr>
          <w:delText xml:space="preserve">    1. Выдан (кому) _______________________________________________________</w:delText>
        </w:r>
      </w:del>
    </w:p>
    <w:p w:rsidR="00303495" w:rsidRPr="001144EF" w:rsidRDefault="00303495" w:rsidP="00303495">
      <w:pPr>
        <w:pStyle w:val="ConsPlusNonformat"/>
        <w:jc w:val="both"/>
        <w:rPr>
          <w:del w:id="4507" w:author="Антон Хабиров" w:date="2021-01-20T01:41:00Z"/>
          <w:rFonts w:ascii="Times New Roman" w:hAnsi="Times New Roman" w:cs="Times New Roman"/>
          <w:sz w:val="28"/>
          <w:szCs w:val="28"/>
        </w:rPr>
      </w:pPr>
      <w:del w:id="4508" w:author="Антон Хабиров" w:date="2021-01-20T01:41:00Z">
        <w:r w:rsidRPr="001144EF">
          <w:rPr>
            <w:rFonts w:ascii="Times New Roman" w:hAnsi="Times New Roman" w:cs="Times New Roman"/>
            <w:sz w:val="28"/>
            <w:szCs w:val="28"/>
          </w:rPr>
          <w:delText xml:space="preserve">                                (должность руководителя работ,</w:delText>
        </w:r>
      </w:del>
    </w:p>
    <w:p w:rsidR="00303495" w:rsidRPr="001144EF" w:rsidRDefault="00303495" w:rsidP="00303495">
      <w:pPr>
        <w:pStyle w:val="ConsPlusNonformat"/>
        <w:jc w:val="both"/>
        <w:rPr>
          <w:del w:id="4509" w:author="Антон Хабиров" w:date="2021-01-20T01:41:00Z"/>
          <w:rFonts w:ascii="Times New Roman" w:hAnsi="Times New Roman" w:cs="Times New Roman"/>
          <w:sz w:val="28"/>
          <w:szCs w:val="28"/>
        </w:rPr>
      </w:pPr>
      <w:del w:id="4510" w:author="Антон Хабиров" w:date="2021-01-20T01:41:00Z">
        <w:r w:rsidRPr="001144EF">
          <w:rPr>
            <w:rFonts w:ascii="Times New Roman" w:hAnsi="Times New Roman" w:cs="Times New Roman"/>
            <w:sz w:val="28"/>
            <w:szCs w:val="28"/>
          </w:rPr>
          <w:delText>___________________________________________________________________________</w:delText>
        </w:r>
      </w:del>
    </w:p>
    <w:p w:rsidR="00303495" w:rsidRPr="001144EF" w:rsidRDefault="00303495" w:rsidP="00303495">
      <w:pPr>
        <w:pStyle w:val="ConsPlusNonformat"/>
        <w:jc w:val="both"/>
        <w:rPr>
          <w:del w:id="4511" w:author="Антон Хабиров" w:date="2021-01-20T01:41:00Z"/>
          <w:rFonts w:ascii="Times New Roman" w:hAnsi="Times New Roman" w:cs="Times New Roman"/>
          <w:sz w:val="28"/>
          <w:szCs w:val="28"/>
        </w:rPr>
      </w:pPr>
      <w:del w:id="4512" w:author="Антон Хабиров" w:date="2021-01-20T01:41:00Z">
        <w:r w:rsidRPr="001144EF">
          <w:rPr>
            <w:rFonts w:ascii="Times New Roman" w:hAnsi="Times New Roman" w:cs="Times New Roman"/>
            <w:sz w:val="28"/>
            <w:szCs w:val="28"/>
          </w:rPr>
          <w:delText xml:space="preserve">             ответственного за проведение работ, ф.и.о., дата)</w:delText>
        </w:r>
      </w:del>
    </w:p>
    <w:p w:rsidR="00303495" w:rsidRPr="001144EF" w:rsidRDefault="00303495" w:rsidP="00303495">
      <w:pPr>
        <w:pStyle w:val="ConsPlusNonformat"/>
        <w:jc w:val="both"/>
        <w:rPr>
          <w:del w:id="4513"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514" w:author="Антон Хабиров" w:date="2021-01-20T01:41:00Z"/>
          <w:rFonts w:ascii="Times New Roman" w:hAnsi="Times New Roman" w:cs="Times New Roman"/>
          <w:sz w:val="28"/>
          <w:szCs w:val="28"/>
        </w:rPr>
      </w:pPr>
      <w:del w:id="4515" w:author="Антон Хабиров" w:date="2021-01-20T01:41:00Z">
        <w:r w:rsidRPr="001144EF">
          <w:rPr>
            <w:rFonts w:ascii="Times New Roman" w:hAnsi="Times New Roman" w:cs="Times New Roman"/>
            <w:sz w:val="28"/>
            <w:szCs w:val="28"/>
          </w:rPr>
          <w:delText xml:space="preserve">    2. На выполнение работ ________________________________________________</w:delText>
        </w:r>
      </w:del>
    </w:p>
    <w:p w:rsidR="00303495" w:rsidRPr="001144EF" w:rsidRDefault="00303495" w:rsidP="00303495">
      <w:pPr>
        <w:pStyle w:val="ConsPlusNonformat"/>
        <w:jc w:val="both"/>
        <w:rPr>
          <w:del w:id="4516" w:author="Антон Хабиров" w:date="2021-01-20T01:41:00Z"/>
          <w:rFonts w:ascii="Times New Roman" w:hAnsi="Times New Roman" w:cs="Times New Roman"/>
          <w:sz w:val="28"/>
          <w:szCs w:val="28"/>
        </w:rPr>
      </w:pPr>
      <w:del w:id="4517" w:author="Антон Хабиров" w:date="2021-01-20T01:41:00Z">
        <w:r w:rsidRPr="001144EF">
          <w:rPr>
            <w:rFonts w:ascii="Times New Roman" w:hAnsi="Times New Roman" w:cs="Times New Roman"/>
            <w:sz w:val="28"/>
            <w:szCs w:val="28"/>
          </w:rPr>
          <w:delText xml:space="preserve">                              (указывается характер и содержание работы)</w:delText>
        </w:r>
      </w:del>
    </w:p>
    <w:p w:rsidR="00303495" w:rsidRPr="001144EF" w:rsidRDefault="00303495" w:rsidP="00303495">
      <w:pPr>
        <w:pStyle w:val="ConsPlusNonformat"/>
        <w:jc w:val="both"/>
        <w:rPr>
          <w:del w:id="4518" w:author="Антон Хабиров" w:date="2021-01-20T01:41:00Z"/>
          <w:rFonts w:ascii="Times New Roman" w:hAnsi="Times New Roman" w:cs="Times New Roman"/>
          <w:sz w:val="28"/>
          <w:szCs w:val="28"/>
        </w:rPr>
      </w:pPr>
      <w:del w:id="4519" w:author="Антон Хабиров" w:date="2021-01-20T01:41:00Z">
        <w:r w:rsidRPr="001144EF">
          <w:rPr>
            <w:rFonts w:ascii="Times New Roman" w:hAnsi="Times New Roman" w:cs="Times New Roman"/>
            <w:sz w:val="28"/>
            <w:szCs w:val="28"/>
          </w:rPr>
          <w:delText>___________________________________________________________________________</w:delText>
        </w:r>
      </w:del>
    </w:p>
    <w:p w:rsidR="00303495" w:rsidRPr="001144EF" w:rsidRDefault="00303495" w:rsidP="00303495">
      <w:pPr>
        <w:pStyle w:val="ConsPlusNonformat"/>
        <w:jc w:val="both"/>
        <w:rPr>
          <w:del w:id="4520"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521" w:author="Антон Хабиров" w:date="2021-01-20T01:41:00Z"/>
          <w:rFonts w:ascii="Times New Roman" w:hAnsi="Times New Roman" w:cs="Times New Roman"/>
          <w:sz w:val="28"/>
          <w:szCs w:val="28"/>
        </w:rPr>
      </w:pPr>
      <w:del w:id="4522" w:author="Антон Хабиров" w:date="2021-01-20T01:41:00Z">
        <w:r w:rsidRPr="001144EF">
          <w:rPr>
            <w:rFonts w:ascii="Times New Roman" w:hAnsi="Times New Roman" w:cs="Times New Roman"/>
            <w:sz w:val="28"/>
            <w:szCs w:val="28"/>
          </w:rPr>
          <w:delText xml:space="preserve">    3. Место проведения работ _____________________________________________</w:delText>
        </w:r>
      </w:del>
    </w:p>
    <w:p w:rsidR="00303495" w:rsidRPr="001144EF" w:rsidRDefault="00303495" w:rsidP="00303495">
      <w:pPr>
        <w:pStyle w:val="ConsPlusNonformat"/>
        <w:jc w:val="both"/>
        <w:rPr>
          <w:del w:id="4523" w:author="Антон Хабиров" w:date="2021-01-20T01:41:00Z"/>
          <w:rFonts w:ascii="Times New Roman" w:hAnsi="Times New Roman" w:cs="Times New Roman"/>
          <w:sz w:val="28"/>
          <w:szCs w:val="28"/>
        </w:rPr>
      </w:pPr>
      <w:del w:id="4524" w:author="Антон Хабиров" w:date="2021-01-20T01:41:00Z">
        <w:r w:rsidRPr="001144EF">
          <w:rPr>
            <w:rFonts w:ascii="Times New Roman" w:hAnsi="Times New Roman" w:cs="Times New Roman"/>
            <w:sz w:val="28"/>
            <w:szCs w:val="28"/>
          </w:rPr>
          <w:delText xml:space="preserve">                                     (отделение, участок, установка,</w:delText>
        </w:r>
      </w:del>
    </w:p>
    <w:p w:rsidR="00303495" w:rsidRPr="001144EF" w:rsidRDefault="00303495" w:rsidP="00303495">
      <w:pPr>
        <w:pStyle w:val="ConsPlusNonformat"/>
        <w:jc w:val="both"/>
        <w:rPr>
          <w:del w:id="4525" w:author="Антон Хабиров" w:date="2021-01-20T01:41:00Z"/>
          <w:rFonts w:ascii="Times New Roman" w:hAnsi="Times New Roman" w:cs="Times New Roman"/>
          <w:sz w:val="28"/>
          <w:szCs w:val="28"/>
        </w:rPr>
      </w:pPr>
      <w:del w:id="4526" w:author="Антон Хабиров" w:date="2021-01-20T01:41:00Z">
        <w:r w:rsidRPr="001144EF">
          <w:rPr>
            <w:rFonts w:ascii="Times New Roman" w:hAnsi="Times New Roman" w:cs="Times New Roman"/>
            <w:sz w:val="28"/>
            <w:szCs w:val="28"/>
          </w:rPr>
          <w:delText>___________________________________________________________________________</w:delText>
        </w:r>
      </w:del>
    </w:p>
    <w:p w:rsidR="00303495" w:rsidRPr="001144EF" w:rsidRDefault="00303495" w:rsidP="00303495">
      <w:pPr>
        <w:pStyle w:val="ConsPlusNonformat"/>
        <w:jc w:val="both"/>
        <w:rPr>
          <w:del w:id="4527" w:author="Антон Хабиров" w:date="2021-01-20T01:41:00Z"/>
          <w:rFonts w:ascii="Times New Roman" w:hAnsi="Times New Roman" w:cs="Times New Roman"/>
          <w:sz w:val="28"/>
          <w:szCs w:val="28"/>
        </w:rPr>
      </w:pPr>
      <w:del w:id="4528" w:author="Антон Хабиров" w:date="2021-01-20T01:41:00Z">
        <w:r w:rsidRPr="001144EF">
          <w:rPr>
            <w:rFonts w:ascii="Times New Roman" w:hAnsi="Times New Roman" w:cs="Times New Roman"/>
            <w:sz w:val="28"/>
            <w:szCs w:val="28"/>
          </w:rPr>
          <w:delText xml:space="preserve">                      аппарат, выработка, помещение)</w:delText>
        </w:r>
      </w:del>
    </w:p>
    <w:p w:rsidR="00303495" w:rsidRPr="001144EF" w:rsidRDefault="00303495" w:rsidP="00303495">
      <w:pPr>
        <w:pStyle w:val="ConsPlusNonformat"/>
        <w:jc w:val="both"/>
        <w:rPr>
          <w:del w:id="4529"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530" w:author="Антон Хабиров" w:date="2021-01-20T01:41:00Z"/>
          <w:rFonts w:ascii="Times New Roman" w:hAnsi="Times New Roman" w:cs="Times New Roman"/>
          <w:sz w:val="28"/>
          <w:szCs w:val="28"/>
        </w:rPr>
      </w:pPr>
      <w:del w:id="4531" w:author="Антон Хабиров" w:date="2021-01-20T01:41:00Z">
        <w:r w:rsidRPr="001144EF">
          <w:rPr>
            <w:rFonts w:ascii="Times New Roman" w:hAnsi="Times New Roman" w:cs="Times New Roman"/>
            <w:sz w:val="28"/>
            <w:szCs w:val="28"/>
          </w:rPr>
          <w:delText xml:space="preserve">    4. Состав исполнителей работ</w:delText>
        </w:r>
      </w:del>
    </w:p>
    <w:p w:rsidR="00303495" w:rsidRPr="001144EF" w:rsidRDefault="00303495" w:rsidP="00303495">
      <w:pPr>
        <w:pStyle w:val="ConsPlusNormal"/>
        <w:jc w:val="both"/>
        <w:rPr>
          <w:del w:id="4532" w:author="Антон Хабиров" w:date="2021-01-20T01:41:00Z"/>
          <w:sz w:val="28"/>
          <w:szCs w:val="28"/>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10"/>
        <w:gridCol w:w="1757"/>
        <w:gridCol w:w="1757"/>
        <w:gridCol w:w="1200"/>
        <w:gridCol w:w="1205"/>
        <w:gridCol w:w="2665"/>
      </w:tblGrid>
      <w:tr w:rsidR="00303495" w:rsidRPr="001144EF" w:rsidTr="00AD6363">
        <w:trPr>
          <w:del w:id="4533" w:author="Антон Хабиров" w:date="2021-01-20T01:41:00Z"/>
        </w:trPr>
        <w:tc>
          <w:tcPr>
            <w:tcW w:w="510" w:type="dxa"/>
            <w:vMerge w:val="restart"/>
            <w:tcBorders>
              <w:top w:val="single" w:sz="4" w:space="0" w:color="auto"/>
              <w:bottom w:val="single" w:sz="4" w:space="0" w:color="auto"/>
              <w:right w:val="single" w:sz="4" w:space="0" w:color="auto"/>
            </w:tcBorders>
          </w:tcPr>
          <w:p w:rsidR="00303495" w:rsidRPr="001144EF" w:rsidRDefault="00303495" w:rsidP="00AD6363">
            <w:pPr>
              <w:pStyle w:val="ConsPlusNormal"/>
              <w:jc w:val="center"/>
              <w:rPr>
                <w:del w:id="4534" w:author="Антон Хабиров" w:date="2021-01-20T01:41:00Z"/>
                <w:sz w:val="28"/>
                <w:szCs w:val="28"/>
              </w:rPr>
            </w:pPr>
            <w:del w:id="4535" w:author="Антон Хабиров" w:date="2021-01-20T01:41:00Z">
              <w:r w:rsidRPr="001144EF">
                <w:rPr>
                  <w:sz w:val="28"/>
                  <w:szCs w:val="28"/>
                </w:rPr>
                <w:delText>№ п/п</w:delText>
              </w:r>
            </w:del>
          </w:p>
        </w:tc>
        <w:tc>
          <w:tcPr>
            <w:tcW w:w="1757" w:type="dxa"/>
            <w:vMerge w:val="restart"/>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4536" w:author="Антон Хабиров" w:date="2021-01-20T01:41:00Z"/>
                <w:sz w:val="28"/>
                <w:szCs w:val="28"/>
              </w:rPr>
            </w:pPr>
            <w:del w:id="4537" w:author="Антон Хабиров" w:date="2021-01-20T01:41:00Z">
              <w:r w:rsidRPr="001144EF">
                <w:rPr>
                  <w:sz w:val="28"/>
                  <w:szCs w:val="28"/>
                </w:rPr>
                <w:delText>Ф.И.О.</w:delText>
              </w:r>
            </w:del>
          </w:p>
        </w:tc>
        <w:tc>
          <w:tcPr>
            <w:tcW w:w="1757" w:type="dxa"/>
            <w:vMerge w:val="restart"/>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4538" w:author="Антон Хабиров" w:date="2021-01-20T01:41:00Z"/>
                <w:sz w:val="28"/>
                <w:szCs w:val="28"/>
              </w:rPr>
            </w:pPr>
            <w:del w:id="4539" w:author="Антон Хабиров" w:date="2021-01-20T01:41:00Z">
              <w:r w:rsidRPr="001144EF">
                <w:rPr>
                  <w:sz w:val="28"/>
                  <w:szCs w:val="28"/>
                </w:rPr>
                <w:delText>Профессия</w:delText>
              </w:r>
            </w:del>
          </w:p>
        </w:tc>
        <w:tc>
          <w:tcPr>
            <w:tcW w:w="2405" w:type="dxa"/>
            <w:gridSpan w:val="2"/>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4540" w:author="Антон Хабиров" w:date="2021-01-20T01:41:00Z"/>
                <w:sz w:val="28"/>
                <w:szCs w:val="28"/>
              </w:rPr>
            </w:pPr>
            <w:del w:id="4541" w:author="Антон Хабиров" w:date="2021-01-20T01:41:00Z">
              <w:r w:rsidRPr="001144EF">
                <w:rPr>
                  <w:sz w:val="28"/>
                  <w:szCs w:val="28"/>
                </w:rPr>
                <w:delText>Инструктаж о мерах пожарной безопасности получил</w:delText>
              </w:r>
            </w:del>
          </w:p>
        </w:tc>
        <w:tc>
          <w:tcPr>
            <w:tcW w:w="2665" w:type="dxa"/>
            <w:vMerge w:val="restart"/>
            <w:tcBorders>
              <w:top w:val="single" w:sz="4" w:space="0" w:color="auto"/>
              <w:left w:val="single" w:sz="4" w:space="0" w:color="auto"/>
              <w:bottom w:val="single" w:sz="4" w:space="0" w:color="auto"/>
            </w:tcBorders>
          </w:tcPr>
          <w:p w:rsidR="00303495" w:rsidRPr="001144EF" w:rsidRDefault="00303495" w:rsidP="00AD6363">
            <w:pPr>
              <w:pStyle w:val="ConsPlusNormal"/>
              <w:jc w:val="center"/>
              <w:rPr>
                <w:del w:id="4542" w:author="Антон Хабиров" w:date="2021-01-20T01:41:00Z"/>
                <w:sz w:val="28"/>
                <w:szCs w:val="28"/>
              </w:rPr>
            </w:pPr>
            <w:del w:id="4543" w:author="Антон Хабиров" w:date="2021-01-20T01:41:00Z">
              <w:r w:rsidRPr="001144EF">
                <w:rPr>
                  <w:sz w:val="28"/>
                  <w:szCs w:val="28"/>
                </w:rPr>
                <w:delText>Инструктаж о мерах пожарной безопасности провел (подпись руководителя работ)</w:delText>
              </w:r>
            </w:del>
          </w:p>
        </w:tc>
      </w:tr>
      <w:tr w:rsidR="00303495" w:rsidRPr="001144EF" w:rsidTr="00AD6363">
        <w:trPr>
          <w:del w:id="4544" w:author="Антон Хабиров" w:date="2021-01-20T01:41:00Z"/>
        </w:trPr>
        <w:tc>
          <w:tcPr>
            <w:tcW w:w="510" w:type="dxa"/>
            <w:vMerge/>
            <w:tcBorders>
              <w:top w:val="single" w:sz="4" w:space="0" w:color="auto"/>
              <w:bottom w:val="single" w:sz="4" w:space="0" w:color="auto"/>
              <w:right w:val="single" w:sz="4" w:space="0" w:color="auto"/>
            </w:tcBorders>
          </w:tcPr>
          <w:p w:rsidR="00303495" w:rsidRPr="001144EF" w:rsidRDefault="00303495" w:rsidP="00AD6363">
            <w:pPr>
              <w:pStyle w:val="ConsPlusNormal"/>
              <w:jc w:val="both"/>
              <w:rPr>
                <w:del w:id="4545" w:author="Антон Хабиров" w:date="2021-01-20T01:41:00Z"/>
                <w:sz w:val="28"/>
                <w:szCs w:val="28"/>
              </w:rPr>
            </w:pPr>
          </w:p>
        </w:tc>
        <w:tc>
          <w:tcPr>
            <w:tcW w:w="1757" w:type="dxa"/>
            <w:vMerge/>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both"/>
              <w:rPr>
                <w:del w:id="4546" w:author="Антон Хабиров" w:date="2021-01-20T01:41:00Z"/>
                <w:sz w:val="28"/>
                <w:szCs w:val="28"/>
              </w:rPr>
            </w:pPr>
          </w:p>
        </w:tc>
        <w:tc>
          <w:tcPr>
            <w:tcW w:w="1757" w:type="dxa"/>
            <w:vMerge/>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both"/>
              <w:rPr>
                <w:del w:id="4547" w:author="Антон Хабиров" w:date="2021-01-20T01:41:00Z"/>
                <w:sz w:val="28"/>
                <w:szCs w:val="28"/>
              </w:rPr>
            </w:pPr>
          </w:p>
        </w:tc>
        <w:tc>
          <w:tcPr>
            <w:tcW w:w="120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4548" w:author="Антон Хабиров" w:date="2021-01-20T01:41:00Z"/>
                <w:sz w:val="28"/>
                <w:szCs w:val="28"/>
              </w:rPr>
            </w:pPr>
            <w:del w:id="4549" w:author="Антон Хабиров" w:date="2021-01-20T01:41:00Z">
              <w:r w:rsidRPr="001144EF">
                <w:rPr>
                  <w:sz w:val="28"/>
                  <w:szCs w:val="28"/>
                </w:rPr>
                <w:delText>подпись</w:delText>
              </w:r>
            </w:del>
          </w:p>
        </w:tc>
        <w:tc>
          <w:tcPr>
            <w:tcW w:w="1205"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4550" w:author="Антон Хабиров" w:date="2021-01-20T01:41:00Z"/>
                <w:sz w:val="28"/>
                <w:szCs w:val="28"/>
              </w:rPr>
            </w:pPr>
            <w:del w:id="4551" w:author="Антон Хабиров" w:date="2021-01-20T01:41:00Z">
              <w:r w:rsidRPr="001144EF">
                <w:rPr>
                  <w:sz w:val="28"/>
                  <w:szCs w:val="28"/>
                </w:rPr>
                <w:delText>дата</w:delText>
              </w:r>
            </w:del>
          </w:p>
        </w:tc>
        <w:tc>
          <w:tcPr>
            <w:tcW w:w="2665" w:type="dxa"/>
            <w:vMerge/>
            <w:tcBorders>
              <w:top w:val="single" w:sz="4" w:space="0" w:color="auto"/>
              <w:left w:val="single" w:sz="4" w:space="0" w:color="auto"/>
              <w:bottom w:val="single" w:sz="4" w:space="0" w:color="auto"/>
            </w:tcBorders>
          </w:tcPr>
          <w:p w:rsidR="00303495" w:rsidRPr="001144EF" w:rsidRDefault="00303495" w:rsidP="00AD6363">
            <w:pPr>
              <w:pStyle w:val="ConsPlusNormal"/>
              <w:jc w:val="center"/>
              <w:rPr>
                <w:del w:id="4552" w:author="Антон Хабиров" w:date="2021-01-20T01:41:00Z"/>
                <w:sz w:val="28"/>
                <w:szCs w:val="28"/>
              </w:rPr>
            </w:pPr>
          </w:p>
        </w:tc>
      </w:tr>
    </w:tbl>
    <w:p w:rsidR="00303495" w:rsidRPr="001144EF" w:rsidRDefault="00303495" w:rsidP="00303495">
      <w:pPr>
        <w:pStyle w:val="ConsPlusNormal"/>
        <w:jc w:val="both"/>
        <w:rPr>
          <w:del w:id="4553" w:author="Антон Хабиров" w:date="2021-01-20T01:41:00Z"/>
          <w:sz w:val="28"/>
          <w:szCs w:val="28"/>
        </w:rPr>
      </w:pPr>
    </w:p>
    <w:p w:rsidR="00303495" w:rsidRPr="001144EF" w:rsidRDefault="00303495" w:rsidP="00303495">
      <w:pPr>
        <w:pStyle w:val="ConsPlusNonformat"/>
        <w:jc w:val="both"/>
        <w:rPr>
          <w:del w:id="4554" w:author="Антон Хабиров" w:date="2021-01-20T01:41:00Z"/>
          <w:rFonts w:ascii="Times New Roman" w:hAnsi="Times New Roman" w:cs="Times New Roman"/>
          <w:sz w:val="28"/>
          <w:szCs w:val="28"/>
        </w:rPr>
      </w:pPr>
      <w:del w:id="4555" w:author="Антон Хабиров" w:date="2021-01-20T01:41:00Z">
        <w:r w:rsidRPr="001144EF">
          <w:rPr>
            <w:rFonts w:ascii="Times New Roman" w:hAnsi="Times New Roman" w:cs="Times New Roman"/>
            <w:sz w:val="28"/>
            <w:szCs w:val="28"/>
          </w:rPr>
          <w:delText xml:space="preserve">    5. Планируемое время проведения работ:</w:delText>
        </w:r>
      </w:del>
    </w:p>
    <w:p w:rsidR="00303495" w:rsidRPr="001144EF" w:rsidRDefault="00303495" w:rsidP="00303495">
      <w:pPr>
        <w:pStyle w:val="ConsPlusNonformat"/>
        <w:jc w:val="both"/>
        <w:rPr>
          <w:del w:id="4556"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557" w:author="Антон Хабиров" w:date="2021-01-20T01:41:00Z"/>
          <w:rFonts w:ascii="Times New Roman" w:hAnsi="Times New Roman" w:cs="Times New Roman"/>
          <w:sz w:val="28"/>
          <w:szCs w:val="28"/>
        </w:rPr>
      </w:pPr>
      <w:del w:id="4558" w:author="Антон Хабиров" w:date="2021-01-20T01:41:00Z">
        <w:r w:rsidRPr="001144EF">
          <w:rPr>
            <w:rFonts w:ascii="Times New Roman" w:hAnsi="Times New Roman" w:cs="Times New Roman"/>
            <w:sz w:val="28"/>
            <w:szCs w:val="28"/>
          </w:rPr>
          <w:delText>Начало ________ время ________ дата</w:delText>
        </w:r>
      </w:del>
    </w:p>
    <w:p w:rsidR="00303495" w:rsidRPr="001144EF" w:rsidRDefault="00303495" w:rsidP="00303495">
      <w:pPr>
        <w:pStyle w:val="ConsPlusNonformat"/>
        <w:jc w:val="both"/>
        <w:rPr>
          <w:del w:id="4559" w:author="Антон Хабиров" w:date="2021-01-20T01:41:00Z"/>
          <w:rFonts w:ascii="Times New Roman" w:hAnsi="Times New Roman" w:cs="Times New Roman"/>
          <w:sz w:val="28"/>
          <w:szCs w:val="28"/>
        </w:rPr>
      </w:pPr>
      <w:del w:id="4560" w:author="Антон Хабиров" w:date="2021-01-20T01:41:00Z">
        <w:r w:rsidRPr="001144EF">
          <w:rPr>
            <w:rFonts w:ascii="Times New Roman" w:hAnsi="Times New Roman" w:cs="Times New Roman"/>
            <w:sz w:val="28"/>
            <w:szCs w:val="28"/>
          </w:rPr>
          <w:lastRenderedPageBreak/>
          <w:delText>Окончание _____ время ________ дата</w:delText>
        </w:r>
      </w:del>
    </w:p>
    <w:p w:rsidR="00303495" w:rsidRPr="001144EF" w:rsidRDefault="00303495" w:rsidP="00303495">
      <w:pPr>
        <w:pStyle w:val="ConsPlusNonformat"/>
        <w:jc w:val="both"/>
        <w:rPr>
          <w:del w:id="4561"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562" w:author="Антон Хабиров" w:date="2021-01-20T01:41:00Z"/>
          <w:rFonts w:ascii="Times New Roman" w:hAnsi="Times New Roman" w:cs="Times New Roman"/>
          <w:sz w:val="28"/>
          <w:szCs w:val="28"/>
        </w:rPr>
      </w:pPr>
      <w:del w:id="4563" w:author="Антон Хабиров" w:date="2021-01-20T01:41:00Z">
        <w:r w:rsidRPr="001144EF">
          <w:rPr>
            <w:rFonts w:ascii="Times New Roman" w:hAnsi="Times New Roman" w:cs="Times New Roman"/>
            <w:sz w:val="28"/>
            <w:szCs w:val="28"/>
          </w:rPr>
          <w:delText xml:space="preserve">    6.  Меры  по  обеспечению пожарной безопасности места (мест) проведения</w:delText>
        </w:r>
      </w:del>
    </w:p>
    <w:p w:rsidR="00303495" w:rsidRPr="001144EF" w:rsidRDefault="00303495" w:rsidP="00303495">
      <w:pPr>
        <w:pStyle w:val="ConsPlusNonformat"/>
        <w:jc w:val="both"/>
        <w:rPr>
          <w:del w:id="4564" w:author="Антон Хабиров" w:date="2021-01-20T01:41:00Z"/>
          <w:rFonts w:ascii="Times New Roman" w:hAnsi="Times New Roman" w:cs="Times New Roman"/>
          <w:sz w:val="28"/>
          <w:szCs w:val="28"/>
        </w:rPr>
      </w:pPr>
      <w:del w:id="4565" w:author="Антон Хабиров" w:date="2021-01-20T01:41:00Z">
        <w:r w:rsidRPr="001144EF">
          <w:rPr>
            <w:rFonts w:ascii="Times New Roman" w:hAnsi="Times New Roman" w:cs="Times New Roman"/>
            <w:sz w:val="28"/>
            <w:szCs w:val="28"/>
          </w:rPr>
          <w:delText>работ _____________________________________________________________________</w:delText>
        </w:r>
      </w:del>
    </w:p>
    <w:p w:rsidR="00303495" w:rsidRPr="001144EF" w:rsidRDefault="00303495" w:rsidP="00303495">
      <w:pPr>
        <w:pStyle w:val="ConsPlusNonformat"/>
        <w:jc w:val="both"/>
        <w:rPr>
          <w:del w:id="4566" w:author="Антон Хабиров" w:date="2021-01-20T01:41:00Z"/>
          <w:rFonts w:ascii="Times New Roman" w:hAnsi="Times New Roman" w:cs="Times New Roman"/>
          <w:sz w:val="28"/>
          <w:szCs w:val="28"/>
        </w:rPr>
      </w:pPr>
      <w:del w:id="4567" w:author="Антон Хабиров" w:date="2021-01-20T01:41:00Z">
        <w:r w:rsidRPr="001144EF">
          <w:rPr>
            <w:rFonts w:ascii="Times New Roman" w:hAnsi="Times New Roman" w:cs="Times New Roman"/>
            <w:sz w:val="28"/>
            <w:szCs w:val="28"/>
          </w:rPr>
          <w:delText xml:space="preserve">           (указываются организационные и технические меры пожарной</w:delText>
        </w:r>
      </w:del>
    </w:p>
    <w:p w:rsidR="00303495" w:rsidRPr="001144EF" w:rsidRDefault="00303495" w:rsidP="00303495">
      <w:pPr>
        <w:pStyle w:val="ConsPlusNonformat"/>
        <w:jc w:val="both"/>
        <w:rPr>
          <w:del w:id="4568" w:author="Антон Хабиров" w:date="2021-01-20T01:41:00Z"/>
          <w:rFonts w:ascii="Times New Roman" w:hAnsi="Times New Roman" w:cs="Times New Roman"/>
          <w:sz w:val="28"/>
          <w:szCs w:val="28"/>
        </w:rPr>
      </w:pPr>
      <w:del w:id="4569" w:author="Антон Хабиров" w:date="2021-01-20T01:41:00Z">
        <w:r w:rsidRPr="001144EF">
          <w:rPr>
            <w:rFonts w:ascii="Times New Roman" w:hAnsi="Times New Roman" w:cs="Times New Roman"/>
            <w:sz w:val="28"/>
            <w:szCs w:val="28"/>
          </w:rPr>
          <w:delText xml:space="preserve">                                  безопасности,</w:delText>
        </w:r>
      </w:del>
    </w:p>
    <w:p w:rsidR="00303495" w:rsidRPr="001144EF" w:rsidRDefault="00303495" w:rsidP="00303495">
      <w:pPr>
        <w:pStyle w:val="ConsPlusNonformat"/>
        <w:jc w:val="both"/>
        <w:rPr>
          <w:del w:id="4570" w:author="Антон Хабиров" w:date="2021-01-20T01:41:00Z"/>
          <w:rFonts w:ascii="Times New Roman" w:hAnsi="Times New Roman" w:cs="Times New Roman"/>
          <w:sz w:val="28"/>
          <w:szCs w:val="28"/>
        </w:rPr>
      </w:pPr>
      <w:del w:id="4571" w:author="Антон Хабиров" w:date="2021-01-20T01:41:00Z">
        <w:r w:rsidRPr="001144EF">
          <w:rPr>
            <w:rFonts w:ascii="Times New Roman" w:hAnsi="Times New Roman" w:cs="Times New Roman"/>
            <w:sz w:val="28"/>
            <w:szCs w:val="28"/>
          </w:rPr>
          <w:delText>___________________________________________________________________________</w:delText>
        </w:r>
      </w:del>
    </w:p>
    <w:p w:rsidR="00303495" w:rsidRPr="001144EF" w:rsidRDefault="00303495" w:rsidP="00303495">
      <w:pPr>
        <w:pStyle w:val="ConsPlusNonformat"/>
        <w:jc w:val="both"/>
        <w:rPr>
          <w:del w:id="4572" w:author="Антон Хабиров" w:date="2021-01-20T01:41:00Z"/>
          <w:rFonts w:ascii="Times New Roman" w:hAnsi="Times New Roman" w:cs="Times New Roman"/>
          <w:sz w:val="28"/>
          <w:szCs w:val="28"/>
        </w:rPr>
      </w:pPr>
      <w:del w:id="4573" w:author="Антон Хабиров" w:date="2021-01-20T01:41:00Z">
        <w:r w:rsidRPr="001144EF">
          <w:rPr>
            <w:rFonts w:ascii="Times New Roman" w:hAnsi="Times New Roman" w:cs="Times New Roman"/>
            <w:sz w:val="28"/>
            <w:szCs w:val="28"/>
          </w:rPr>
          <w:delText xml:space="preserve">           осуществляемые при подготовке места проведения работ)</w:delText>
        </w:r>
      </w:del>
    </w:p>
    <w:p w:rsidR="00303495" w:rsidRPr="001144EF" w:rsidRDefault="00303495" w:rsidP="00303495">
      <w:pPr>
        <w:pStyle w:val="ConsPlusNonformat"/>
        <w:jc w:val="both"/>
        <w:rPr>
          <w:del w:id="4574" w:author="Антон Хабиров" w:date="2021-01-20T01:41:00Z"/>
          <w:rFonts w:ascii="Times New Roman" w:hAnsi="Times New Roman" w:cs="Times New Roman"/>
          <w:sz w:val="28"/>
          <w:szCs w:val="28"/>
        </w:rPr>
      </w:pPr>
      <w:del w:id="4575" w:author="Антон Хабиров" w:date="2021-01-20T01:41:00Z">
        <w:r w:rsidRPr="001144EF">
          <w:rPr>
            <w:rFonts w:ascii="Times New Roman" w:hAnsi="Times New Roman" w:cs="Times New Roman"/>
            <w:sz w:val="28"/>
            <w:szCs w:val="28"/>
          </w:rPr>
          <w:delText>___________________________________________________________________________</w:delText>
        </w:r>
      </w:del>
    </w:p>
    <w:p w:rsidR="00303495" w:rsidRPr="001144EF" w:rsidRDefault="00303495" w:rsidP="00303495">
      <w:pPr>
        <w:pStyle w:val="ConsPlusNonformat"/>
        <w:jc w:val="both"/>
        <w:rPr>
          <w:del w:id="4576"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577" w:author="Антон Хабиров" w:date="2021-01-20T01:41:00Z"/>
          <w:rFonts w:ascii="Times New Roman" w:hAnsi="Times New Roman" w:cs="Times New Roman"/>
          <w:sz w:val="28"/>
          <w:szCs w:val="28"/>
        </w:rPr>
      </w:pPr>
      <w:del w:id="4578" w:author="Антон Хабиров" w:date="2021-01-20T01:41:00Z">
        <w:r w:rsidRPr="001144EF">
          <w:rPr>
            <w:rFonts w:ascii="Times New Roman" w:hAnsi="Times New Roman" w:cs="Times New Roman"/>
            <w:sz w:val="28"/>
            <w:szCs w:val="28"/>
          </w:rPr>
          <w:delText xml:space="preserve">    7. Наряд-допуск выдан _________________________________________________</w:delText>
        </w:r>
      </w:del>
    </w:p>
    <w:p w:rsidR="00303495" w:rsidRPr="001144EF" w:rsidRDefault="00303495" w:rsidP="00303495">
      <w:pPr>
        <w:pStyle w:val="ConsPlusNonformat"/>
        <w:jc w:val="both"/>
        <w:rPr>
          <w:del w:id="4579" w:author="Антон Хабиров" w:date="2021-01-20T01:41:00Z"/>
          <w:rFonts w:ascii="Times New Roman" w:hAnsi="Times New Roman" w:cs="Times New Roman"/>
          <w:sz w:val="28"/>
          <w:szCs w:val="28"/>
        </w:rPr>
      </w:pPr>
      <w:del w:id="4580" w:author="Антон Хабиров" w:date="2021-01-20T01:41:00Z">
        <w:r w:rsidRPr="001144EF">
          <w:rPr>
            <w:rFonts w:ascii="Times New Roman" w:hAnsi="Times New Roman" w:cs="Times New Roman"/>
            <w:sz w:val="28"/>
            <w:szCs w:val="28"/>
          </w:rPr>
          <w:delText xml:space="preserve">                                  (должность и ф.и.о. лица, выдавшего</w:delText>
        </w:r>
      </w:del>
    </w:p>
    <w:p w:rsidR="00303495" w:rsidRPr="001144EF" w:rsidRDefault="00303495" w:rsidP="00303495">
      <w:pPr>
        <w:pStyle w:val="ConsPlusNonformat"/>
        <w:jc w:val="both"/>
        <w:rPr>
          <w:del w:id="4581" w:author="Антон Хабиров" w:date="2021-01-20T01:41:00Z"/>
          <w:rFonts w:ascii="Times New Roman" w:hAnsi="Times New Roman" w:cs="Times New Roman"/>
          <w:sz w:val="28"/>
          <w:szCs w:val="28"/>
        </w:rPr>
      </w:pPr>
      <w:del w:id="4582" w:author="Антон Хабиров" w:date="2021-01-20T01:41:00Z">
        <w:r w:rsidRPr="001144EF">
          <w:rPr>
            <w:rFonts w:ascii="Times New Roman" w:hAnsi="Times New Roman" w:cs="Times New Roman"/>
            <w:sz w:val="28"/>
            <w:szCs w:val="28"/>
          </w:rPr>
          <w:delText>___________________________________________________________________________</w:delText>
        </w:r>
      </w:del>
    </w:p>
    <w:p w:rsidR="00303495" w:rsidRPr="001144EF" w:rsidRDefault="00303495" w:rsidP="00303495">
      <w:pPr>
        <w:pStyle w:val="ConsPlusNonformat"/>
        <w:jc w:val="both"/>
        <w:rPr>
          <w:del w:id="4583" w:author="Антон Хабиров" w:date="2021-01-20T01:41:00Z"/>
          <w:rFonts w:ascii="Times New Roman" w:hAnsi="Times New Roman" w:cs="Times New Roman"/>
          <w:sz w:val="28"/>
          <w:szCs w:val="28"/>
        </w:rPr>
      </w:pPr>
      <w:del w:id="4584" w:author="Антон Хабиров" w:date="2021-01-20T01:41:00Z">
        <w:r w:rsidRPr="001144EF">
          <w:rPr>
            <w:rFonts w:ascii="Times New Roman" w:hAnsi="Times New Roman" w:cs="Times New Roman"/>
            <w:sz w:val="28"/>
            <w:szCs w:val="28"/>
          </w:rPr>
          <w:delText xml:space="preserve">                       наряд-допуск, подпись, дата)</w:delText>
        </w:r>
      </w:del>
    </w:p>
    <w:p w:rsidR="00303495" w:rsidRPr="001144EF" w:rsidRDefault="00303495" w:rsidP="00303495">
      <w:pPr>
        <w:pStyle w:val="ConsPlusNonformat"/>
        <w:jc w:val="both"/>
        <w:rPr>
          <w:del w:id="4585" w:author="Антон Хабиров" w:date="2021-01-20T01:41:00Z"/>
          <w:rFonts w:ascii="Times New Roman" w:hAnsi="Times New Roman" w:cs="Times New Roman"/>
          <w:sz w:val="28"/>
          <w:szCs w:val="28"/>
        </w:rPr>
      </w:pPr>
      <w:del w:id="4586" w:author="Антон Хабиров" w:date="2021-01-20T01:41:00Z">
        <w:r w:rsidRPr="001144EF">
          <w:rPr>
            <w:rFonts w:ascii="Times New Roman" w:hAnsi="Times New Roman" w:cs="Times New Roman"/>
            <w:sz w:val="28"/>
            <w:szCs w:val="28"/>
          </w:rPr>
          <w:delText xml:space="preserve">    Наряд-допуск получен __________________________________________________</w:delText>
        </w:r>
      </w:del>
    </w:p>
    <w:p w:rsidR="00303495" w:rsidRPr="001144EF" w:rsidRDefault="00303495" w:rsidP="00303495">
      <w:pPr>
        <w:pStyle w:val="ConsPlusNonformat"/>
        <w:jc w:val="both"/>
        <w:rPr>
          <w:del w:id="4587" w:author="Антон Хабиров" w:date="2021-01-20T01:41:00Z"/>
          <w:rFonts w:ascii="Times New Roman" w:hAnsi="Times New Roman" w:cs="Times New Roman"/>
          <w:sz w:val="28"/>
          <w:szCs w:val="28"/>
        </w:rPr>
      </w:pPr>
      <w:del w:id="4588" w:author="Антон Хабиров" w:date="2021-01-20T01:41:00Z">
        <w:r w:rsidRPr="001144EF">
          <w:rPr>
            <w:rFonts w:ascii="Times New Roman" w:hAnsi="Times New Roman" w:cs="Times New Roman"/>
            <w:sz w:val="28"/>
            <w:szCs w:val="28"/>
          </w:rPr>
          <w:delText xml:space="preserve">                                 (подпись руководителя работ, дата)</w:delText>
        </w:r>
      </w:del>
    </w:p>
    <w:p w:rsidR="00303495" w:rsidRPr="001144EF" w:rsidRDefault="00303495" w:rsidP="00303495">
      <w:pPr>
        <w:pStyle w:val="ConsPlusNonformat"/>
        <w:jc w:val="both"/>
        <w:rPr>
          <w:del w:id="4589" w:author="Антон Хабиров" w:date="2021-01-20T01:41:00Z"/>
          <w:rFonts w:ascii="Times New Roman" w:hAnsi="Times New Roman" w:cs="Times New Roman"/>
          <w:sz w:val="28"/>
          <w:szCs w:val="28"/>
        </w:rPr>
      </w:pPr>
      <w:del w:id="4590" w:author="Антон Хабиров" w:date="2021-01-20T01:41:00Z">
        <w:r w:rsidRPr="001144EF">
          <w:rPr>
            <w:rFonts w:ascii="Times New Roman" w:hAnsi="Times New Roman" w:cs="Times New Roman"/>
            <w:sz w:val="28"/>
            <w:szCs w:val="28"/>
          </w:rPr>
          <w:delText>Согласовано             ___________________________________________________</w:delText>
        </w:r>
      </w:del>
    </w:p>
    <w:p w:rsidR="00303495" w:rsidRPr="001144EF" w:rsidRDefault="00303495" w:rsidP="00303495">
      <w:pPr>
        <w:pStyle w:val="ConsPlusNonformat"/>
        <w:jc w:val="both"/>
        <w:rPr>
          <w:del w:id="4591" w:author="Антон Хабиров" w:date="2021-01-20T01:41:00Z"/>
          <w:rFonts w:ascii="Times New Roman" w:hAnsi="Times New Roman" w:cs="Times New Roman"/>
          <w:sz w:val="28"/>
          <w:szCs w:val="28"/>
        </w:rPr>
      </w:pPr>
      <w:del w:id="4592" w:author="Антон Хабиров" w:date="2021-01-20T01:41:00Z">
        <w:r w:rsidRPr="001144EF">
          <w:rPr>
            <w:rFonts w:ascii="Times New Roman" w:hAnsi="Times New Roman" w:cs="Times New Roman"/>
            <w:sz w:val="28"/>
            <w:szCs w:val="28"/>
          </w:rPr>
          <w:delText>со службами объекта,           (название службы, должность и ф.и.о.</w:delText>
        </w:r>
      </w:del>
    </w:p>
    <w:p w:rsidR="00303495" w:rsidRPr="001144EF" w:rsidRDefault="00303495" w:rsidP="00303495">
      <w:pPr>
        <w:pStyle w:val="ConsPlusNonformat"/>
        <w:jc w:val="both"/>
        <w:rPr>
          <w:del w:id="4593" w:author="Антон Хабиров" w:date="2021-01-20T01:41:00Z"/>
          <w:rFonts w:ascii="Times New Roman" w:hAnsi="Times New Roman" w:cs="Times New Roman"/>
          <w:sz w:val="28"/>
          <w:szCs w:val="28"/>
        </w:rPr>
      </w:pPr>
      <w:del w:id="4594" w:author="Антон Хабиров" w:date="2021-01-20T01:41:00Z">
        <w:r w:rsidRPr="001144EF">
          <w:rPr>
            <w:rFonts w:ascii="Times New Roman" w:hAnsi="Times New Roman" w:cs="Times New Roman"/>
            <w:sz w:val="28"/>
            <w:szCs w:val="28"/>
          </w:rPr>
          <w:delText>на котором будут        ___________________________________________________</w:delText>
        </w:r>
      </w:del>
    </w:p>
    <w:p w:rsidR="00303495" w:rsidRPr="001144EF" w:rsidRDefault="00303495" w:rsidP="00303495">
      <w:pPr>
        <w:pStyle w:val="ConsPlusNonformat"/>
        <w:jc w:val="both"/>
        <w:rPr>
          <w:del w:id="4595" w:author="Антон Хабиров" w:date="2021-01-20T01:41:00Z"/>
          <w:rFonts w:ascii="Times New Roman" w:hAnsi="Times New Roman" w:cs="Times New Roman"/>
          <w:sz w:val="28"/>
          <w:szCs w:val="28"/>
        </w:rPr>
      </w:pPr>
      <w:del w:id="4596" w:author="Антон Хабиров" w:date="2021-01-20T01:41:00Z">
        <w:r w:rsidRPr="001144EF">
          <w:rPr>
            <w:rFonts w:ascii="Times New Roman" w:hAnsi="Times New Roman" w:cs="Times New Roman"/>
            <w:sz w:val="28"/>
            <w:szCs w:val="28"/>
          </w:rPr>
          <w:delText>производиться огневые           ответственного лица, подпись, дата)</w:delText>
        </w:r>
      </w:del>
    </w:p>
    <w:p w:rsidR="00303495" w:rsidRPr="001144EF" w:rsidRDefault="00303495" w:rsidP="00303495">
      <w:pPr>
        <w:pStyle w:val="ConsPlusNonformat"/>
        <w:jc w:val="both"/>
        <w:rPr>
          <w:del w:id="4597" w:author="Антон Хабиров" w:date="2021-01-20T01:41:00Z"/>
          <w:rFonts w:ascii="Times New Roman" w:hAnsi="Times New Roman" w:cs="Times New Roman"/>
          <w:sz w:val="28"/>
          <w:szCs w:val="28"/>
        </w:rPr>
      </w:pPr>
      <w:del w:id="4598" w:author="Антон Хабиров" w:date="2021-01-20T01:41:00Z">
        <w:r w:rsidRPr="001144EF">
          <w:rPr>
            <w:rFonts w:ascii="Times New Roman" w:hAnsi="Times New Roman" w:cs="Times New Roman"/>
            <w:sz w:val="28"/>
            <w:szCs w:val="28"/>
          </w:rPr>
          <w:delText>работы</w:delText>
        </w:r>
      </w:del>
    </w:p>
    <w:p w:rsidR="00303495" w:rsidRPr="001144EF" w:rsidRDefault="00303495" w:rsidP="00303495">
      <w:pPr>
        <w:pStyle w:val="ConsPlusNonformat"/>
        <w:jc w:val="both"/>
        <w:rPr>
          <w:del w:id="4599"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600" w:author="Антон Хабиров" w:date="2021-01-20T01:41:00Z"/>
          <w:rFonts w:ascii="Times New Roman" w:hAnsi="Times New Roman" w:cs="Times New Roman"/>
          <w:sz w:val="28"/>
          <w:szCs w:val="28"/>
        </w:rPr>
      </w:pPr>
      <w:del w:id="4601" w:author="Антон Хабиров" w:date="2021-01-20T01:41:00Z">
        <w:r w:rsidRPr="001144EF">
          <w:rPr>
            <w:rFonts w:ascii="Times New Roman" w:hAnsi="Times New Roman" w:cs="Times New Roman"/>
            <w:sz w:val="28"/>
            <w:szCs w:val="28"/>
          </w:rPr>
          <w:delText xml:space="preserve">    8. Место проведения работ подготовлено:</w:delText>
        </w:r>
      </w:del>
    </w:p>
    <w:p w:rsidR="00303495" w:rsidRPr="001144EF" w:rsidRDefault="00303495" w:rsidP="00303495">
      <w:pPr>
        <w:pStyle w:val="ConsPlusNonformat"/>
        <w:jc w:val="both"/>
        <w:rPr>
          <w:del w:id="4602"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603" w:author="Антон Хабиров" w:date="2021-01-20T01:41:00Z"/>
          <w:rFonts w:ascii="Times New Roman" w:hAnsi="Times New Roman" w:cs="Times New Roman"/>
          <w:sz w:val="28"/>
          <w:szCs w:val="28"/>
        </w:rPr>
      </w:pPr>
      <w:del w:id="4604" w:author="Антон Хабиров" w:date="2021-01-20T01:41:00Z">
        <w:r w:rsidRPr="001144EF">
          <w:rPr>
            <w:rFonts w:ascii="Times New Roman" w:hAnsi="Times New Roman" w:cs="Times New Roman"/>
            <w:sz w:val="28"/>
            <w:szCs w:val="28"/>
          </w:rPr>
          <w:delText>Руководитель работ ________________________________________________________</w:delText>
        </w:r>
      </w:del>
    </w:p>
    <w:p w:rsidR="00303495" w:rsidRPr="001144EF" w:rsidRDefault="00303495" w:rsidP="00303495">
      <w:pPr>
        <w:pStyle w:val="ConsPlusNonformat"/>
        <w:jc w:val="both"/>
        <w:rPr>
          <w:del w:id="4605" w:author="Антон Хабиров" w:date="2021-01-20T01:41:00Z"/>
          <w:rFonts w:ascii="Times New Roman" w:hAnsi="Times New Roman" w:cs="Times New Roman"/>
          <w:sz w:val="28"/>
          <w:szCs w:val="28"/>
        </w:rPr>
      </w:pPr>
      <w:del w:id="4606" w:author="Антон Хабиров" w:date="2021-01-20T01:41:00Z">
        <w:r w:rsidRPr="001144EF">
          <w:rPr>
            <w:rFonts w:ascii="Times New Roman" w:hAnsi="Times New Roman" w:cs="Times New Roman"/>
            <w:sz w:val="28"/>
            <w:szCs w:val="28"/>
          </w:rPr>
          <w:delText xml:space="preserve">                                   (подпись, дата, время)</w:delText>
        </w:r>
      </w:del>
    </w:p>
    <w:p w:rsidR="00303495" w:rsidRPr="001144EF" w:rsidRDefault="00303495" w:rsidP="00303495">
      <w:pPr>
        <w:pStyle w:val="ConsPlusNonformat"/>
        <w:jc w:val="both"/>
        <w:rPr>
          <w:del w:id="4607"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608" w:author="Антон Хабиров" w:date="2021-01-20T01:41:00Z"/>
          <w:rFonts w:ascii="Times New Roman" w:hAnsi="Times New Roman" w:cs="Times New Roman"/>
          <w:sz w:val="28"/>
          <w:szCs w:val="28"/>
        </w:rPr>
      </w:pPr>
      <w:del w:id="4609" w:author="Антон Хабиров" w:date="2021-01-20T01:41:00Z">
        <w:r w:rsidRPr="001144EF">
          <w:rPr>
            <w:rFonts w:ascii="Times New Roman" w:hAnsi="Times New Roman" w:cs="Times New Roman"/>
            <w:sz w:val="28"/>
            <w:szCs w:val="28"/>
          </w:rPr>
          <w:delText xml:space="preserve">    Возможность производства работ согласована (в соответствии с пунктом 7)</w:delText>
        </w:r>
      </w:del>
    </w:p>
    <w:p w:rsidR="00303495" w:rsidRPr="001144EF" w:rsidRDefault="00303495" w:rsidP="00303495">
      <w:pPr>
        <w:pStyle w:val="ConsPlusNonformat"/>
        <w:jc w:val="both"/>
        <w:rPr>
          <w:del w:id="4610" w:author="Антон Хабиров" w:date="2021-01-20T01:41:00Z"/>
          <w:rFonts w:ascii="Times New Roman" w:hAnsi="Times New Roman" w:cs="Times New Roman"/>
          <w:sz w:val="28"/>
          <w:szCs w:val="28"/>
        </w:rPr>
      </w:pPr>
      <w:del w:id="4611" w:author="Антон Хабиров" w:date="2021-01-20T01:41:00Z">
        <w:r w:rsidRPr="001144EF">
          <w:rPr>
            <w:rFonts w:ascii="Times New Roman" w:hAnsi="Times New Roman" w:cs="Times New Roman"/>
            <w:sz w:val="28"/>
            <w:szCs w:val="28"/>
          </w:rPr>
          <w:delText>___________________________________________________________________________</w:delText>
        </w:r>
      </w:del>
    </w:p>
    <w:p w:rsidR="00303495" w:rsidRPr="001144EF" w:rsidRDefault="00303495" w:rsidP="00303495">
      <w:pPr>
        <w:pStyle w:val="ConsPlusNonformat"/>
        <w:jc w:val="both"/>
        <w:rPr>
          <w:del w:id="4612" w:author="Антон Хабиров" w:date="2021-01-20T01:41:00Z"/>
          <w:rFonts w:ascii="Times New Roman" w:hAnsi="Times New Roman" w:cs="Times New Roman"/>
          <w:sz w:val="28"/>
          <w:szCs w:val="28"/>
        </w:rPr>
      </w:pPr>
      <w:del w:id="4613" w:author="Антон Хабиров" w:date="2021-01-20T01:41:00Z">
        <w:r w:rsidRPr="001144EF">
          <w:rPr>
            <w:rFonts w:ascii="Times New Roman" w:hAnsi="Times New Roman" w:cs="Times New Roman"/>
            <w:sz w:val="28"/>
            <w:szCs w:val="28"/>
          </w:rPr>
          <w:delText xml:space="preserve">    (подпись ответственного лица службы объекта, на котором проводится</w:delText>
        </w:r>
      </w:del>
    </w:p>
    <w:p w:rsidR="00303495" w:rsidRPr="001144EF" w:rsidRDefault="00303495" w:rsidP="00303495">
      <w:pPr>
        <w:pStyle w:val="ConsPlusNonformat"/>
        <w:jc w:val="both"/>
        <w:rPr>
          <w:del w:id="4614" w:author="Антон Хабиров" w:date="2021-01-20T01:41:00Z"/>
          <w:rFonts w:ascii="Times New Roman" w:hAnsi="Times New Roman" w:cs="Times New Roman"/>
          <w:sz w:val="28"/>
          <w:szCs w:val="28"/>
        </w:rPr>
      </w:pPr>
      <w:del w:id="4615" w:author="Антон Хабиров" w:date="2021-01-20T01:41:00Z">
        <w:r w:rsidRPr="001144EF">
          <w:rPr>
            <w:rFonts w:ascii="Times New Roman" w:hAnsi="Times New Roman" w:cs="Times New Roman"/>
            <w:sz w:val="28"/>
            <w:szCs w:val="28"/>
          </w:rPr>
          <w:delText xml:space="preserve">                           работа, дата, время)</w:delText>
        </w:r>
      </w:del>
    </w:p>
    <w:p w:rsidR="00303495" w:rsidRPr="001144EF" w:rsidRDefault="00303495" w:rsidP="00303495">
      <w:pPr>
        <w:pStyle w:val="ConsPlusNonformat"/>
        <w:jc w:val="both"/>
        <w:rPr>
          <w:del w:id="4616"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617" w:author="Антон Хабиров" w:date="2021-01-20T01:41:00Z"/>
          <w:rFonts w:ascii="Times New Roman" w:hAnsi="Times New Roman" w:cs="Times New Roman"/>
          <w:sz w:val="28"/>
          <w:szCs w:val="28"/>
        </w:rPr>
      </w:pPr>
      <w:del w:id="4618" w:author="Антон Хабиров" w:date="2021-01-20T01:41:00Z">
        <w:r w:rsidRPr="001144EF">
          <w:rPr>
            <w:rFonts w:ascii="Times New Roman" w:hAnsi="Times New Roman" w:cs="Times New Roman"/>
            <w:sz w:val="28"/>
            <w:szCs w:val="28"/>
          </w:rPr>
          <w:delText xml:space="preserve">    9. Ежедневный допуск к работе и время ее окончания</w:delText>
        </w:r>
      </w:del>
    </w:p>
    <w:p w:rsidR="00303495" w:rsidRPr="001144EF" w:rsidRDefault="00303495" w:rsidP="00303495">
      <w:pPr>
        <w:pStyle w:val="ConsPlusNormal"/>
        <w:jc w:val="both"/>
        <w:rPr>
          <w:del w:id="4619" w:author="Антон Хабиров" w:date="2021-01-20T01:41:00Z"/>
          <w:sz w:val="28"/>
          <w:szCs w:val="28"/>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98"/>
        <w:gridCol w:w="1594"/>
        <w:gridCol w:w="3118"/>
        <w:gridCol w:w="1037"/>
        <w:gridCol w:w="2324"/>
      </w:tblGrid>
      <w:tr w:rsidR="00303495" w:rsidRPr="001144EF" w:rsidTr="00AD6363">
        <w:trPr>
          <w:del w:id="4620" w:author="Антон Хабиров" w:date="2021-01-20T01:41:00Z"/>
        </w:trPr>
        <w:tc>
          <w:tcPr>
            <w:tcW w:w="5710" w:type="dxa"/>
            <w:gridSpan w:val="3"/>
            <w:tcBorders>
              <w:top w:val="single" w:sz="4" w:space="0" w:color="auto"/>
              <w:bottom w:val="single" w:sz="4" w:space="0" w:color="auto"/>
              <w:right w:val="single" w:sz="4" w:space="0" w:color="auto"/>
            </w:tcBorders>
          </w:tcPr>
          <w:p w:rsidR="00303495" w:rsidRPr="001144EF" w:rsidRDefault="00303495" w:rsidP="00AD6363">
            <w:pPr>
              <w:pStyle w:val="ConsPlusNormal"/>
              <w:jc w:val="center"/>
              <w:rPr>
                <w:del w:id="4621" w:author="Антон Хабиров" w:date="2021-01-20T01:41:00Z"/>
                <w:sz w:val="28"/>
                <w:szCs w:val="28"/>
              </w:rPr>
            </w:pPr>
            <w:del w:id="4622" w:author="Антон Хабиров" w:date="2021-01-20T01:41:00Z">
              <w:r w:rsidRPr="001144EF">
                <w:rPr>
                  <w:sz w:val="28"/>
                  <w:szCs w:val="28"/>
                </w:rPr>
                <w:delText>Рабочее место подготовлено, исполнители допущены к работе</w:delText>
              </w:r>
            </w:del>
          </w:p>
        </w:tc>
        <w:tc>
          <w:tcPr>
            <w:tcW w:w="3361" w:type="dxa"/>
            <w:gridSpan w:val="2"/>
            <w:tcBorders>
              <w:top w:val="single" w:sz="4" w:space="0" w:color="auto"/>
              <w:left w:val="single" w:sz="4" w:space="0" w:color="auto"/>
              <w:bottom w:val="single" w:sz="4" w:space="0" w:color="auto"/>
            </w:tcBorders>
          </w:tcPr>
          <w:p w:rsidR="00303495" w:rsidRPr="001144EF" w:rsidRDefault="00303495" w:rsidP="00AD6363">
            <w:pPr>
              <w:pStyle w:val="ConsPlusNormal"/>
              <w:jc w:val="center"/>
              <w:rPr>
                <w:del w:id="4623" w:author="Антон Хабиров" w:date="2021-01-20T01:41:00Z"/>
                <w:sz w:val="28"/>
                <w:szCs w:val="28"/>
              </w:rPr>
            </w:pPr>
            <w:del w:id="4624" w:author="Антон Хабиров" w:date="2021-01-20T01:41:00Z">
              <w:r w:rsidRPr="001144EF">
                <w:rPr>
                  <w:sz w:val="28"/>
                  <w:szCs w:val="28"/>
                </w:rPr>
                <w:delText xml:space="preserve">Работа закончена, исполнители удалены с </w:delText>
              </w:r>
              <w:r w:rsidRPr="001144EF">
                <w:rPr>
                  <w:sz w:val="28"/>
                  <w:szCs w:val="28"/>
                </w:rPr>
                <w:lastRenderedPageBreak/>
                <w:delText>рабочего места</w:delText>
              </w:r>
            </w:del>
          </w:p>
        </w:tc>
      </w:tr>
      <w:tr w:rsidR="00303495" w:rsidRPr="001144EF" w:rsidTr="00AD6363">
        <w:trPr>
          <w:del w:id="4625" w:author="Антон Хабиров" w:date="2021-01-20T01:41:00Z"/>
        </w:trPr>
        <w:tc>
          <w:tcPr>
            <w:tcW w:w="998" w:type="dxa"/>
            <w:tcBorders>
              <w:top w:val="single" w:sz="4" w:space="0" w:color="auto"/>
              <w:bottom w:val="single" w:sz="4" w:space="0" w:color="auto"/>
              <w:right w:val="single" w:sz="4" w:space="0" w:color="auto"/>
            </w:tcBorders>
          </w:tcPr>
          <w:p w:rsidR="00303495" w:rsidRPr="001144EF" w:rsidRDefault="00303495" w:rsidP="00AD6363">
            <w:pPr>
              <w:pStyle w:val="ConsPlusNormal"/>
              <w:jc w:val="center"/>
              <w:rPr>
                <w:del w:id="4626" w:author="Антон Хабиров" w:date="2021-01-20T01:41:00Z"/>
                <w:sz w:val="28"/>
                <w:szCs w:val="28"/>
              </w:rPr>
            </w:pPr>
            <w:del w:id="4627" w:author="Антон Хабиров" w:date="2021-01-20T01:41:00Z">
              <w:r w:rsidRPr="001144EF">
                <w:rPr>
                  <w:sz w:val="28"/>
                  <w:szCs w:val="28"/>
                </w:rPr>
                <w:lastRenderedPageBreak/>
                <w:delText>дата, время</w:delText>
              </w:r>
            </w:del>
          </w:p>
        </w:tc>
        <w:tc>
          <w:tcPr>
            <w:tcW w:w="1594"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4628" w:author="Антон Хабиров" w:date="2021-01-20T01:41:00Z"/>
                <w:sz w:val="28"/>
                <w:szCs w:val="28"/>
              </w:rPr>
            </w:pPr>
            <w:del w:id="4629" w:author="Антон Хабиров" w:date="2021-01-20T01:41:00Z">
              <w:r w:rsidRPr="001144EF">
                <w:rPr>
                  <w:sz w:val="28"/>
                  <w:szCs w:val="28"/>
                </w:rPr>
                <w:delText>подпись руководителя работ</w:delText>
              </w:r>
            </w:del>
          </w:p>
        </w:tc>
        <w:tc>
          <w:tcPr>
            <w:tcW w:w="3118"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4630" w:author="Антон Хабиров" w:date="2021-01-20T01:41:00Z"/>
                <w:sz w:val="28"/>
                <w:szCs w:val="28"/>
              </w:rPr>
            </w:pPr>
            <w:del w:id="4631" w:author="Антон Хабиров" w:date="2021-01-20T01:41:00Z">
              <w:r w:rsidRPr="001144EF">
                <w:rPr>
                  <w:sz w:val="28"/>
                  <w:szCs w:val="28"/>
                </w:rPr>
                <w:delText>подпись ответственного лица службы объекта, на котором проводится работа (в соответствии с пунктом 7)</w:delText>
              </w:r>
            </w:del>
          </w:p>
        </w:tc>
        <w:tc>
          <w:tcPr>
            <w:tcW w:w="1037"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4632" w:author="Антон Хабиров" w:date="2021-01-20T01:41:00Z"/>
                <w:sz w:val="28"/>
                <w:szCs w:val="28"/>
              </w:rPr>
            </w:pPr>
            <w:del w:id="4633" w:author="Антон Хабиров" w:date="2021-01-20T01:41:00Z">
              <w:r w:rsidRPr="001144EF">
                <w:rPr>
                  <w:sz w:val="28"/>
                  <w:szCs w:val="28"/>
                </w:rPr>
                <w:delText>дата, время</w:delText>
              </w:r>
            </w:del>
          </w:p>
        </w:tc>
        <w:tc>
          <w:tcPr>
            <w:tcW w:w="2324" w:type="dxa"/>
            <w:tcBorders>
              <w:top w:val="single" w:sz="4" w:space="0" w:color="auto"/>
              <w:left w:val="single" w:sz="4" w:space="0" w:color="auto"/>
              <w:bottom w:val="single" w:sz="4" w:space="0" w:color="auto"/>
            </w:tcBorders>
          </w:tcPr>
          <w:p w:rsidR="00303495" w:rsidRPr="001144EF" w:rsidRDefault="00303495" w:rsidP="00AD6363">
            <w:pPr>
              <w:pStyle w:val="ConsPlusNormal"/>
              <w:jc w:val="center"/>
              <w:rPr>
                <w:del w:id="4634" w:author="Антон Хабиров" w:date="2021-01-20T01:41:00Z"/>
                <w:sz w:val="28"/>
                <w:szCs w:val="28"/>
              </w:rPr>
            </w:pPr>
            <w:del w:id="4635" w:author="Антон Хабиров" w:date="2021-01-20T01:41:00Z">
              <w:r w:rsidRPr="001144EF">
                <w:rPr>
                  <w:sz w:val="28"/>
                  <w:szCs w:val="28"/>
                </w:rPr>
                <w:delText>подпись руководителя работ</w:delText>
              </w:r>
            </w:del>
          </w:p>
        </w:tc>
      </w:tr>
    </w:tbl>
    <w:p w:rsidR="00303495" w:rsidRPr="001144EF" w:rsidRDefault="00303495" w:rsidP="00303495">
      <w:pPr>
        <w:pStyle w:val="ConsPlusNormal"/>
        <w:jc w:val="both"/>
        <w:rPr>
          <w:del w:id="4636" w:author="Антон Хабиров" w:date="2021-01-20T01:41:00Z"/>
          <w:sz w:val="28"/>
          <w:szCs w:val="28"/>
        </w:rPr>
      </w:pPr>
    </w:p>
    <w:p w:rsidR="00303495" w:rsidRPr="001144EF" w:rsidRDefault="00303495" w:rsidP="00303495">
      <w:pPr>
        <w:pStyle w:val="ConsPlusNonformat"/>
        <w:jc w:val="both"/>
        <w:rPr>
          <w:del w:id="4637" w:author="Антон Хабиров" w:date="2021-01-20T01:41:00Z"/>
          <w:rFonts w:ascii="Times New Roman" w:hAnsi="Times New Roman" w:cs="Times New Roman"/>
          <w:sz w:val="28"/>
          <w:szCs w:val="28"/>
        </w:rPr>
      </w:pPr>
      <w:del w:id="4638" w:author="Антон Хабиров" w:date="2021-01-20T01:41:00Z">
        <w:r w:rsidRPr="001144EF">
          <w:rPr>
            <w:rFonts w:ascii="Times New Roman" w:hAnsi="Times New Roman" w:cs="Times New Roman"/>
            <w:sz w:val="28"/>
            <w:szCs w:val="28"/>
          </w:rPr>
          <w:delText xml:space="preserve">    10. Продление наряда-допуска согласовано (в соответствии с пунктом 7)</w:delText>
        </w:r>
      </w:del>
    </w:p>
    <w:p w:rsidR="00303495" w:rsidRPr="001144EF" w:rsidRDefault="00303495" w:rsidP="00303495">
      <w:pPr>
        <w:pStyle w:val="ConsPlusNonformat"/>
        <w:jc w:val="both"/>
        <w:rPr>
          <w:del w:id="4639" w:author="Антон Хабиров" w:date="2021-01-20T01:41:00Z"/>
          <w:rFonts w:ascii="Times New Roman" w:hAnsi="Times New Roman" w:cs="Times New Roman"/>
          <w:sz w:val="28"/>
          <w:szCs w:val="28"/>
        </w:rPr>
      </w:pPr>
      <w:del w:id="4640" w:author="Антон Хабиров" w:date="2021-01-20T01:41:00Z">
        <w:r w:rsidRPr="001144EF">
          <w:rPr>
            <w:rFonts w:ascii="Times New Roman" w:hAnsi="Times New Roman" w:cs="Times New Roman"/>
            <w:sz w:val="28"/>
            <w:szCs w:val="28"/>
          </w:rPr>
          <w:delText>___________________________________________________________________________</w:delText>
        </w:r>
      </w:del>
    </w:p>
    <w:p w:rsidR="00303495" w:rsidRPr="001144EF" w:rsidRDefault="00303495" w:rsidP="00303495">
      <w:pPr>
        <w:pStyle w:val="ConsPlusNonformat"/>
        <w:jc w:val="both"/>
        <w:rPr>
          <w:del w:id="4641" w:author="Антон Хабиров" w:date="2021-01-20T01:41:00Z"/>
          <w:rFonts w:ascii="Times New Roman" w:hAnsi="Times New Roman" w:cs="Times New Roman"/>
          <w:sz w:val="28"/>
          <w:szCs w:val="28"/>
        </w:rPr>
      </w:pPr>
      <w:del w:id="4642" w:author="Антон Хабиров" w:date="2021-01-20T01:41:00Z">
        <w:r w:rsidRPr="001144EF">
          <w:rPr>
            <w:rFonts w:ascii="Times New Roman" w:hAnsi="Times New Roman" w:cs="Times New Roman"/>
            <w:sz w:val="28"/>
            <w:szCs w:val="28"/>
          </w:rPr>
          <w:delText xml:space="preserve">                (название службы, должность ответственного,</w:delText>
        </w:r>
      </w:del>
    </w:p>
    <w:p w:rsidR="00303495" w:rsidRPr="001144EF" w:rsidRDefault="00303495" w:rsidP="00303495">
      <w:pPr>
        <w:pStyle w:val="ConsPlusNonformat"/>
        <w:jc w:val="both"/>
        <w:rPr>
          <w:del w:id="4643" w:author="Антон Хабиров" w:date="2021-01-20T01:41:00Z"/>
          <w:rFonts w:ascii="Times New Roman" w:hAnsi="Times New Roman" w:cs="Times New Roman"/>
          <w:sz w:val="28"/>
          <w:szCs w:val="28"/>
        </w:rPr>
      </w:pPr>
      <w:del w:id="4644" w:author="Антон Хабиров" w:date="2021-01-20T01:41:00Z">
        <w:r w:rsidRPr="001144EF">
          <w:rPr>
            <w:rFonts w:ascii="Times New Roman" w:hAnsi="Times New Roman" w:cs="Times New Roman"/>
            <w:sz w:val="28"/>
            <w:szCs w:val="28"/>
          </w:rPr>
          <w:delText>___________________________________________________________________________</w:delText>
        </w:r>
      </w:del>
    </w:p>
    <w:p w:rsidR="00303495" w:rsidRPr="001144EF" w:rsidRDefault="00303495" w:rsidP="00303495">
      <w:pPr>
        <w:pStyle w:val="ConsPlusNonformat"/>
        <w:jc w:val="both"/>
        <w:rPr>
          <w:del w:id="4645" w:author="Антон Хабиров" w:date="2021-01-20T01:41:00Z"/>
          <w:rFonts w:ascii="Times New Roman" w:hAnsi="Times New Roman" w:cs="Times New Roman"/>
          <w:sz w:val="28"/>
          <w:szCs w:val="28"/>
        </w:rPr>
      </w:pPr>
      <w:del w:id="4646" w:author="Антон Хабиров" w:date="2021-01-20T01:41:00Z">
        <w:r w:rsidRPr="001144EF">
          <w:rPr>
            <w:rFonts w:ascii="Times New Roman" w:hAnsi="Times New Roman" w:cs="Times New Roman"/>
            <w:sz w:val="28"/>
            <w:szCs w:val="28"/>
          </w:rPr>
          <w:delText xml:space="preserve">                          ф.и.о., подпись, дата)</w:delText>
        </w:r>
      </w:del>
    </w:p>
    <w:p w:rsidR="00303495" w:rsidRPr="001144EF" w:rsidRDefault="00303495" w:rsidP="00303495">
      <w:pPr>
        <w:pStyle w:val="ConsPlusNonformat"/>
        <w:jc w:val="both"/>
        <w:rPr>
          <w:del w:id="4647"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4648" w:author="Антон Хабиров" w:date="2021-01-20T01:41:00Z"/>
          <w:rFonts w:ascii="Times New Roman" w:hAnsi="Times New Roman" w:cs="Times New Roman"/>
          <w:sz w:val="28"/>
          <w:szCs w:val="28"/>
        </w:rPr>
      </w:pPr>
      <w:del w:id="4649" w:author="Антон Хабиров" w:date="2021-01-20T01:41:00Z">
        <w:r w:rsidRPr="001144EF">
          <w:rPr>
            <w:rFonts w:ascii="Times New Roman" w:hAnsi="Times New Roman" w:cs="Times New Roman"/>
            <w:sz w:val="28"/>
            <w:szCs w:val="28"/>
          </w:rPr>
          <w:delText xml:space="preserve">    11. Изменение состава бригады исполнителей</w:delText>
        </w:r>
      </w:del>
    </w:p>
    <w:p w:rsidR="00303495" w:rsidRPr="001144EF" w:rsidRDefault="00303495" w:rsidP="00303495">
      <w:pPr>
        <w:pStyle w:val="ConsPlusNormal"/>
        <w:jc w:val="both"/>
        <w:rPr>
          <w:del w:id="4650" w:author="Антон Хабиров" w:date="2021-01-20T01:41:00Z"/>
          <w:sz w:val="28"/>
          <w:szCs w:val="28"/>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080"/>
        <w:gridCol w:w="1560"/>
        <w:gridCol w:w="1200"/>
        <w:gridCol w:w="1080"/>
        <w:gridCol w:w="960"/>
        <w:gridCol w:w="1080"/>
        <w:gridCol w:w="960"/>
        <w:gridCol w:w="1080"/>
        <w:gridCol w:w="960"/>
      </w:tblGrid>
      <w:tr w:rsidR="00303495" w:rsidRPr="001144EF" w:rsidTr="00AD6363">
        <w:trPr>
          <w:del w:id="4651" w:author="Антон Хабиров" w:date="2021-01-20T01:41:00Z"/>
        </w:trPr>
        <w:tc>
          <w:tcPr>
            <w:tcW w:w="5880" w:type="dxa"/>
            <w:gridSpan w:val="5"/>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4652" w:author="Антон Хабиров" w:date="2021-01-20T01:41:00Z"/>
                <w:sz w:val="28"/>
                <w:szCs w:val="28"/>
              </w:rPr>
            </w:pPr>
            <w:del w:id="4653" w:author="Антон Хабиров" w:date="2021-01-20T01:41:00Z">
              <w:r w:rsidRPr="001144EF">
                <w:rPr>
                  <w:sz w:val="28"/>
                  <w:szCs w:val="28"/>
                </w:rPr>
                <w:delText>Введен в состав бригады</w:delText>
              </w:r>
            </w:del>
          </w:p>
        </w:tc>
        <w:tc>
          <w:tcPr>
            <w:tcW w:w="3120" w:type="dxa"/>
            <w:gridSpan w:val="3"/>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4654" w:author="Антон Хабиров" w:date="2021-01-20T01:41:00Z"/>
                <w:sz w:val="28"/>
                <w:szCs w:val="28"/>
              </w:rPr>
            </w:pPr>
            <w:del w:id="4655" w:author="Антон Хабиров" w:date="2021-01-20T01:41:00Z">
              <w:r w:rsidRPr="001144EF">
                <w:rPr>
                  <w:sz w:val="28"/>
                  <w:szCs w:val="28"/>
                </w:rPr>
                <w:delText>Выведен из состава бригады</w:delText>
              </w:r>
            </w:del>
          </w:p>
        </w:tc>
        <w:tc>
          <w:tcPr>
            <w:tcW w:w="960" w:type="dxa"/>
            <w:vMerge w:val="restart"/>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4656" w:author="Антон Хабиров" w:date="2021-01-20T01:41:00Z"/>
                <w:sz w:val="28"/>
                <w:szCs w:val="28"/>
              </w:rPr>
            </w:pPr>
            <w:del w:id="4657" w:author="Антон Хабиров" w:date="2021-01-20T01:41:00Z">
              <w:r w:rsidRPr="001144EF">
                <w:rPr>
                  <w:sz w:val="28"/>
                  <w:szCs w:val="28"/>
                </w:rPr>
                <w:delText>Руководитель работ (подпись)</w:delText>
              </w:r>
            </w:del>
          </w:p>
        </w:tc>
      </w:tr>
      <w:tr w:rsidR="00303495" w:rsidRPr="001144EF" w:rsidTr="00AD6363">
        <w:trPr>
          <w:del w:id="4658" w:author="Антон Хабиров" w:date="2021-01-20T01:41:00Z"/>
        </w:trPr>
        <w:tc>
          <w:tcPr>
            <w:tcW w:w="108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59" w:author="Антон Хабиров" w:date="2021-01-20T01:41:00Z"/>
                <w:sz w:val="28"/>
                <w:szCs w:val="28"/>
              </w:rPr>
            </w:pPr>
            <w:del w:id="4660" w:author="Антон Хабиров" w:date="2021-01-20T01:41:00Z">
              <w:r w:rsidRPr="001144EF">
                <w:rPr>
                  <w:sz w:val="28"/>
                  <w:szCs w:val="28"/>
                </w:rPr>
                <w:delText>ф.и.о.</w:delText>
              </w:r>
            </w:del>
          </w:p>
        </w:tc>
        <w:tc>
          <w:tcPr>
            <w:tcW w:w="156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61" w:author="Антон Хабиров" w:date="2021-01-20T01:41:00Z"/>
                <w:sz w:val="28"/>
                <w:szCs w:val="28"/>
              </w:rPr>
            </w:pPr>
            <w:del w:id="4662" w:author="Антон Хабиров" w:date="2021-01-20T01:41:00Z">
              <w:r w:rsidRPr="001144EF">
                <w:rPr>
                  <w:sz w:val="28"/>
                  <w:szCs w:val="28"/>
                </w:rPr>
                <w:delText>с условиями работы ознакомлен, проинструктирован (подпись)</w:delText>
              </w:r>
            </w:del>
          </w:p>
        </w:tc>
        <w:tc>
          <w:tcPr>
            <w:tcW w:w="120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63" w:author="Антон Хабиров" w:date="2021-01-20T01:41:00Z"/>
                <w:sz w:val="28"/>
                <w:szCs w:val="28"/>
              </w:rPr>
            </w:pPr>
            <w:del w:id="4664" w:author="Антон Хабиров" w:date="2021-01-20T01:41:00Z">
              <w:r w:rsidRPr="001144EF">
                <w:rPr>
                  <w:sz w:val="28"/>
                  <w:szCs w:val="28"/>
                </w:rPr>
                <w:delText>квалификация, разряд,</w:delText>
              </w:r>
            </w:del>
          </w:p>
        </w:tc>
        <w:tc>
          <w:tcPr>
            <w:tcW w:w="108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65" w:author="Антон Хабиров" w:date="2021-01-20T01:41:00Z"/>
                <w:sz w:val="28"/>
                <w:szCs w:val="28"/>
              </w:rPr>
            </w:pPr>
            <w:del w:id="4666" w:author="Антон Хабиров" w:date="2021-01-20T01:41:00Z">
              <w:r w:rsidRPr="001144EF">
                <w:rPr>
                  <w:sz w:val="28"/>
                  <w:szCs w:val="28"/>
                </w:rPr>
                <w:delText>выполняемая функция</w:delText>
              </w:r>
            </w:del>
          </w:p>
        </w:tc>
        <w:tc>
          <w:tcPr>
            <w:tcW w:w="96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67" w:author="Антон Хабиров" w:date="2021-01-20T01:41:00Z"/>
                <w:sz w:val="28"/>
                <w:szCs w:val="28"/>
              </w:rPr>
            </w:pPr>
            <w:del w:id="4668" w:author="Антон Хабиров" w:date="2021-01-20T01:41:00Z">
              <w:r w:rsidRPr="001144EF">
                <w:rPr>
                  <w:sz w:val="28"/>
                  <w:szCs w:val="28"/>
                </w:rPr>
                <w:delText>дата, время</w:delText>
              </w:r>
            </w:del>
          </w:p>
        </w:tc>
        <w:tc>
          <w:tcPr>
            <w:tcW w:w="108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69" w:author="Антон Хабиров" w:date="2021-01-20T01:41:00Z"/>
                <w:sz w:val="28"/>
                <w:szCs w:val="28"/>
              </w:rPr>
            </w:pPr>
            <w:del w:id="4670" w:author="Антон Хабиров" w:date="2021-01-20T01:41:00Z">
              <w:r w:rsidRPr="001144EF">
                <w:rPr>
                  <w:sz w:val="28"/>
                  <w:szCs w:val="28"/>
                </w:rPr>
                <w:delText>ф.и.о.</w:delText>
              </w:r>
            </w:del>
          </w:p>
        </w:tc>
        <w:tc>
          <w:tcPr>
            <w:tcW w:w="96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71" w:author="Антон Хабиров" w:date="2021-01-20T01:41:00Z"/>
                <w:sz w:val="28"/>
                <w:szCs w:val="28"/>
              </w:rPr>
            </w:pPr>
            <w:del w:id="4672" w:author="Антон Хабиров" w:date="2021-01-20T01:41:00Z">
              <w:r w:rsidRPr="001144EF">
                <w:rPr>
                  <w:sz w:val="28"/>
                  <w:szCs w:val="28"/>
                </w:rPr>
                <w:delText>дата, время</w:delText>
              </w:r>
            </w:del>
          </w:p>
        </w:tc>
        <w:tc>
          <w:tcPr>
            <w:tcW w:w="108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73" w:author="Антон Хабиров" w:date="2021-01-20T01:41:00Z"/>
                <w:sz w:val="28"/>
                <w:szCs w:val="28"/>
              </w:rPr>
            </w:pPr>
            <w:del w:id="4674" w:author="Антон Хабиров" w:date="2021-01-20T01:41:00Z">
              <w:r w:rsidRPr="001144EF">
                <w:rPr>
                  <w:sz w:val="28"/>
                  <w:szCs w:val="28"/>
                </w:rPr>
                <w:delText>выполняемая функция</w:delText>
              </w:r>
            </w:del>
          </w:p>
        </w:tc>
        <w:tc>
          <w:tcPr>
            <w:tcW w:w="960" w:type="dxa"/>
            <w:vMerge/>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75" w:author="Антон Хабиров" w:date="2021-01-20T01:41:00Z"/>
                <w:sz w:val="28"/>
                <w:szCs w:val="28"/>
              </w:rPr>
            </w:pPr>
          </w:p>
        </w:tc>
      </w:tr>
      <w:tr w:rsidR="00303495" w:rsidRPr="001144EF" w:rsidTr="00AD6363">
        <w:trPr>
          <w:del w:id="4676" w:author="Антон Хабиров" w:date="2021-01-20T01:41:00Z"/>
        </w:trPr>
        <w:tc>
          <w:tcPr>
            <w:tcW w:w="108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77" w:author="Антон Хабиров" w:date="2021-01-20T01:41:00Z"/>
                <w:sz w:val="28"/>
                <w:szCs w:val="28"/>
              </w:rPr>
            </w:pPr>
          </w:p>
        </w:tc>
        <w:tc>
          <w:tcPr>
            <w:tcW w:w="156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78" w:author="Антон Хабиров" w:date="2021-01-20T01:41:00Z"/>
                <w:sz w:val="28"/>
                <w:szCs w:val="28"/>
              </w:rPr>
            </w:pPr>
          </w:p>
        </w:tc>
        <w:tc>
          <w:tcPr>
            <w:tcW w:w="120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79" w:author="Антон Хабиров" w:date="2021-01-20T01:41:00Z"/>
                <w:sz w:val="28"/>
                <w:szCs w:val="28"/>
              </w:rPr>
            </w:pPr>
          </w:p>
        </w:tc>
        <w:tc>
          <w:tcPr>
            <w:tcW w:w="108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80" w:author="Антон Хабиров" w:date="2021-01-20T01:41:00Z"/>
                <w:sz w:val="28"/>
                <w:szCs w:val="28"/>
              </w:rPr>
            </w:pPr>
          </w:p>
        </w:tc>
        <w:tc>
          <w:tcPr>
            <w:tcW w:w="96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81" w:author="Антон Хабиров" w:date="2021-01-20T01:41:00Z"/>
                <w:sz w:val="28"/>
                <w:szCs w:val="28"/>
              </w:rPr>
            </w:pPr>
          </w:p>
        </w:tc>
        <w:tc>
          <w:tcPr>
            <w:tcW w:w="108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82" w:author="Антон Хабиров" w:date="2021-01-20T01:41:00Z"/>
                <w:sz w:val="28"/>
                <w:szCs w:val="28"/>
              </w:rPr>
            </w:pPr>
          </w:p>
        </w:tc>
        <w:tc>
          <w:tcPr>
            <w:tcW w:w="96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83" w:author="Антон Хабиров" w:date="2021-01-20T01:41:00Z"/>
                <w:sz w:val="28"/>
                <w:szCs w:val="28"/>
              </w:rPr>
            </w:pPr>
          </w:p>
        </w:tc>
        <w:tc>
          <w:tcPr>
            <w:tcW w:w="108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84" w:author="Антон Хабиров" w:date="2021-01-20T01:41:00Z"/>
                <w:sz w:val="28"/>
                <w:szCs w:val="28"/>
              </w:rPr>
            </w:pPr>
          </w:p>
        </w:tc>
        <w:tc>
          <w:tcPr>
            <w:tcW w:w="96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85" w:author="Антон Хабиров" w:date="2021-01-20T01:41:00Z"/>
                <w:sz w:val="28"/>
                <w:szCs w:val="28"/>
              </w:rPr>
            </w:pPr>
          </w:p>
        </w:tc>
      </w:tr>
      <w:tr w:rsidR="00303495" w:rsidRPr="001144EF" w:rsidTr="00AD6363">
        <w:trPr>
          <w:del w:id="4686" w:author="Антон Хабиров" w:date="2021-01-20T01:41:00Z"/>
        </w:trPr>
        <w:tc>
          <w:tcPr>
            <w:tcW w:w="108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87" w:author="Антон Хабиров" w:date="2021-01-20T01:41:00Z"/>
                <w:sz w:val="28"/>
                <w:szCs w:val="28"/>
              </w:rPr>
            </w:pPr>
          </w:p>
        </w:tc>
        <w:tc>
          <w:tcPr>
            <w:tcW w:w="156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88" w:author="Антон Хабиров" w:date="2021-01-20T01:41:00Z"/>
                <w:sz w:val="28"/>
                <w:szCs w:val="28"/>
              </w:rPr>
            </w:pPr>
          </w:p>
        </w:tc>
        <w:tc>
          <w:tcPr>
            <w:tcW w:w="120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89" w:author="Антон Хабиров" w:date="2021-01-20T01:41:00Z"/>
                <w:sz w:val="28"/>
                <w:szCs w:val="28"/>
              </w:rPr>
            </w:pPr>
          </w:p>
        </w:tc>
        <w:tc>
          <w:tcPr>
            <w:tcW w:w="108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90" w:author="Антон Хабиров" w:date="2021-01-20T01:41:00Z"/>
                <w:sz w:val="28"/>
                <w:szCs w:val="28"/>
              </w:rPr>
            </w:pPr>
          </w:p>
        </w:tc>
        <w:tc>
          <w:tcPr>
            <w:tcW w:w="96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91" w:author="Антон Хабиров" w:date="2021-01-20T01:41:00Z"/>
                <w:sz w:val="28"/>
                <w:szCs w:val="28"/>
              </w:rPr>
            </w:pPr>
          </w:p>
        </w:tc>
        <w:tc>
          <w:tcPr>
            <w:tcW w:w="108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92" w:author="Антон Хабиров" w:date="2021-01-20T01:41:00Z"/>
                <w:sz w:val="28"/>
                <w:szCs w:val="28"/>
              </w:rPr>
            </w:pPr>
          </w:p>
        </w:tc>
        <w:tc>
          <w:tcPr>
            <w:tcW w:w="96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93" w:author="Антон Хабиров" w:date="2021-01-20T01:41:00Z"/>
                <w:sz w:val="28"/>
                <w:szCs w:val="28"/>
              </w:rPr>
            </w:pPr>
          </w:p>
        </w:tc>
        <w:tc>
          <w:tcPr>
            <w:tcW w:w="108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94" w:author="Антон Хабиров" w:date="2021-01-20T01:41:00Z"/>
                <w:sz w:val="28"/>
                <w:szCs w:val="28"/>
              </w:rPr>
            </w:pPr>
          </w:p>
        </w:tc>
        <w:tc>
          <w:tcPr>
            <w:tcW w:w="960"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rPr>
                <w:del w:id="4695" w:author="Антон Хабиров" w:date="2021-01-20T01:41:00Z"/>
                <w:sz w:val="28"/>
                <w:szCs w:val="28"/>
              </w:rPr>
            </w:pPr>
          </w:p>
        </w:tc>
      </w:tr>
    </w:tbl>
    <w:p w:rsidR="00303495" w:rsidRPr="001144EF" w:rsidRDefault="00303495" w:rsidP="00303495">
      <w:pPr>
        <w:pStyle w:val="ConsPlusNormal"/>
        <w:jc w:val="both"/>
        <w:rPr>
          <w:del w:id="4696" w:author="Антон Хабиров" w:date="2021-01-20T01:41:00Z"/>
          <w:sz w:val="28"/>
          <w:szCs w:val="28"/>
        </w:rPr>
      </w:pPr>
    </w:p>
    <w:p w:rsidR="00303495" w:rsidRPr="001144EF" w:rsidRDefault="00303495" w:rsidP="00303495">
      <w:pPr>
        <w:pStyle w:val="ConsPlusNonformat"/>
        <w:jc w:val="both"/>
        <w:rPr>
          <w:del w:id="4697" w:author="Антон Хабиров" w:date="2021-01-20T01:41:00Z"/>
          <w:rFonts w:ascii="Times New Roman" w:hAnsi="Times New Roman" w:cs="Times New Roman"/>
          <w:sz w:val="28"/>
          <w:szCs w:val="28"/>
        </w:rPr>
      </w:pPr>
      <w:del w:id="4698" w:author="Антон Хабиров" w:date="2021-01-20T01:41:00Z">
        <w:r w:rsidRPr="001144EF">
          <w:rPr>
            <w:rFonts w:ascii="Times New Roman" w:hAnsi="Times New Roman" w:cs="Times New Roman"/>
            <w:sz w:val="28"/>
            <w:szCs w:val="28"/>
          </w:rPr>
          <w:delText xml:space="preserve">    12.  Работа  выполнена  в  полном  объеме,  рабочие  места  приведены в</w:delText>
        </w:r>
      </w:del>
    </w:p>
    <w:p w:rsidR="00303495" w:rsidRPr="001144EF" w:rsidRDefault="00303495" w:rsidP="00303495">
      <w:pPr>
        <w:pStyle w:val="ConsPlusNonformat"/>
        <w:jc w:val="both"/>
        <w:rPr>
          <w:del w:id="4699" w:author="Антон Хабиров" w:date="2021-01-20T01:41:00Z"/>
          <w:rFonts w:ascii="Times New Roman" w:hAnsi="Times New Roman" w:cs="Times New Roman"/>
          <w:sz w:val="28"/>
          <w:szCs w:val="28"/>
        </w:rPr>
      </w:pPr>
      <w:del w:id="4700" w:author="Антон Хабиров" w:date="2021-01-20T01:41:00Z">
        <w:r w:rsidRPr="001144EF">
          <w:rPr>
            <w:rFonts w:ascii="Times New Roman" w:hAnsi="Times New Roman" w:cs="Times New Roman"/>
            <w:sz w:val="28"/>
            <w:szCs w:val="28"/>
          </w:rPr>
          <w:delText>порядок, инструмент и материалы убраны, люди выведены, наряд-допуск закрыт</w:delText>
        </w:r>
      </w:del>
    </w:p>
    <w:p w:rsidR="00303495" w:rsidRPr="001144EF" w:rsidRDefault="00303495" w:rsidP="00303495">
      <w:pPr>
        <w:pStyle w:val="ConsPlusNonformat"/>
        <w:jc w:val="both"/>
        <w:rPr>
          <w:del w:id="4701" w:author="Антон Хабиров" w:date="2021-01-20T01:41:00Z"/>
          <w:rFonts w:ascii="Times New Roman" w:hAnsi="Times New Roman" w:cs="Times New Roman"/>
          <w:sz w:val="28"/>
          <w:szCs w:val="28"/>
        </w:rPr>
      </w:pPr>
      <w:del w:id="4702" w:author="Антон Хабиров" w:date="2021-01-20T01:41:00Z">
        <w:r w:rsidRPr="001144EF">
          <w:rPr>
            <w:rFonts w:ascii="Times New Roman" w:hAnsi="Times New Roman" w:cs="Times New Roman"/>
            <w:sz w:val="28"/>
            <w:szCs w:val="28"/>
          </w:rPr>
          <w:delText>___________________________________________________________________________</w:delText>
        </w:r>
      </w:del>
    </w:p>
    <w:p w:rsidR="00303495" w:rsidRPr="001144EF" w:rsidRDefault="00303495" w:rsidP="00303495">
      <w:pPr>
        <w:pStyle w:val="ConsPlusNonformat"/>
        <w:jc w:val="both"/>
        <w:rPr>
          <w:del w:id="4703" w:author="Антон Хабиров" w:date="2021-01-20T01:41:00Z"/>
          <w:rFonts w:ascii="Times New Roman" w:hAnsi="Times New Roman" w:cs="Times New Roman"/>
          <w:sz w:val="28"/>
          <w:szCs w:val="28"/>
        </w:rPr>
      </w:pPr>
      <w:del w:id="4704" w:author="Антон Хабиров" w:date="2021-01-20T01:41:00Z">
        <w:r w:rsidRPr="001144EF">
          <w:rPr>
            <w:rFonts w:ascii="Times New Roman" w:hAnsi="Times New Roman" w:cs="Times New Roman"/>
            <w:sz w:val="28"/>
            <w:szCs w:val="28"/>
          </w:rPr>
          <w:delText xml:space="preserve">                (руководитель работ, подпись, дата, время)</w:delText>
        </w:r>
      </w:del>
    </w:p>
    <w:p w:rsidR="00303495" w:rsidRPr="001144EF" w:rsidRDefault="00303495" w:rsidP="00303495">
      <w:pPr>
        <w:pStyle w:val="ConsPlusNonformat"/>
        <w:jc w:val="both"/>
        <w:rPr>
          <w:del w:id="4705" w:author="Антон Хабиров" w:date="2021-01-20T01:41:00Z"/>
          <w:rFonts w:ascii="Times New Roman" w:hAnsi="Times New Roman" w:cs="Times New Roman"/>
          <w:sz w:val="28"/>
          <w:szCs w:val="28"/>
        </w:rPr>
      </w:pPr>
      <w:del w:id="4706" w:author="Антон Хабиров" w:date="2021-01-20T01:41:00Z">
        <w:r w:rsidRPr="001144EF">
          <w:rPr>
            <w:rFonts w:ascii="Times New Roman" w:hAnsi="Times New Roman" w:cs="Times New Roman"/>
            <w:sz w:val="28"/>
            <w:szCs w:val="28"/>
          </w:rPr>
          <w:delText>___________________________________________________________________________</w:delText>
        </w:r>
      </w:del>
    </w:p>
    <w:p w:rsidR="00303495" w:rsidRPr="001144EF" w:rsidRDefault="00303495" w:rsidP="00303495">
      <w:pPr>
        <w:pStyle w:val="ConsPlusNonformat"/>
        <w:jc w:val="both"/>
        <w:rPr>
          <w:del w:id="4707" w:author="Антон Хабиров" w:date="2021-01-20T01:41:00Z"/>
          <w:rFonts w:ascii="Times New Roman" w:hAnsi="Times New Roman" w:cs="Times New Roman"/>
          <w:sz w:val="28"/>
          <w:szCs w:val="28"/>
        </w:rPr>
      </w:pPr>
      <w:del w:id="4708" w:author="Антон Хабиров" w:date="2021-01-20T01:41:00Z">
        <w:r w:rsidRPr="001144EF">
          <w:rPr>
            <w:rFonts w:ascii="Times New Roman" w:hAnsi="Times New Roman" w:cs="Times New Roman"/>
            <w:sz w:val="28"/>
            <w:szCs w:val="28"/>
          </w:rPr>
          <w:delText xml:space="preserve">      (начальник смены (старший по смене) по месту проведения работ,</w:delText>
        </w:r>
      </w:del>
    </w:p>
    <w:p w:rsidR="00303495" w:rsidRPr="001144EF" w:rsidRDefault="00303495" w:rsidP="00303495">
      <w:pPr>
        <w:pStyle w:val="ConsPlusNonformat"/>
        <w:jc w:val="both"/>
        <w:rPr>
          <w:del w:id="4709" w:author="Антон Хабиров" w:date="2021-01-20T01:41:00Z"/>
          <w:rFonts w:ascii="Times New Roman" w:hAnsi="Times New Roman" w:cs="Times New Roman"/>
          <w:sz w:val="28"/>
          <w:szCs w:val="28"/>
        </w:rPr>
      </w:pPr>
      <w:del w:id="4710" w:author="Антон Хабиров" w:date="2021-01-20T01:41:00Z">
        <w:r w:rsidRPr="001144EF">
          <w:rPr>
            <w:rFonts w:ascii="Times New Roman" w:hAnsi="Times New Roman" w:cs="Times New Roman"/>
            <w:sz w:val="28"/>
            <w:szCs w:val="28"/>
          </w:rPr>
          <w:delText>________________________________________________________________________</w:delText>
        </w:r>
        <w:r w:rsidRPr="001144EF">
          <w:rPr>
            <w:rFonts w:ascii="Times New Roman" w:hAnsi="Times New Roman" w:cs="Times New Roman"/>
            <w:sz w:val="28"/>
            <w:szCs w:val="28"/>
          </w:rPr>
          <w:lastRenderedPageBreak/>
          <w:delText>___</w:delText>
        </w:r>
      </w:del>
    </w:p>
    <w:p w:rsidR="00303495" w:rsidRPr="001144EF" w:rsidRDefault="00303495" w:rsidP="00303495">
      <w:pPr>
        <w:pStyle w:val="ConsPlusNonformat"/>
        <w:jc w:val="both"/>
        <w:rPr>
          <w:del w:id="4711" w:author="Антон Хабиров" w:date="2021-01-20T01:41:00Z"/>
          <w:rFonts w:ascii="Times New Roman" w:hAnsi="Times New Roman" w:cs="Times New Roman"/>
          <w:sz w:val="28"/>
          <w:szCs w:val="28"/>
        </w:rPr>
      </w:pPr>
      <w:del w:id="4712" w:author="Антон Хабиров" w:date="2021-01-20T01:41:00Z">
        <w:r w:rsidRPr="001144EF">
          <w:rPr>
            <w:rFonts w:ascii="Times New Roman" w:hAnsi="Times New Roman" w:cs="Times New Roman"/>
            <w:sz w:val="28"/>
            <w:szCs w:val="28"/>
          </w:rPr>
          <w:delText xml:space="preserve">                       ф.и.о., подпись, дата, время)</w:delText>
        </w:r>
      </w:del>
    </w:p>
    <w:p w:rsidR="00303495" w:rsidRPr="001144EF" w:rsidRDefault="00303495" w:rsidP="00303495">
      <w:pPr>
        <w:pStyle w:val="ConsPlusNormal"/>
        <w:ind w:firstLine="540"/>
        <w:jc w:val="both"/>
        <w:rPr>
          <w:del w:id="4713" w:author="Антон Хабиров" w:date="2021-01-20T01:41:00Z"/>
          <w:sz w:val="28"/>
          <w:szCs w:val="28"/>
        </w:rPr>
      </w:pPr>
    </w:p>
    <w:p w:rsidR="00303495" w:rsidRPr="001144EF" w:rsidRDefault="00303495" w:rsidP="00303495">
      <w:pPr>
        <w:pStyle w:val="ConsPlusNormal"/>
        <w:ind w:firstLine="540"/>
        <w:jc w:val="both"/>
        <w:rPr>
          <w:del w:id="4714" w:author="Антон Хабиров" w:date="2021-01-20T01:41:00Z"/>
          <w:sz w:val="28"/>
          <w:szCs w:val="28"/>
        </w:rPr>
      </w:pPr>
      <w:del w:id="4715" w:author="Антон Хабиров" w:date="2021-01-20T01:41:00Z">
        <w:r w:rsidRPr="001144EF">
          <w:rPr>
            <w:sz w:val="28"/>
            <w:szCs w:val="28"/>
          </w:rPr>
          <w:delText>--------------------------------</w:delText>
        </w:r>
      </w:del>
    </w:p>
    <w:p w:rsidR="00303495" w:rsidRPr="001144EF" w:rsidRDefault="00303495" w:rsidP="00303495">
      <w:pPr>
        <w:pStyle w:val="ConsPlusNormal"/>
        <w:spacing w:before="240"/>
        <w:ind w:firstLine="540"/>
        <w:jc w:val="both"/>
        <w:rPr>
          <w:del w:id="4716" w:author="Антон Хабиров" w:date="2021-01-20T01:41:00Z"/>
          <w:sz w:val="28"/>
          <w:szCs w:val="28"/>
        </w:rPr>
      </w:pPr>
      <w:del w:id="4717" w:author="Антон Хабиров" w:date="2021-01-20T01:41:00Z">
        <w:r w:rsidRPr="001144EF">
          <w:rPr>
            <w:sz w:val="28"/>
            <w:szCs w:val="28"/>
          </w:rPr>
          <w:delText>&lt;*&gt; Если этого требует нормативный документ, регламентирующий безопасное проведение работ.</w:delText>
        </w:r>
      </w:del>
    </w:p>
    <w:p w:rsidR="00303495" w:rsidRPr="001144EF" w:rsidRDefault="00303495" w:rsidP="00303495">
      <w:pPr>
        <w:pStyle w:val="ConsPlusNormal"/>
        <w:ind w:firstLine="540"/>
        <w:jc w:val="both"/>
        <w:rPr>
          <w:del w:id="4718" w:author="Антон Хабиров" w:date="2021-01-20T01:41:00Z"/>
          <w:sz w:val="28"/>
          <w:szCs w:val="28"/>
        </w:rPr>
      </w:pPr>
    </w:p>
    <w:p w:rsidR="00303495" w:rsidRPr="001144EF" w:rsidRDefault="00303495" w:rsidP="00303495">
      <w:pPr>
        <w:pStyle w:val="ConsPlusNormal"/>
        <w:ind w:firstLine="540"/>
        <w:jc w:val="both"/>
        <w:rPr>
          <w:del w:id="4719" w:author="Антон Хабиров" w:date="2021-01-20T01:41:00Z"/>
          <w:sz w:val="28"/>
          <w:szCs w:val="28"/>
        </w:rPr>
      </w:pPr>
    </w:p>
    <w:p w:rsidR="00303495" w:rsidRPr="001144EF" w:rsidRDefault="00303495" w:rsidP="00303495">
      <w:pPr>
        <w:pStyle w:val="ConsPlusNormal"/>
        <w:ind w:firstLine="540"/>
        <w:jc w:val="both"/>
        <w:rPr>
          <w:del w:id="4720" w:author="Антон Хабиров" w:date="2021-01-20T01:41:00Z"/>
          <w:sz w:val="28"/>
          <w:szCs w:val="28"/>
        </w:rPr>
      </w:pPr>
    </w:p>
    <w:p w:rsidR="00303495" w:rsidRPr="001144EF" w:rsidRDefault="00303495" w:rsidP="00303495">
      <w:pPr>
        <w:pStyle w:val="ConsPlusNormal"/>
        <w:ind w:firstLine="540"/>
        <w:jc w:val="both"/>
        <w:rPr>
          <w:del w:id="4721" w:author="Антон Хабиров" w:date="2021-01-20T01:41:00Z"/>
          <w:sz w:val="28"/>
          <w:szCs w:val="28"/>
        </w:rPr>
      </w:pPr>
    </w:p>
    <w:p w:rsidR="00303495" w:rsidRPr="001144EF" w:rsidRDefault="00303495" w:rsidP="00303495">
      <w:pPr>
        <w:pStyle w:val="ConsPlusNormal"/>
        <w:ind w:firstLine="540"/>
        <w:jc w:val="both"/>
        <w:rPr>
          <w:del w:id="4722" w:author="Антон Хабиров" w:date="2021-01-20T01:41:00Z"/>
          <w:sz w:val="28"/>
          <w:szCs w:val="28"/>
        </w:rPr>
      </w:pPr>
    </w:p>
    <w:p w:rsidR="00303495" w:rsidRPr="001144EF" w:rsidRDefault="00303495" w:rsidP="00303495">
      <w:pPr>
        <w:pStyle w:val="ConsPlusNormal"/>
        <w:jc w:val="right"/>
        <w:outlineLvl w:val="1"/>
        <w:rPr>
          <w:sz w:val="28"/>
          <w:szCs w:val="28"/>
        </w:rPr>
      </w:pPr>
      <w:r w:rsidRPr="001144EF">
        <w:rPr>
          <w:sz w:val="28"/>
          <w:szCs w:val="28"/>
        </w:rPr>
        <w:t>Приложение № 5</w:t>
      </w:r>
    </w:p>
    <w:p w:rsidR="00303495" w:rsidRPr="001144EF" w:rsidRDefault="00303495" w:rsidP="00303495">
      <w:pPr>
        <w:pStyle w:val="ConsPlusNormal"/>
        <w:jc w:val="right"/>
        <w:rPr>
          <w:sz w:val="28"/>
          <w:szCs w:val="28"/>
        </w:rPr>
      </w:pPr>
      <w:r w:rsidRPr="001144EF">
        <w:rPr>
          <w:sz w:val="28"/>
          <w:szCs w:val="28"/>
        </w:rPr>
        <w:t xml:space="preserve">к Правилам </w:t>
      </w:r>
      <w:proofErr w:type="gramStart"/>
      <w:r w:rsidRPr="001144EF">
        <w:rPr>
          <w:sz w:val="28"/>
          <w:szCs w:val="28"/>
        </w:rPr>
        <w:t>противопожарного</w:t>
      </w:r>
      <w:proofErr w:type="gramEnd"/>
    </w:p>
    <w:p w:rsidR="00303495" w:rsidRPr="001144EF" w:rsidRDefault="00303495" w:rsidP="00303495">
      <w:pPr>
        <w:pStyle w:val="ConsPlusNormal"/>
        <w:jc w:val="right"/>
        <w:rPr>
          <w:sz w:val="28"/>
          <w:szCs w:val="28"/>
        </w:rPr>
      </w:pPr>
      <w:r w:rsidRPr="001144EF">
        <w:rPr>
          <w:sz w:val="28"/>
          <w:szCs w:val="28"/>
        </w:rPr>
        <w:t>режима в Российской Федерации</w:t>
      </w:r>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rPr>
          <w:ins w:id="4723" w:author="Антон Хабиров" w:date="2021-01-20T01:41:00Z"/>
          <w:rFonts w:ascii="Times New Roman" w:hAnsi="Times New Roman" w:cs="Times New Roman"/>
          <w:sz w:val="28"/>
          <w:szCs w:val="28"/>
        </w:rPr>
      </w:pPr>
      <w:bookmarkStart w:id="4724" w:name="Par1577"/>
      <w:bookmarkEnd w:id="4724"/>
      <w:ins w:id="4725" w:author="Антон Хабиров" w:date="2021-01-20T01:41:00Z">
        <w:r w:rsidRPr="001144EF">
          <w:rPr>
            <w:rFonts w:ascii="Times New Roman" w:hAnsi="Times New Roman" w:cs="Times New Roman"/>
            <w:sz w:val="28"/>
            <w:szCs w:val="28"/>
          </w:rPr>
          <w:t>РАДИУС</w:t>
        </w:r>
      </w:ins>
    </w:p>
    <w:p w:rsidR="00303495" w:rsidRPr="001144EF" w:rsidRDefault="00303495" w:rsidP="00303495">
      <w:pPr>
        <w:pStyle w:val="ConsPlusTitle"/>
        <w:jc w:val="center"/>
        <w:rPr>
          <w:ins w:id="4726" w:author="Антон Хабиров" w:date="2021-01-20T01:41:00Z"/>
          <w:rFonts w:ascii="Times New Roman" w:hAnsi="Times New Roman" w:cs="Times New Roman"/>
          <w:sz w:val="28"/>
          <w:szCs w:val="28"/>
        </w:rPr>
      </w:pPr>
      <w:ins w:id="4727" w:author="Антон Хабиров" w:date="2021-01-20T01:41:00Z">
        <w:r w:rsidRPr="001144EF">
          <w:rPr>
            <w:rFonts w:ascii="Times New Roman" w:hAnsi="Times New Roman" w:cs="Times New Roman"/>
            <w:sz w:val="28"/>
            <w:szCs w:val="28"/>
          </w:rPr>
          <w:t>ОЧИСТКИ ТЕРРИТОРИИ ОТ ГОРЮЧИХ МАТЕРИАЛОВ, ИСПОЛЬЗОВАНИЕ</w:t>
        </w:r>
      </w:ins>
    </w:p>
    <w:p w:rsidR="00303495" w:rsidRPr="001144EF" w:rsidRDefault="00303495" w:rsidP="00303495">
      <w:pPr>
        <w:pStyle w:val="ConsPlusTitle"/>
        <w:jc w:val="center"/>
        <w:rPr>
          <w:ins w:id="4728" w:author="Антон Хабиров" w:date="2021-01-20T01:41:00Z"/>
          <w:rFonts w:ascii="Times New Roman" w:hAnsi="Times New Roman" w:cs="Times New Roman"/>
          <w:sz w:val="28"/>
          <w:szCs w:val="28"/>
        </w:rPr>
      </w:pPr>
      <w:ins w:id="4729" w:author="Антон Хабиров" w:date="2021-01-20T01:41:00Z">
        <w:r w:rsidRPr="001144EF">
          <w:rPr>
            <w:rFonts w:ascii="Times New Roman" w:hAnsi="Times New Roman" w:cs="Times New Roman"/>
            <w:sz w:val="28"/>
            <w:szCs w:val="28"/>
          </w:rPr>
          <w:t>КОТОРЫХ НЕ ПРЕДУСМОТРЕНО ТЕХНОЛОГИЕЙ ПРОИЗВОДСТВА РАБОТ</w:t>
        </w:r>
      </w:ins>
    </w:p>
    <w:p w:rsidR="00303495" w:rsidRPr="001144EF" w:rsidRDefault="00303495" w:rsidP="00303495">
      <w:pPr>
        <w:pStyle w:val="ConsPlusNormal"/>
        <w:jc w:val="both"/>
        <w:rPr>
          <w:ins w:id="4730" w:author="Антон Хабиров" w:date="2021-01-20T01:41:00Z"/>
          <w:sz w:val="28"/>
          <w:szCs w:val="28"/>
        </w:rPr>
      </w:pPr>
    </w:p>
    <w:p w:rsidR="00303495" w:rsidRPr="001144EF" w:rsidRDefault="00303495" w:rsidP="00303495">
      <w:pPr>
        <w:pStyle w:val="ConsPlusNormal"/>
        <w:jc w:val="right"/>
        <w:rPr>
          <w:ins w:id="4731" w:author="Антон Хабиров" w:date="2021-01-20T01:41:00Z"/>
          <w:sz w:val="28"/>
          <w:szCs w:val="28"/>
        </w:rPr>
      </w:pPr>
      <w:ins w:id="4732" w:author="Антон Хабиров" w:date="2021-01-20T01:41:00Z">
        <w:r w:rsidRPr="001144EF">
          <w:rPr>
            <w:sz w:val="28"/>
            <w:szCs w:val="28"/>
          </w:rPr>
          <w:t>(метров)</w:t>
        </w:r>
      </w:ins>
    </w:p>
    <w:p w:rsidR="00303495" w:rsidRPr="001144EF" w:rsidRDefault="00303495" w:rsidP="00303495">
      <w:pPr>
        <w:pStyle w:val="ConsPlusNormal"/>
        <w:rPr>
          <w:ins w:id="4733" w:author="Антон Хабиров" w:date="2021-01-20T01:41:00Z"/>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529"/>
        <w:gridCol w:w="4529"/>
      </w:tblGrid>
      <w:tr w:rsidR="00303495" w:rsidRPr="001144EF" w:rsidTr="00AD6363">
        <w:trPr>
          <w:jc w:val="center"/>
          <w:ins w:id="4734" w:author="Антон Хабиров" w:date="2021-01-20T01:41:00Z"/>
        </w:trPr>
        <w:tc>
          <w:tcPr>
            <w:tcW w:w="4529" w:type="dxa"/>
          </w:tcPr>
          <w:p w:rsidR="00303495" w:rsidRPr="001144EF" w:rsidRDefault="00303495" w:rsidP="00AD6363">
            <w:pPr>
              <w:pStyle w:val="ConsPlusNormal"/>
              <w:jc w:val="center"/>
              <w:rPr>
                <w:ins w:id="4735" w:author="Антон Хабиров" w:date="2021-01-20T01:41:00Z"/>
                <w:sz w:val="28"/>
                <w:szCs w:val="28"/>
              </w:rPr>
            </w:pPr>
            <w:ins w:id="4736" w:author="Антон Хабиров" w:date="2021-01-20T01:41:00Z">
              <w:r w:rsidRPr="001144EF">
                <w:rPr>
                  <w:sz w:val="28"/>
                  <w:szCs w:val="28"/>
                </w:rPr>
                <w:t>Высота точки сварки над уровнем пола или прилегающей территорией</w:t>
              </w:r>
            </w:ins>
          </w:p>
        </w:tc>
        <w:tc>
          <w:tcPr>
            <w:tcW w:w="4529" w:type="dxa"/>
          </w:tcPr>
          <w:p w:rsidR="00303495" w:rsidRPr="001144EF" w:rsidRDefault="00303495" w:rsidP="00AD6363">
            <w:pPr>
              <w:pStyle w:val="ConsPlusNormal"/>
              <w:jc w:val="center"/>
              <w:rPr>
                <w:ins w:id="4737" w:author="Антон Хабиров" w:date="2021-01-20T01:41:00Z"/>
                <w:sz w:val="28"/>
                <w:szCs w:val="28"/>
              </w:rPr>
            </w:pPr>
            <w:ins w:id="4738" w:author="Антон Хабиров" w:date="2021-01-20T01:41:00Z">
              <w:r w:rsidRPr="001144EF">
                <w:rPr>
                  <w:sz w:val="28"/>
                  <w:szCs w:val="28"/>
                </w:rPr>
                <w:t>Минимальный радиус зоны очистки территории от горючих материалов</w:t>
              </w:r>
            </w:ins>
          </w:p>
        </w:tc>
      </w:tr>
    </w:tbl>
    <w:p w:rsidR="00303495" w:rsidRPr="001144EF" w:rsidRDefault="00303495" w:rsidP="00303495">
      <w:pPr>
        <w:pStyle w:val="ConsPlusTitle"/>
        <w:jc w:val="center"/>
        <w:rPr>
          <w:rFonts w:ascii="Times New Roman" w:hAnsi="Times New Roman" w:cs="Times New Roman"/>
          <w:sz w:val="28"/>
          <w:szCs w:val="28"/>
        </w:rPr>
      </w:pPr>
      <w:bookmarkStart w:id="4739" w:name="Par1837"/>
      <w:bookmarkEnd w:id="4739"/>
      <w:moveFromRangeStart w:id="4740" w:author="Антон Хабиров" w:date="2021-01-20T01:41:00Z" w:name="move61999346"/>
      <w:moveFrom w:id="4741" w:author="Антон Хабиров" w:date="2021-01-20T01:41:00Z">
        <w:r w:rsidRPr="001144EF">
          <w:rPr>
            <w:rFonts w:ascii="Times New Roman" w:hAnsi="Times New Roman" w:cs="Times New Roman"/>
            <w:sz w:val="28"/>
            <w:szCs w:val="28"/>
          </w:rPr>
          <w:t>НОРМЫ</w:t>
        </w:r>
      </w:moveFrom>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529"/>
        <w:gridCol w:w="4529"/>
      </w:tblGrid>
      <w:tr w:rsidR="00303495" w:rsidRPr="001144EF" w:rsidTr="00AD6363">
        <w:trPr>
          <w:jc w:val="center"/>
        </w:trPr>
        <w:tc>
          <w:tcPr>
            <w:tcW w:w="4529" w:type="dxa"/>
          </w:tcPr>
          <w:moveFromRangeEnd w:id="4740"/>
          <w:p w:rsidR="00303495" w:rsidRPr="001144EF" w:rsidRDefault="00303495" w:rsidP="00AD6363">
            <w:pPr>
              <w:pStyle w:val="ConsPlusNormal"/>
              <w:jc w:val="center"/>
              <w:rPr>
                <w:sz w:val="28"/>
                <w:szCs w:val="28"/>
              </w:rPr>
            </w:pPr>
            <w:moveToRangeStart w:id="4742" w:author="Антон Хабиров" w:date="2021-01-20T01:41:00Z" w:name="move61999345"/>
            <w:moveTo w:id="4743" w:author="Антон Хабиров" w:date="2021-01-20T01:41:00Z">
              <w:r w:rsidRPr="001144EF">
                <w:rPr>
                  <w:sz w:val="28"/>
                  <w:szCs w:val="28"/>
                </w:rPr>
                <w:t>0</w:t>
              </w:r>
            </w:moveTo>
          </w:p>
        </w:tc>
        <w:tc>
          <w:tcPr>
            <w:tcW w:w="4529" w:type="dxa"/>
          </w:tcPr>
          <w:p w:rsidR="00303495" w:rsidRPr="001144EF" w:rsidRDefault="00303495" w:rsidP="00AD6363">
            <w:pPr>
              <w:pStyle w:val="ConsPlusNormal"/>
              <w:jc w:val="center"/>
              <w:rPr>
                <w:sz w:val="28"/>
                <w:szCs w:val="28"/>
              </w:rPr>
            </w:pPr>
            <w:moveTo w:id="4744" w:author="Антон Хабиров" w:date="2021-01-20T01:41:00Z">
              <w:r w:rsidRPr="001144EF">
                <w:rPr>
                  <w:sz w:val="28"/>
                  <w:szCs w:val="28"/>
                </w:rPr>
                <w:t>5</w:t>
              </w:r>
            </w:moveTo>
          </w:p>
        </w:tc>
      </w:tr>
      <w:tr w:rsidR="00303495" w:rsidRPr="001144EF" w:rsidTr="00AD6363">
        <w:trPr>
          <w:jc w:val="center"/>
        </w:trPr>
        <w:tc>
          <w:tcPr>
            <w:tcW w:w="4529" w:type="dxa"/>
          </w:tcPr>
          <w:p w:rsidR="00303495" w:rsidRPr="001144EF" w:rsidRDefault="00303495" w:rsidP="00AD6363">
            <w:pPr>
              <w:pStyle w:val="ConsPlusNormal"/>
              <w:jc w:val="center"/>
              <w:rPr>
                <w:sz w:val="28"/>
                <w:szCs w:val="28"/>
              </w:rPr>
            </w:pPr>
            <w:moveTo w:id="4745" w:author="Антон Хабиров" w:date="2021-01-20T01:41:00Z">
              <w:r w:rsidRPr="001144EF">
                <w:rPr>
                  <w:sz w:val="28"/>
                  <w:szCs w:val="28"/>
                </w:rPr>
                <w:t>2</w:t>
              </w:r>
            </w:moveTo>
          </w:p>
        </w:tc>
        <w:tc>
          <w:tcPr>
            <w:tcW w:w="4529" w:type="dxa"/>
          </w:tcPr>
          <w:p w:rsidR="00303495" w:rsidRPr="001144EF" w:rsidRDefault="00303495" w:rsidP="00AD6363">
            <w:pPr>
              <w:pStyle w:val="ConsPlusNormal"/>
              <w:jc w:val="center"/>
              <w:rPr>
                <w:sz w:val="28"/>
                <w:szCs w:val="28"/>
              </w:rPr>
            </w:pPr>
            <w:moveTo w:id="4746" w:author="Антон Хабиров" w:date="2021-01-20T01:41:00Z">
              <w:r w:rsidRPr="001144EF">
                <w:rPr>
                  <w:sz w:val="28"/>
                  <w:szCs w:val="28"/>
                </w:rPr>
                <w:t>8</w:t>
              </w:r>
            </w:moveTo>
          </w:p>
        </w:tc>
      </w:tr>
      <w:tr w:rsidR="00303495" w:rsidRPr="001144EF" w:rsidTr="00AD6363">
        <w:trPr>
          <w:jc w:val="center"/>
        </w:trPr>
        <w:tc>
          <w:tcPr>
            <w:tcW w:w="4529" w:type="dxa"/>
          </w:tcPr>
          <w:p w:rsidR="00303495" w:rsidRPr="001144EF" w:rsidRDefault="00303495" w:rsidP="00AD6363">
            <w:pPr>
              <w:pStyle w:val="ConsPlusNormal"/>
              <w:jc w:val="center"/>
              <w:rPr>
                <w:sz w:val="28"/>
                <w:szCs w:val="28"/>
              </w:rPr>
            </w:pPr>
            <w:moveTo w:id="4747" w:author="Антон Хабиров" w:date="2021-01-20T01:41:00Z">
              <w:r w:rsidRPr="001144EF">
                <w:rPr>
                  <w:sz w:val="28"/>
                  <w:szCs w:val="28"/>
                </w:rPr>
                <w:t>3</w:t>
              </w:r>
            </w:moveTo>
          </w:p>
        </w:tc>
        <w:tc>
          <w:tcPr>
            <w:tcW w:w="4529" w:type="dxa"/>
          </w:tcPr>
          <w:p w:rsidR="00303495" w:rsidRPr="001144EF" w:rsidRDefault="00303495" w:rsidP="00AD6363">
            <w:pPr>
              <w:pStyle w:val="ConsPlusNormal"/>
              <w:jc w:val="center"/>
              <w:rPr>
                <w:sz w:val="28"/>
                <w:szCs w:val="28"/>
              </w:rPr>
            </w:pPr>
            <w:moveTo w:id="4748" w:author="Антон Хабиров" w:date="2021-01-20T01:41:00Z">
              <w:r w:rsidRPr="001144EF">
                <w:rPr>
                  <w:sz w:val="28"/>
                  <w:szCs w:val="28"/>
                </w:rPr>
                <w:t>9</w:t>
              </w:r>
            </w:moveTo>
          </w:p>
        </w:tc>
      </w:tr>
      <w:tr w:rsidR="00303495" w:rsidRPr="001144EF" w:rsidTr="00AD6363">
        <w:trPr>
          <w:jc w:val="center"/>
        </w:trPr>
        <w:tc>
          <w:tcPr>
            <w:tcW w:w="4529" w:type="dxa"/>
          </w:tcPr>
          <w:p w:rsidR="00303495" w:rsidRPr="001144EF" w:rsidRDefault="00303495" w:rsidP="00AD6363">
            <w:pPr>
              <w:pStyle w:val="ConsPlusNormal"/>
              <w:jc w:val="center"/>
              <w:rPr>
                <w:sz w:val="28"/>
                <w:szCs w:val="28"/>
              </w:rPr>
            </w:pPr>
            <w:moveTo w:id="4749" w:author="Антон Хабиров" w:date="2021-01-20T01:41:00Z">
              <w:r w:rsidRPr="001144EF">
                <w:rPr>
                  <w:sz w:val="28"/>
                  <w:szCs w:val="28"/>
                </w:rPr>
                <w:t>4</w:t>
              </w:r>
            </w:moveTo>
          </w:p>
        </w:tc>
        <w:tc>
          <w:tcPr>
            <w:tcW w:w="4529" w:type="dxa"/>
          </w:tcPr>
          <w:p w:rsidR="00303495" w:rsidRPr="001144EF" w:rsidRDefault="00303495" w:rsidP="00AD6363">
            <w:pPr>
              <w:pStyle w:val="ConsPlusNormal"/>
              <w:jc w:val="center"/>
              <w:rPr>
                <w:sz w:val="28"/>
                <w:szCs w:val="28"/>
              </w:rPr>
            </w:pPr>
            <w:moveTo w:id="4750" w:author="Антон Хабиров" w:date="2021-01-20T01:41:00Z">
              <w:r w:rsidRPr="001144EF">
                <w:rPr>
                  <w:sz w:val="28"/>
                  <w:szCs w:val="28"/>
                </w:rPr>
                <w:t>10</w:t>
              </w:r>
            </w:moveTo>
          </w:p>
        </w:tc>
      </w:tr>
      <w:tr w:rsidR="00303495" w:rsidRPr="001144EF" w:rsidTr="00AD6363">
        <w:trPr>
          <w:jc w:val="center"/>
        </w:trPr>
        <w:tc>
          <w:tcPr>
            <w:tcW w:w="4529" w:type="dxa"/>
          </w:tcPr>
          <w:p w:rsidR="00303495" w:rsidRPr="001144EF" w:rsidRDefault="00303495" w:rsidP="00AD6363">
            <w:pPr>
              <w:pStyle w:val="ConsPlusNormal"/>
              <w:jc w:val="center"/>
              <w:rPr>
                <w:sz w:val="28"/>
                <w:szCs w:val="28"/>
              </w:rPr>
            </w:pPr>
            <w:moveTo w:id="4751" w:author="Антон Хабиров" w:date="2021-01-20T01:41:00Z">
              <w:r w:rsidRPr="001144EF">
                <w:rPr>
                  <w:sz w:val="28"/>
                  <w:szCs w:val="28"/>
                </w:rPr>
                <w:t>6</w:t>
              </w:r>
            </w:moveTo>
          </w:p>
        </w:tc>
        <w:tc>
          <w:tcPr>
            <w:tcW w:w="4529" w:type="dxa"/>
          </w:tcPr>
          <w:p w:rsidR="00303495" w:rsidRPr="001144EF" w:rsidRDefault="00303495" w:rsidP="00AD6363">
            <w:pPr>
              <w:pStyle w:val="ConsPlusNormal"/>
              <w:jc w:val="center"/>
              <w:rPr>
                <w:sz w:val="28"/>
                <w:szCs w:val="28"/>
              </w:rPr>
            </w:pPr>
            <w:moveTo w:id="4752" w:author="Антон Хабиров" w:date="2021-01-20T01:41:00Z">
              <w:r w:rsidRPr="001144EF">
                <w:rPr>
                  <w:sz w:val="28"/>
                  <w:szCs w:val="28"/>
                </w:rPr>
                <w:t>11</w:t>
              </w:r>
            </w:moveTo>
          </w:p>
        </w:tc>
      </w:tr>
      <w:tr w:rsidR="00303495" w:rsidRPr="001144EF" w:rsidTr="00AD6363">
        <w:trPr>
          <w:jc w:val="center"/>
        </w:trPr>
        <w:tc>
          <w:tcPr>
            <w:tcW w:w="4529" w:type="dxa"/>
          </w:tcPr>
          <w:p w:rsidR="00303495" w:rsidRPr="001144EF" w:rsidRDefault="00303495" w:rsidP="00AD6363">
            <w:pPr>
              <w:pStyle w:val="ConsPlusNormal"/>
              <w:jc w:val="center"/>
              <w:rPr>
                <w:sz w:val="28"/>
                <w:szCs w:val="28"/>
              </w:rPr>
            </w:pPr>
            <w:moveTo w:id="4753" w:author="Антон Хабиров" w:date="2021-01-20T01:41:00Z">
              <w:r w:rsidRPr="001144EF">
                <w:rPr>
                  <w:sz w:val="28"/>
                  <w:szCs w:val="28"/>
                </w:rPr>
                <w:t>8</w:t>
              </w:r>
            </w:moveTo>
          </w:p>
        </w:tc>
        <w:tc>
          <w:tcPr>
            <w:tcW w:w="4529" w:type="dxa"/>
          </w:tcPr>
          <w:p w:rsidR="00303495" w:rsidRPr="001144EF" w:rsidRDefault="00303495" w:rsidP="00AD6363">
            <w:pPr>
              <w:pStyle w:val="ConsPlusNormal"/>
              <w:jc w:val="center"/>
              <w:rPr>
                <w:sz w:val="28"/>
                <w:szCs w:val="28"/>
              </w:rPr>
            </w:pPr>
            <w:moveTo w:id="4754" w:author="Антон Хабиров" w:date="2021-01-20T01:41:00Z">
              <w:r w:rsidRPr="001144EF">
                <w:rPr>
                  <w:sz w:val="28"/>
                  <w:szCs w:val="28"/>
                </w:rPr>
                <w:t>12</w:t>
              </w:r>
            </w:moveTo>
          </w:p>
        </w:tc>
      </w:tr>
      <w:tr w:rsidR="00303495" w:rsidRPr="001144EF" w:rsidTr="00AD6363">
        <w:trPr>
          <w:jc w:val="center"/>
        </w:trPr>
        <w:tc>
          <w:tcPr>
            <w:tcW w:w="4529" w:type="dxa"/>
          </w:tcPr>
          <w:p w:rsidR="00303495" w:rsidRPr="001144EF" w:rsidRDefault="00303495" w:rsidP="00AD6363">
            <w:pPr>
              <w:pStyle w:val="ConsPlusNormal"/>
              <w:jc w:val="center"/>
              <w:rPr>
                <w:sz w:val="28"/>
                <w:szCs w:val="28"/>
              </w:rPr>
            </w:pPr>
            <w:moveTo w:id="4755" w:author="Антон Хабиров" w:date="2021-01-20T01:41:00Z">
              <w:r w:rsidRPr="001144EF">
                <w:rPr>
                  <w:sz w:val="28"/>
                  <w:szCs w:val="28"/>
                </w:rPr>
                <w:t>10</w:t>
              </w:r>
            </w:moveTo>
          </w:p>
        </w:tc>
        <w:tc>
          <w:tcPr>
            <w:tcW w:w="4529" w:type="dxa"/>
          </w:tcPr>
          <w:p w:rsidR="00303495" w:rsidRPr="001144EF" w:rsidRDefault="00303495" w:rsidP="00AD6363">
            <w:pPr>
              <w:pStyle w:val="ConsPlusNormal"/>
              <w:jc w:val="center"/>
              <w:rPr>
                <w:sz w:val="28"/>
                <w:szCs w:val="28"/>
              </w:rPr>
            </w:pPr>
            <w:moveTo w:id="4756" w:author="Антон Хабиров" w:date="2021-01-20T01:41:00Z">
              <w:r w:rsidRPr="001144EF">
                <w:rPr>
                  <w:sz w:val="28"/>
                  <w:szCs w:val="28"/>
                </w:rPr>
                <w:t>13</w:t>
              </w:r>
            </w:moveTo>
          </w:p>
        </w:tc>
      </w:tr>
      <w:tr w:rsidR="00303495" w:rsidRPr="001144EF" w:rsidTr="00AD6363">
        <w:trPr>
          <w:jc w:val="center"/>
        </w:trPr>
        <w:tc>
          <w:tcPr>
            <w:tcW w:w="4529" w:type="dxa"/>
          </w:tcPr>
          <w:p w:rsidR="00303495" w:rsidRPr="001144EF" w:rsidRDefault="00303495" w:rsidP="00AD6363">
            <w:pPr>
              <w:pStyle w:val="ConsPlusNormal"/>
              <w:jc w:val="center"/>
              <w:rPr>
                <w:sz w:val="28"/>
                <w:szCs w:val="28"/>
              </w:rPr>
            </w:pPr>
            <w:moveTo w:id="4757" w:author="Антон Хабиров" w:date="2021-01-20T01:41:00Z">
              <w:r w:rsidRPr="001144EF">
                <w:rPr>
                  <w:sz w:val="28"/>
                  <w:szCs w:val="28"/>
                </w:rPr>
                <w:t>свыше 10</w:t>
              </w:r>
            </w:moveTo>
          </w:p>
        </w:tc>
        <w:tc>
          <w:tcPr>
            <w:tcW w:w="4529" w:type="dxa"/>
          </w:tcPr>
          <w:p w:rsidR="00303495" w:rsidRPr="001144EF" w:rsidRDefault="00303495" w:rsidP="00AD6363">
            <w:pPr>
              <w:pStyle w:val="ConsPlusNormal"/>
              <w:jc w:val="center"/>
              <w:rPr>
                <w:sz w:val="28"/>
                <w:szCs w:val="28"/>
              </w:rPr>
            </w:pPr>
            <w:moveTo w:id="4758" w:author="Антон Хабиров" w:date="2021-01-20T01:41:00Z">
              <w:r w:rsidRPr="001144EF">
                <w:rPr>
                  <w:sz w:val="28"/>
                  <w:szCs w:val="28"/>
                </w:rPr>
                <w:t>14</w:t>
              </w:r>
            </w:moveTo>
          </w:p>
        </w:tc>
      </w:tr>
    </w:tbl>
    <w:p w:rsidR="00303495" w:rsidRPr="001144EF" w:rsidRDefault="00303495" w:rsidP="00303495">
      <w:pPr>
        <w:pStyle w:val="ConsPlusNormal"/>
        <w:jc w:val="both"/>
        <w:rPr>
          <w:sz w:val="28"/>
          <w:szCs w:val="28"/>
        </w:rPr>
      </w:pPr>
    </w:p>
    <w:moveToRangeEnd w:id="4742"/>
    <w:p w:rsidR="00303495" w:rsidRPr="001144EF" w:rsidRDefault="00303495" w:rsidP="00303495">
      <w:pPr>
        <w:pStyle w:val="ConsPlusNormal"/>
        <w:jc w:val="both"/>
        <w:rPr>
          <w:sz w:val="28"/>
          <w:szCs w:val="28"/>
        </w:rPr>
        <w:sectPr w:rsidR="00303495" w:rsidRPr="001144EF" w:rsidSect="001144EF">
          <w:pgSz w:w="11906" w:h="16838" w:code="9"/>
          <w:pgMar w:top="1440" w:right="567" w:bottom="1440" w:left="1134" w:header="0" w:footer="0" w:gutter="0"/>
          <w:cols w:space="720"/>
          <w:noEndnote/>
        </w:sectPr>
      </w:pPr>
    </w:p>
    <w:p w:rsidR="00303495" w:rsidRPr="001144EF" w:rsidRDefault="00303495" w:rsidP="00303495">
      <w:pPr>
        <w:pStyle w:val="ConsPlusNormal"/>
        <w:jc w:val="right"/>
        <w:outlineLvl w:val="1"/>
        <w:rPr>
          <w:sz w:val="28"/>
          <w:szCs w:val="28"/>
        </w:rPr>
      </w:pPr>
      <w:moveToRangeStart w:id="4759" w:author="Антон Хабиров" w:date="2021-01-20T01:41:00Z" w:name="move61999347"/>
      <w:moveTo w:id="4760" w:author="Антон Хабиров" w:date="2021-01-20T01:41:00Z">
        <w:r w:rsidRPr="001144EF">
          <w:rPr>
            <w:sz w:val="28"/>
            <w:szCs w:val="28"/>
          </w:rPr>
          <w:lastRenderedPageBreak/>
          <w:t>Приложение № 6</w:t>
        </w:r>
      </w:moveTo>
    </w:p>
    <w:p w:rsidR="00303495" w:rsidRPr="001144EF" w:rsidRDefault="00303495" w:rsidP="00303495">
      <w:pPr>
        <w:pStyle w:val="ConsPlusNormal"/>
        <w:jc w:val="right"/>
        <w:rPr>
          <w:sz w:val="28"/>
          <w:szCs w:val="28"/>
        </w:rPr>
      </w:pPr>
      <w:moveTo w:id="4761" w:author="Антон Хабиров" w:date="2021-01-20T01:41:00Z">
        <w:r w:rsidRPr="001144EF">
          <w:rPr>
            <w:sz w:val="28"/>
            <w:szCs w:val="28"/>
          </w:rPr>
          <w:t xml:space="preserve">к Правилам </w:t>
        </w:r>
        <w:proofErr w:type="gramStart"/>
        <w:r w:rsidRPr="001144EF">
          <w:rPr>
            <w:sz w:val="28"/>
            <w:szCs w:val="28"/>
          </w:rPr>
          <w:t>противопожарного</w:t>
        </w:r>
      </w:moveTo>
      <w:proofErr w:type="gramEnd"/>
    </w:p>
    <w:p w:rsidR="00303495" w:rsidRPr="001144EF" w:rsidRDefault="00303495" w:rsidP="00303495">
      <w:pPr>
        <w:pStyle w:val="ConsPlusNormal"/>
        <w:jc w:val="right"/>
        <w:rPr>
          <w:sz w:val="28"/>
          <w:szCs w:val="28"/>
        </w:rPr>
      </w:pPr>
      <w:moveTo w:id="4762" w:author="Антон Хабиров" w:date="2021-01-20T01:41:00Z">
        <w:r w:rsidRPr="001144EF">
          <w:rPr>
            <w:sz w:val="28"/>
            <w:szCs w:val="28"/>
          </w:rPr>
          <w:t>режима в Российской Федерации</w:t>
        </w:r>
      </w:moveTo>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rPr>
          <w:rFonts w:ascii="Times New Roman" w:hAnsi="Times New Roman" w:cs="Times New Roman"/>
          <w:sz w:val="28"/>
          <w:szCs w:val="28"/>
        </w:rPr>
      </w:pPr>
      <w:bookmarkStart w:id="4763" w:name="Par1609"/>
      <w:bookmarkEnd w:id="4763"/>
      <w:moveTo w:id="4764" w:author="Антон Хабиров" w:date="2021-01-20T01:41:00Z">
        <w:r w:rsidRPr="001144EF">
          <w:rPr>
            <w:rFonts w:ascii="Times New Roman" w:hAnsi="Times New Roman" w:cs="Times New Roman"/>
            <w:sz w:val="28"/>
            <w:szCs w:val="28"/>
          </w:rPr>
          <w:t>НОРМЫ</w:t>
        </w:r>
      </w:moveTo>
    </w:p>
    <w:p w:rsidR="00303495" w:rsidRPr="001144EF" w:rsidRDefault="00303495" w:rsidP="00303495">
      <w:pPr>
        <w:pStyle w:val="ConsPlusTitle"/>
        <w:jc w:val="center"/>
        <w:rPr>
          <w:rFonts w:ascii="Times New Roman" w:hAnsi="Times New Roman" w:cs="Times New Roman"/>
          <w:sz w:val="28"/>
          <w:szCs w:val="28"/>
        </w:rPr>
      </w:pPr>
      <w:moveToRangeStart w:id="4765" w:author="Антон Хабиров" w:date="2021-01-20T01:41:00Z" w:name="move61999348"/>
      <w:moveToRangeEnd w:id="4759"/>
      <w:moveTo w:id="4766" w:author="Антон Хабиров" w:date="2021-01-20T01:41:00Z">
        <w:r w:rsidRPr="001144EF">
          <w:rPr>
            <w:rFonts w:ascii="Times New Roman" w:hAnsi="Times New Roman" w:cs="Times New Roman"/>
            <w:sz w:val="28"/>
            <w:szCs w:val="28"/>
          </w:rPr>
          <w:t>ОСНАЩЕНИЯ ЗДАНИЙ, СООРУЖЕНИЙ, СТРОЕНИЙ И ТЕРРИТОРИЙ</w:t>
        </w:r>
      </w:moveTo>
    </w:p>
    <w:p w:rsidR="00303495" w:rsidRPr="001144EF" w:rsidRDefault="00303495" w:rsidP="00303495">
      <w:pPr>
        <w:pStyle w:val="ConsPlusTitle"/>
        <w:jc w:val="center"/>
        <w:rPr>
          <w:rFonts w:ascii="Times New Roman" w:hAnsi="Times New Roman" w:cs="Times New Roman"/>
          <w:sz w:val="28"/>
          <w:szCs w:val="28"/>
        </w:rPr>
      </w:pPr>
      <w:moveTo w:id="4767" w:author="Антон Хабиров" w:date="2021-01-20T01:41:00Z">
        <w:r w:rsidRPr="001144EF">
          <w:rPr>
            <w:rFonts w:ascii="Times New Roman" w:hAnsi="Times New Roman" w:cs="Times New Roman"/>
            <w:sz w:val="28"/>
            <w:szCs w:val="28"/>
          </w:rPr>
          <w:t>ПОЖАРНЫМИ ЩИТАМИ</w:t>
        </w:r>
      </w:moveTo>
    </w:p>
    <w:p w:rsidR="00303495" w:rsidRPr="001144EF" w:rsidRDefault="00303495" w:rsidP="00303495">
      <w:pPr>
        <w:pStyle w:val="ConsPlusNormal"/>
        <w:jc w:val="both"/>
        <w:rPr>
          <w:sz w:val="28"/>
          <w:szCs w:val="28"/>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5670"/>
        <w:gridCol w:w="2154"/>
        <w:gridCol w:w="1077"/>
        <w:gridCol w:w="1247"/>
      </w:tblGrid>
      <w:tr w:rsidR="00303495" w:rsidRPr="001144EF" w:rsidTr="00AD6363">
        <w:trPr>
          <w:ins w:id="4768" w:author="Антон Хабиров" w:date="2021-01-20T01:41:00Z"/>
        </w:trPr>
        <w:tc>
          <w:tcPr>
            <w:tcW w:w="5670" w:type="dxa"/>
          </w:tcPr>
          <w:moveToRangeEnd w:id="4765"/>
          <w:p w:rsidR="00303495" w:rsidRPr="001144EF" w:rsidRDefault="00303495" w:rsidP="00AD6363">
            <w:pPr>
              <w:pStyle w:val="ConsPlusNormal"/>
              <w:jc w:val="center"/>
              <w:rPr>
                <w:ins w:id="4769" w:author="Антон Хабиров" w:date="2021-01-20T01:41:00Z"/>
                <w:sz w:val="28"/>
                <w:szCs w:val="28"/>
              </w:rPr>
            </w:pPr>
            <w:ins w:id="4770" w:author="Антон Хабиров" w:date="2021-01-20T01:41:00Z">
              <w:r w:rsidRPr="001144EF">
                <w:rPr>
                  <w:sz w:val="28"/>
                  <w:szCs w:val="28"/>
                </w:rPr>
                <w:t>Наименование функционального назначения помещений и категория помещений или наружных технологических установок по взрывопожарной и пожарной опасности</w:t>
              </w:r>
            </w:ins>
          </w:p>
        </w:tc>
        <w:tc>
          <w:tcPr>
            <w:tcW w:w="2154" w:type="dxa"/>
          </w:tcPr>
          <w:p w:rsidR="00303495" w:rsidRPr="001144EF" w:rsidRDefault="00303495" w:rsidP="00AD6363">
            <w:pPr>
              <w:pStyle w:val="ConsPlusNormal"/>
              <w:jc w:val="center"/>
              <w:rPr>
                <w:ins w:id="4771" w:author="Антон Хабиров" w:date="2021-01-20T01:41:00Z"/>
                <w:sz w:val="28"/>
                <w:szCs w:val="28"/>
              </w:rPr>
            </w:pPr>
            <w:ins w:id="4772" w:author="Антон Хабиров" w:date="2021-01-20T01:41:00Z">
              <w:r w:rsidRPr="001144EF">
                <w:rPr>
                  <w:sz w:val="28"/>
                  <w:szCs w:val="28"/>
                </w:rPr>
                <w:t>Предельная защищаемая площадь одним пожарным щитом, кв. метров</w:t>
              </w:r>
            </w:ins>
          </w:p>
        </w:tc>
        <w:tc>
          <w:tcPr>
            <w:tcW w:w="1077" w:type="dxa"/>
          </w:tcPr>
          <w:p w:rsidR="00303495" w:rsidRPr="001144EF" w:rsidRDefault="00303495" w:rsidP="00AD6363">
            <w:pPr>
              <w:pStyle w:val="ConsPlusNormal"/>
              <w:jc w:val="center"/>
              <w:rPr>
                <w:ins w:id="4773" w:author="Антон Хабиров" w:date="2021-01-20T01:41:00Z"/>
                <w:sz w:val="28"/>
                <w:szCs w:val="28"/>
              </w:rPr>
            </w:pPr>
            <w:ins w:id="4774" w:author="Антон Хабиров" w:date="2021-01-20T01:41:00Z">
              <w:r w:rsidRPr="001144EF">
                <w:rPr>
                  <w:sz w:val="28"/>
                  <w:szCs w:val="28"/>
                </w:rPr>
                <w:t>Класс пожара</w:t>
              </w:r>
            </w:ins>
          </w:p>
        </w:tc>
        <w:tc>
          <w:tcPr>
            <w:tcW w:w="1247" w:type="dxa"/>
          </w:tcPr>
          <w:p w:rsidR="00303495" w:rsidRPr="001144EF" w:rsidRDefault="00303495" w:rsidP="00AD6363">
            <w:pPr>
              <w:pStyle w:val="ConsPlusNormal"/>
              <w:jc w:val="center"/>
              <w:rPr>
                <w:ins w:id="4775" w:author="Антон Хабиров" w:date="2021-01-20T01:41:00Z"/>
                <w:sz w:val="28"/>
                <w:szCs w:val="28"/>
              </w:rPr>
            </w:pPr>
            <w:ins w:id="4776" w:author="Антон Хабиров" w:date="2021-01-20T01:41:00Z">
              <w:r w:rsidRPr="001144EF">
                <w:rPr>
                  <w:sz w:val="28"/>
                  <w:szCs w:val="28"/>
                </w:rPr>
                <w:t>Тип щита &lt;*&gt;</w:t>
              </w:r>
            </w:ins>
          </w:p>
        </w:tc>
      </w:tr>
      <w:tr w:rsidR="00303495" w:rsidRPr="001144EF" w:rsidTr="00AD6363">
        <w:trPr>
          <w:ins w:id="4777" w:author="Антон Хабиров" w:date="2021-01-20T01:41:00Z"/>
        </w:trPr>
        <w:tc>
          <w:tcPr>
            <w:tcW w:w="5670" w:type="dxa"/>
            <w:vAlign w:val="bottom"/>
          </w:tcPr>
          <w:p w:rsidR="00303495" w:rsidRPr="001144EF" w:rsidRDefault="00303495" w:rsidP="00AD6363">
            <w:pPr>
              <w:pStyle w:val="ConsPlusNormal"/>
              <w:rPr>
                <w:ins w:id="4778" w:author="Антон Хабиров" w:date="2021-01-20T01:41:00Z"/>
                <w:sz w:val="28"/>
                <w:szCs w:val="28"/>
              </w:rPr>
            </w:pPr>
            <w:ins w:id="4779" w:author="Антон Хабиров" w:date="2021-01-20T01:41:00Z">
              <w:r w:rsidRPr="001144EF">
                <w:rPr>
                  <w:sz w:val="28"/>
                  <w:szCs w:val="28"/>
                </w:rPr>
                <w:t>А, Б и</w:t>
              </w:r>
              <w:proofErr w:type="gramStart"/>
              <w:r w:rsidRPr="001144EF">
                <w:rPr>
                  <w:sz w:val="28"/>
                  <w:szCs w:val="28"/>
                </w:rPr>
                <w:t xml:space="preserve"> В</w:t>
              </w:r>
              <w:proofErr w:type="gramEnd"/>
            </w:ins>
          </w:p>
        </w:tc>
        <w:tc>
          <w:tcPr>
            <w:tcW w:w="2154" w:type="dxa"/>
            <w:vAlign w:val="bottom"/>
          </w:tcPr>
          <w:p w:rsidR="00303495" w:rsidRPr="001144EF" w:rsidRDefault="00303495" w:rsidP="00AD6363">
            <w:pPr>
              <w:pStyle w:val="ConsPlusNormal"/>
              <w:jc w:val="center"/>
              <w:rPr>
                <w:ins w:id="4780" w:author="Антон Хабиров" w:date="2021-01-20T01:41:00Z"/>
                <w:sz w:val="28"/>
                <w:szCs w:val="28"/>
              </w:rPr>
            </w:pPr>
            <w:ins w:id="4781" w:author="Антон Хабиров" w:date="2021-01-20T01:41:00Z">
              <w:r w:rsidRPr="001144EF">
                <w:rPr>
                  <w:sz w:val="28"/>
                  <w:szCs w:val="28"/>
                </w:rPr>
                <w:t>200</w:t>
              </w:r>
            </w:ins>
          </w:p>
        </w:tc>
        <w:tc>
          <w:tcPr>
            <w:tcW w:w="1077" w:type="dxa"/>
            <w:vAlign w:val="bottom"/>
          </w:tcPr>
          <w:p w:rsidR="00303495" w:rsidRPr="001144EF" w:rsidRDefault="00303495" w:rsidP="00AD6363">
            <w:pPr>
              <w:pStyle w:val="ConsPlusNormal"/>
              <w:jc w:val="center"/>
              <w:rPr>
                <w:ins w:id="4782" w:author="Антон Хабиров" w:date="2021-01-20T01:41:00Z"/>
                <w:sz w:val="28"/>
                <w:szCs w:val="28"/>
              </w:rPr>
            </w:pPr>
            <w:ins w:id="4783" w:author="Антон Хабиров" w:date="2021-01-20T01:41:00Z">
              <w:r w:rsidRPr="001144EF">
                <w:rPr>
                  <w:sz w:val="28"/>
                  <w:szCs w:val="28"/>
                </w:rPr>
                <w:t>A</w:t>
              </w:r>
            </w:ins>
          </w:p>
        </w:tc>
        <w:tc>
          <w:tcPr>
            <w:tcW w:w="1247" w:type="dxa"/>
            <w:vAlign w:val="bottom"/>
          </w:tcPr>
          <w:p w:rsidR="00303495" w:rsidRPr="001144EF" w:rsidRDefault="00303495" w:rsidP="00AD6363">
            <w:pPr>
              <w:pStyle w:val="ConsPlusNormal"/>
              <w:rPr>
                <w:ins w:id="4784" w:author="Антон Хабиров" w:date="2021-01-20T01:41:00Z"/>
                <w:sz w:val="28"/>
                <w:szCs w:val="28"/>
              </w:rPr>
            </w:pPr>
            <w:ins w:id="4785" w:author="Антон Хабиров" w:date="2021-01-20T01:41:00Z">
              <w:r w:rsidRPr="001144EF">
                <w:rPr>
                  <w:sz w:val="28"/>
                  <w:szCs w:val="28"/>
                </w:rPr>
                <w:t>ЩП-</w:t>
              </w:r>
              <w:proofErr w:type="gramStart"/>
              <w:r w:rsidRPr="001144EF">
                <w:rPr>
                  <w:sz w:val="28"/>
                  <w:szCs w:val="28"/>
                </w:rPr>
                <w:t>A</w:t>
              </w:r>
              <w:proofErr w:type="gramEnd"/>
            </w:ins>
          </w:p>
        </w:tc>
      </w:tr>
      <w:tr w:rsidR="00303495" w:rsidRPr="001144EF" w:rsidTr="00AD6363">
        <w:trPr>
          <w:ins w:id="4786" w:author="Антон Хабиров" w:date="2021-01-20T01:41:00Z"/>
        </w:trPr>
        <w:tc>
          <w:tcPr>
            <w:tcW w:w="5670" w:type="dxa"/>
          </w:tcPr>
          <w:p w:rsidR="00303495" w:rsidRPr="001144EF" w:rsidRDefault="00303495" w:rsidP="00AD6363">
            <w:pPr>
              <w:pStyle w:val="ConsPlusNormal"/>
              <w:rPr>
                <w:ins w:id="4787" w:author="Антон Хабиров" w:date="2021-01-20T01:41:00Z"/>
                <w:sz w:val="28"/>
                <w:szCs w:val="28"/>
              </w:rPr>
            </w:pPr>
          </w:p>
        </w:tc>
        <w:tc>
          <w:tcPr>
            <w:tcW w:w="2154" w:type="dxa"/>
          </w:tcPr>
          <w:p w:rsidR="00303495" w:rsidRPr="001144EF" w:rsidRDefault="00303495" w:rsidP="00AD6363">
            <w:pPr>
              <w:pStyle w:val="ConsPlusNormal"/>
              <w:rPr>
                <w:ins w:id="4788" w:author="Антон Хабиров" w:date="2021-01-20T01:41:00Z"/>
                <w:sz w:val="28"/>
                <w:szCs w:val="28"/>
              </w:rPr>
            </w:pPr>
          </w:p>
        </w:tc>
        <w:tc>
          <w:tcPr>
            <w:tcW w:w="1077" w:type="dxa"/>
          </w:tcPr>
          <w:p w:rsidR="00303495" w:rsidRPr="001144EF" w:rsidRDefault="00303495" w:rsidP="00AD6363">
            <w:pPr>
              <w:pStyle w:val="ConsPlusNormal"/>
              <w:jc w:val="center"/>
              <w:rPr>
                <w:ins w:id="4789" w:author="Антон Хабиров" w:date="2021-01-20T01:41:00Z"/>
                <w:sz w:val="28"/>
                <w:szCs w:val="28"/>
              </w:rPr>
            </w:pPr>
            <w:ins w:id="4790" w:author="Антон Хабиров" w:date="2021-01-20T01:41:00Z">
              <w:r w:rsidRPr="001144EF">
                <w:rPr>
                  <w:sz w:val="28"/>
                  <w:szCs w:val="28"/>
                </w:rPr>
                <w:t>B</w:t>
              </w:r>
            </w:ins>
          </w:p>
        </w:tc>
        <w:tc>
          <w:tcPr>
            <w:tcW w:w="1247" w:type="dxa"/>
          </w:tcPr>
          <w:p w:rsidR="00303495" w:rsidRPr="001144EF" w:rsidRDefault="00303495" w:rsidP="00AD6363">
            <w:pPr>
              <w:pStyle w:val="ConsPlusNormal"/>
              <w:rPr>
                <w:ins w:id="4791" w:author="Антон Хабиров" w:date="2021-01-20T01:41:00Z"/>
                <w:sz w:val="28"/>
                <w:szCs w:val="28"/>
              </w:rPr>
            </w:pPr>
            <w:ins w:id="4792" w:author="Антон Хабиров" w:date="2021-01-20T01:41:00Z">
              <w:r w:rsidRPr="001144EF">
                <w:rPr>
                  <w:sz w:val="28"/>
                  <w:szCs w:val="28"/>
                </w:rPr>
                <w:t>ЩП-</w:t>
              </w:r>
              <w:proofErr w:type="gramStart"/>
              <w:r w:rsidRPr="001144EF">
                <w:rPr>
                  <w:sz w:val="28"/>
                  <w:szCs w:val="28"/>
                </w:rPr>
                <w:t>B</w:t>
              </w:r>
              <w:proofErr w:type="gramEnd"/>
            </w:ins>
          </w:p>
        </w:tc>
      </w:tr>
      <w:tr w:rsidR="00303495" w:rsidRPr="001144EF" w:rsidTr="00AD6363">
        <w:trPr>
          <w:ins w:id="4793" w:author="Антон Хабиров" w:date="2021-01-20T01:41:00Z"/>
        </w:trPr>
        <w:tc>
          <w:tcPr>
            <w:tcW w:w="5670" w:type="dxa"/>
          </w:tcPr>
          <w:p w:rsidR="00303495" w:rsidRPr="001144EF" w:rsidRDefault="00303495" w:rsidP="00AD6363">
            <w:pPr>
              <w:pStyle w:val="ConsPlusNormal"/>
              <w:rPr>
                <w:ins w:id="4794" w:author="Антон Хабиров" w:date="2021-01-20T01:41:00Z"/>
                <w:sz w:val="28"/>
                <w:szCs w:val="28"/>
              </w:rPr>
            </w:pPr>
          </w:p>
        </w:tc>
        <w:tc>
          <w:tcPr>
            <w:tcW w:w="2154" w:type="dxa"/>
          </w:tcPr>
          <w:p w:rsidR="00303495" w:rsidRPr="001144EF" w:rsidRDefault="00303495" w:rsidP="00AD6363">
            <w:pPr>
              <w:pStyle w:val="ConsPlusNormal"/>
              <w:rPr>
                <w:ins w:id="4795" w:author="Антон Хабиров" w:date="2021-01-20T01:41:00Z"/>
                <w:sz w:val="28"/>
                <w:szCs w:val="28"/>
              </w:rPr>
            </w:pPr>
          </w:p>
        </w:tc>
        <w:tc>
          <w:tcPr>
            <w:tcW w:w="1077" w:type="dxa"/>
          </w:tcPr>
          <w:p w:rsidR="00303495" w:rsidRPr="001144EF" w:rsidRDefault="00303495" w:rsidP="00AD6363">
            <w:pPr>
              <w:pStyle w:val="ConsPlusNormal"/>
              <w:jc w:val="center"/>
              <w:rPr>
                <w:ins w:id="4796" w:author="Антон Хабиров" w:date="2021-01-20T01:41:00Z"/>
                <w:sz w:val="28"/>
                <w:szCs w:val="28"/>
              </w:rPr>
            </w:pPr>
            <w:ins w:id="4797" w:author="Антон Хабиров" w:date="2021-01-20T01:41:00Z">
              <w:r w:rsidRPr="001144EF">
                <w:rPr>
                  <w:sz w:val="28"/>
                  <w:szCs w:val="28"/>
                </w:rPr>
                <w:t>E</w:t>
              </w:r>
            </w:ins>
          </w:p>
        </w:tc>
        <w:tc>
          <w:tcPr>
            <w:tcW w:w="1247" w:type="dxa"/>
          </w:tcPr>
          <w:p w:rsidR="00303495" w:rsidRPr="001144EF" w:rsidRDefault="00303495" w:rsidP="00AD6363">
            <w:pPr>
              <w:pStyle w:val="ConsPlusNormal"/>
              <w:rPr>
                <w:ins w:id="4798" w:author="Антон Хабиров" w:date="2021-01-20T01:41:00Z"/>
                <w:sz w:val="28"/>
                <w:szCs w:val="28"/>
              </w:rPr>
            </w:pPr>
            <w:ins w:id="4799" w:author="Антон Хабиров" w:date="2021-01-20T01:41:00Z">
              <w:r w:rsidRPr="001144EF">
                <w:rPr>
                  <w:sz w:val="28"/>
                  <w:szCs w:val="28"/>
                </w:rPr>
                <w:t>ЩП-</w:t>
              </w:r>
              <w:proofErr w:type="gramStart"/>
              <w:r w:rsidRPr="001144EF">
                <w:rPr>
                  <w:sz w:val="28"/>
                  <w:szCs w:val="28"/>
                </w:rPr>
                <w:t>E</w:t>
              </w:r>
              <w:proofErr w:type="gramEnd"/>
            </w:ins>
          </w:p>
        </w:tc>
      </w:tr>
      <w:tr w:rsidR="00303495" w:rsidRPr="001144EF" w:rsidTr="00AD6363">
        <w:trPr>
          <w:ins w:id="4800" w:author="Антон Хабиров" w:date="2021-01-20T01:41:00Z"/>
        </w:trPr>
        <w:tc>
          <w:tcPr>
            <w:tcW w:w="5670" w:type="dxa"/>
            <w:vAlign w:val="bottom"/>
          </w:tcPr>
          <w:p w:rsidR="00303495" w:rsidRPr="001144EF" w:rsidRDefault="00303495" w:rsidP="00AD6363">
            <w:pPr>
              <w:pStyle w:val="ConsPlusNormal"/>
              <w:rPr>
                <w:ins w:id="4801" w:author="Антон Хабиров" w:date="2021-01-20T01:41:00Z"/>
                <w:sz w:val="28"/>
                <w:szCs w:val="28"/>
              </w:rPr>
            </w:pPr>
            <w:ins w:id="4802" w:author="Антон Хабиров" w:date="2021-01-20T01:41:00Z">
              <w:r w:rsidRPr="001144EF">
                <w:rPr>
                  <w:sz w:val="28"/>
                  <w:szCs w:val="28"/>
                </w:rPr>
                <w:t>В</w:t>
              </w:r>
            </w:ins>
          </w:p>
        </w:tc>
        <w:tc>
          <w:tcPr>
            <w:tcW w:w="2154" w:type="dxa"/>
            <w:vAlign w:val="bottom"/>
          </w:tcPr>
          <w:p w:rsidR="00303495" w:rsidRPr="001144EF" w:rsidRDefault="00303495" w:rsidP="00AD6363">
            <w:pPr>
              <w:pStyle w:val="ConsPlusNormal"/>
              <w:jc w:val="center"/>
              <w:rPr>
                <w:ins w:id="4803" w:author="Антон Хабиров" w:date="2021-01-20T01:41:00Z"/>
                <w:sz w:val="28"/>
                <w:szCs w:val="28"/>
              </w:rPr>
            </w:pPr>
            <w:ins w:id="4804" w:author="Антон Хабиров" w:date="2021-01-20T01:41:00Z">
              <w:r w:rsidRPr="001144EF">
                <w:rPr>
                  <w:sz w:val="28"/>
                  <w:szCs w:val="28"/>
                </w:rPr>
                <w:t>400</w:t>
              </w:r>
            </w:ins>
          </w:p>
        </w:tc>
        <w:tc>
          <w:tcPr>
            <w:tcW w:w="1077" w:type="dxa"/>
            <w:vAlign w:val="bottom"/>
          </w:tcPr>
          <w:p w:rsidR="00303495" w:rsidRPr="001144EF" w:rsidRDefault="00303495" w:rsidP="00AD6363">
            <w:pPr>
              <w:pStyle w:val="ConsPlusNormal"/>
              <w:jc w:val="center"/>
              <w:rPr>
                <w:ins w:id="4805" w:author="Антон Хабиров" w:date="2021-01-20T01:41:00Z"/>
                <w:sz w:val="28"/>
                <w:szCs w:val="28"/>
              </w:rPr>
            </w:pPr>
            <w:ins w:id="4806" w:author="Антон Хабиров" w:date="2021-01-20T01:41:00Z">
              <w:r w:rsidRPr="001144EF">
                <w:rPr>
                  <w:sz w:val="28"/>
                  <w:szCs w:val="28"/>
                </w:rPr>
                <w:t>A</w:t>
              </w:r>
            </w:ins>
          </w:p>
        </w:tc>
        <w:tc>
          <w:tcPr>
            <w:tcW w:w="1247" w:type="dxa"/>
            <w:vAlign w:val="bottom"/>
          </w:tcPr>
          <w:p w:rsidR="00303495" w:rsidRPr="001144EF" w:rsidRDefault="00303495" w:rsidP="00AD6363">
            <w:pPr>
              <w:pStyle w:val="ConsPlusNormal"/>
              <w:rPr>
                <w:ins w:id="4807" w:author="Антон Хабиров" w:date="2021-01-20T01:41:00Z"/>
                <w:sz w:val="28"/>
                <w:szCs w:val="28"/>
              </w:rPr>
            </w:pPr>
            <w:ins w:id="4808" w:author="Антон Хабиров" w:date="2021-01-20T01:41:00Z">
              <w:r w:rsidRPr="001144EF">
                <w:rPr>
                  <w:sz w:val="28"/>
                  <w:szCs w:val="28"/>
                </w:rPr>
                <w:t>ЩП-</w:t>
              </w:r>
              <w:proofErr w:type="gramStart"/>
              <w:r w:rsidRPr="001144EF">
                <w:rPr>
                  <w:sz w:val="28"/>
                  <w:szCs w:val="28"/>
                </w:rPr>
                <w:t>A</w:t>
              </w:r>
              <w:proofErr w:type="gramEnd"/>
            </w:ins>
          </w:p>
        </w:tc>
      </w:tr>
      <w:tr w:rsidR="00303495" w:rsidRPr="001144EF" w:rsidTr="00AD6363">
        <w:trPr>
          <w:ins w:id="4809" w:author="Антон Хабиров" w:date="2021-01-20T01:41:00Z"/>
        </w:trPr>
        <w:tc>
          <w:tcPr>
            <w:tcW w:w="5670" w:type="dxa"/>
          </w:tcPr>
          <w:p w:rsidR="00303495" w:rsidRPr="001144EF" w:rsidRDefault="00303495" w:rsidP="00AD6363">
            <w:pPr>
              <w:pStyle w:val="ConsPlusNormal"/>
              <w:rPr>
                <w:ins w:id="4810" w:author="Антон Хабиров" w:date="2021-01-20T01:41:00Z"/>
                <w:sz w:val="28"/>
                <w:szCs w:val="28"/>
              </w:rPr>
            </w:pPr>
          </w:p>
        </w:tc>
        <w:tc>
          <w:tcPr>
            <w:tcW w:w="2154" w:type="dxa"/>
          </w:tcPr>
          <w:p w:rsidR="00303495" w:rsidRPr="001144EF" w:rsidRDefault="00303495" w:rsidP="00AD6363">
            <w:pPr>
              <w:pStyle w:val="ConsPlusNormal"/>
              <w:rPr>
                <w:ins w:id="4811" w:author="Антон Хабиров" w:date="2021-01-20T01:41:00Z"/>
                <w:sz w:val="28"/>
                <w:szCs w:val="28"/>
              </w:rPr>
            </w:pPr>
          </w:p>
        </w:tc>
        <w:tc>
          <w:tcPr>
            <w:tcW w:w="1077" w:type="dxa"/>
          </w:tcPr>
          <w:p w:rsidR="00303495" w:rsidRPr="001144EF" w:rsidRDefault="00303495" w:rsidP="00AD6363">
            <w:pPr>
              <w:pStyle w:val="ConsPlusNormal"/>
              <w:jc w:val="center"/>
              <w:rPr>
                <w:ins w:id="4812" w:author="Антон Хабиров" w:date="2021-01-20T01:41:00Z"/>
                <w:sz w:val="28"/>
                <w:szCs w:val="28"/>
              </w:rPr>
            </w:pPr>
            <w:ins w:id="4813" w:author="Антон Хабиров" w:date="2021-01-20T01:41:00Z">
              <w:r w:rsidRPr="001144EF">
                <w:rPr>
                  <w:sz w:val="28"/>
                  <w:szCs w:val="28"/>
                </w:rPr>
                <w:t>E</w:t>
              </w:r>
            </w:ins>
          </w:p>
        </w:tc>
        <w:tc>
          <w:tcPr>
            <w:tcW w:w="1247" w:type="dxa"/>
          </w:tcPr>
          <w:p w:rsidR="00303495" w:rsidRPr="001144EF" w:rsidRDefault="00303495" w:rsidP="00AD6363">
            <w:pPr>
              <w:pStyle w:val="ConsPlusNormal"/>
              <w:rPr>
                <w:ins w:id="4814" w:author="Антон Хабиров" w:date="2021-01-20T01:41:00Z"/>
                <w:sz w:val="28"/>
                <w:szCs w:val="28"/>
              </w:rPr>
            </w:pPr>
            <w:ins w:id="4815" w:author="Антон Хабиров" w:date="2021-01-20T01:41:00Z">
              <w:r w:rsidRPr="001144EF">
                <w:rPr>
                  <w:sz w:val="28"/>
                  <w:szCs w:val="28"/>
                </w:rPr>
                <w:t>ЩП-</w:t>
              </w:r>
              <w:proofErr w:type="gramStart"/>
              <w:r w:rsidRPr="001144EF">
                <w:rPr>
                  <w:sz w:val="28"/>
                  <w:szCs w:val="28"/>
                </w:rPr>
                <w:t>E</w:t>
              </w:r>
              <w:proofErr w:type="gramEnd"/>
            </w:ins>
          </w:p>
        </w:tc>
      </w:tr>
      <w:tr w:rsidR="00303495" w:rsidRPr="001144EF" w:rsidTr="00AD6363">
        <w:trPr>
          <w:ins w:id="4816" w:author="Антон Хабиров" w:date="2021-01-20T01:41:00Z"/>
        </w:trPr>
        <w:tc>
          <w:tcPr>
            <w:tcW w:w="5670" w:type="dxa"/>
            <w:vAlign w:val="bottom"/>
          </w:tcPr>
          <w:p w:rsidR="00303495" w:rsidRPr="001144EF" w:rsidRDefault="00303495" w:rsidP="00AD6363">
            <w:pPr>
              <w:pStyle w:val="ConsPlusNormal"/>
              <w:rPr>
                <w:ins w:id="4817" w:author="Антон Хабиров" w:date="2021-01-20T01:41:00Z"/>
                <w:sz w:val="28"/>
                <w:szCs w:val="28"/>
              </w:rPr>
            </w:pPr>
            <w:ins w:id="4818" w:author="Антон Хабиров" w:date="2021-01-20T01:41:00Z">
              <w:r w:rsidRPr="001144EF">
                <w:rPr>
                  <w:sz w:val="28"/>
                  <w:szCs w:val="28"/>
                </w:rPr>
                <w:t>Г и</w:t>
              </w:r>
              <w:proofErr w:type="gramStart"/>
              <w:r w:rsidRPr="001144EF">
                <w:rPr>
                  <w:sz w:val="28"/>
                  <w:szCs w:val="28"/>
                </w:rPr>
                <w:t xml:space="preserve"> Д</w:t>
              </w:r>
              <w:proofErr w:type="gramEnd"/>
            </w:ins>
          </w:p>
        </w:tc>
        <w:tc>
          <w:tcPr>
            <w:tcW w:w="2154" w:type="dxa"/>
            <w:vAlign w:val="bottom"/>
          </w:tcPr>
          <w:p w:rsidR="00303495" w:rsidRPr="001144EF" w:rsidRDefault="00303495" w:rsidP="00AD6363">
            <w:pPr>
              <w:pStyle w:val="ConsPlusNormal"/>
              <w:jc w:val="center"/>
              <w:rPr>
                <w:ins w:id="4819" w:author="Антон Хабиров" w:date="2021-01-20T01:41:00Z"/>
                <w:sz w:val="28"/>
                <w:szCs w:val="28"/>
              </w:rPr>
            </w:pPr>
            <w:ins w:id="4820" w:author="Антон Хабиров" w:date="2021-01-20T01:41:00Z">
              <w:r w:rsidRPr="001144EF">
                <w:rPr>
                  <w:sz w:val="28"/>
                  <w:szCs w:val="28"/>
                </w:rPr>
                <w:t>1800</w:t>
              </w:r>
            </w:ins>
          </w:p>
        </w:tc>
        <w:tc>
          <w:tcPr>
            <w:tcW w:w="1077" w:type="dxa"/>
            <w:vAlign w:val="bottom"/>
          </w:tcPr>
          <w:p w:rsidR="00303495" w:rsidRPr="001144EF" w:rsidRDefault="00303495" w:rsidP="00AD6363">
            <w:pPr>
              <w:pStyle w:val="ConsPlusNormal"/>
              <w:jc w:val="center"/>
              <w:rPr>
                <w:ins w:id="4821" w:author="Антон Хабиров" w:date="2021-01-20T01:41:00Z"/>
                <w:sz w:val="28"/>
                <w:szCs w:val="28"/>
              </w:rPr>
            </w:pPr>
            <w:ins w:id="4822" w:author="Антон Хабиров" w:date="2021-01-20T01:41:00Z">
              <w:r w:rsidRPr="001144EF">
                <w:rPr>
                  <w:sz w:val="28"/>
                  <w:szCs w:val="28"/>
                </w:rPr>
                <w:t>A</w:t>
              </w:r>
            </w:ins>
          </w:p>
        </w:tc>
        <w:tc>
          <w:tcPr>
            <w:tcW w:w="1247" w:type="dxa"/>
            <w:vAlign w:val="bottom"/>
          </w:tcPr>
          <w:p w:rsidR="00303495" w:rsidRPr="001144EF" w:rsidRDefault="00303495" w:rsidP="00AD6363">
            <w:pPr>
              <w:pStyle w:val="ConsPlusNormal"/>
              <w:rPr>
                <w:ins w:id="4823" w:author="Антон Хабиров" w:date="2021-01-20T01:41:00Z"/>
                <w:sz w:val="28"/>
                <w:szCs w:val="28"/>
              </w:rPr>
            </w:pPr>
            <w:ins w:id="4824" w:author="Антон Хабиров" w:date="2021-01-20T01:41:00Z">
              <w:r w:rsidRPr="001144EF">
                <w:rPr>
                  <w:sz w:val="28"/>
                  <w:szCs w:val="28"/>
                </w:rPr>
                <w:t>ЩП-</w:t>
              </w:r>
              <w:proofErr w:type="gramStart"/>
              <w:r w:rsidRPr="001144EF">
                <w:rPr>
                  <w:sz w:val="28"/>
                  <w:szCs w:val="28"/>
                </w:rPr>
                <w:t>A</w:t>
              </w:r>
              <w:proofErr w:type="gramEnd"/>
            </w:ins>
          </w:p>
        </w:tc>
      </w:tr>
      <w:tr w:rsidR="00303495" w:rsidRPr="001144EF" w:rsidTr="00AD6363">
        <w:trPr>
          <w:ins w:id="4825" w:author="Антон Хабиров" w:date="2021-01-20T01:41:00Z"/>
        </w:trPr>
        <w:tc>
          <w:tcPr>
            <w:tcW w:w="5670" w:type="dxa"/>
          </w:tcPr>
          <w:p w:rsidR="00303495" w:rsidRPr="001144EF" w:rsidRDefault="00303495" w:rsidP="00AD6363">
            <w:pPr>
              <w:pStyle w:val="ConsPlusNormal"/>
              <w:rPr>
                <w:ins w:id="4826" w:author="Антон Хабиров" w:date="2021-01-20T01:41:00Z"/>
                <w:sz w:val="28"/>
                <w:szCs w:val="28"/>
              </w:rPr>
            </w:pPr>
          </w:p>
        </w:tc>
        <w:tc>
          <w:tcPr>
            <w:tcW w:w="2154" w:type="dxa"/>
          </w:tcPr>
          <w:p w:rsidR="00303495" w:rsidRPr="001144EF" w:rsidRDefault="00303495" w:rsidP="00AD6363">
            <w:pPr>
              <w:pStyle w:val="ConsPlusNormal"/>
              <w:rPr>
                <w:ins w:id="4827" w:author="Антон Хабиров" w:date="2021-01-20T01:41:00Z"/>
                <w:sz w:val="28"/>
                <w:szCs w:val="28"/>
              </w:rPr>
            </w:pPr>
          </w:p>
        </w:tc>
        <w:tc>
          <w:tcPr>
            <w:tcW w:w="1077" w:type="dxa"/>
          </w:tcPr>
          <w:p w:rsidR="00303495" w:rsidRPr="001144EF" w:rsidRDefault="00303495" w:rsidP="00AD6363">
            <w:pPr>
              <w:pStyle w:val="ConsPlusNormal"/>
              <w:jc w:val="center"/>
              <w:rPr>
                <w:ins w:id="4828" w:author="Антон Хабиров" w:date="2021-01-20T01:41:00Z"/>
                <w:sz w:val="28"/>
                <w:szCs w:val="28"/>
              </w:rPr>
            </w:pPr>
            <w:ins w:id="4829" w:author="Антон Хабиров" w:date="2021-01-20T01:41:00Z">
              <w:r w:rsidRPr="001144EF">
                <w:rPr>
                  <w:sz w:val="28"/>
                  <w:szCs w:val="28"/>
                </w:rPr>
                <w:t>B</w:t>
              </w:r>
            </w:ins>
          </w:p>
        </w:tc>
        <w:tc>
          <w:tcPr>
            <w:tcW w:w="1247" w:type="dxa"/>
          </w:tcPr>
          <w:p w:rsidR="00303495" w:rsidRPr="001144EF" w:rsidRDefault="00303495" w:rsidP="00AD6363">
            <w:pPr>
              <w:pStyle w:val="ConsPlusNormal"/>
              <w:rPr>
                <w:ins w:id="4830" w:author="Антон Хабиров" w:date="2021-01-20T01:41:00Z"/>
                <w:sz w:val="28"/>
                <w:szCs w:val="28"/>
              </w:rPr>
            </w:pPr>
            <w:ins w:id="4831" w:author="Антон Хабиров" w:date="2021-01-20T01:41:00Z">
              <w:r w:rsidRPr="001144EF">
                <w:rPr>
                  <w:sz w:val="28"/>
                  <w:szCs w:val="28"/>
                </w:rPr>
                <w:t>ЩП-</w:t>
              </w:r>
              <w:proofErr w:type="gramStart"/>
              <w:r w:rsidRPr="001144EF">
                <w:rPr>
                  <w:sz w:val="28"/>
                  <w:szCs w:val="28"/>
                </w:rPr>
                <w:t>B</w:t>
              </w:r>
              <w:proofErr w:type="gramEnd"/>
            </w:ins>
          </w:p>
        </w:tc>
      </w:tr>
      <w:tr w:rsidR="00303495" w:rsidRPr="001144EF" w:rsidTr="00AD6363">
        <w:trPr>
          <w:ins w:id="4832" w:author="Антон Хабиров" w:date="2021-01-20T01:41:00Z"/>
        </w:trPr>
        <w:tc>
          <w:tcPr>
            <w:tcW w:w="5670" w:type="dxa"/>
          </w:tcPr>
          <w:p w:rsidR="00303495" w:rsidRPr="001144EF" w:rsidRDefault="00303495" w:rsidP="00AD6363">
            <w:pPr>
              <w:pStyle w:val="ConsPlusNormal"/>
              <w:rPr>
                <w:ins w:id="4833" w:author="Антон Хабиров" w:date="2021-01-20T01:41:00Z"/>
                <w:sz w:val="28"/>
                <w:szCs w:val="28"/>
              </w:rPr>
            </w:pPr>
          </w:p>
        </w:tc>
        <w:tc>
          <w:tcPr>
            <w:tcW w:w="2154" w:type="dxa"/>
          </w:tcPr>
          <w:p w:rsidR="00303495" w:rsidRPr="001144EF" w:rsidRDefault="00303495" w:rsidP="00AD6363">
            <w:pPr>
              <w:pStyle w:val="ConsPlusNormal"/>
              <w:rPr>
                <w:ins w:id="4834" w:author="Антон Хабиров" w:date="2021-01-20T01:41:00Z"/>
                <w:sz w:val="28"/>
                <w:szCs w:val="28"/>
              </w:rPr>
            </w:pPr>
          </w:p>
        </w:tc>
        <w:tc>
          <w:tcPr>
            <w:tcW w:w="1077" w:type="dxa"/>
          </w:tcPr>
          <w:p w:rsidR="00303495" w:rsidRPr="001144EF" w:rsidRDefault="00303495" w:rsidP="00AD6363">
            <w:pPr>
              <w:pStyle w:val="ConsPlusNormal"/>
              <w:jc w:val="center"/>
              <w:rPr>
                <w:ins w:id="4835" w:author="Антон Хабиров" w:date="2021-01-20T01:41:00Z"/>
                <w:sz w:val="28"/>
                <w:szCs w:val="28"/>
              </w:rPr>
            </w:pPr>
            <w:ins w:id="4836" w:author="Антон Хабиров" w:date="2021-01-20T01:41:00Z">
              <w:r w:rsidRPr="001144EF">
                <w:rPr>
                  <w:sz w:val="28"/>
                  <w:szCs w:val="28"/>
                </w:rPr>
                <w:t>E</w:t>
              </w:r>
            </w:ins>
          </w:p>
        </w:tc>
        <w:tc>
          <w:tcPr>
            <w:tcW w:w="1247" w:type="dxa"/>
          </w:tcPr>
          <w:p w:rsidR="00303495" w:rsidRPr="001144EF" w:rsidRDefault="00303495" w:rsidP="00AD6363">
            <w:pPr>
              <w:pStyle w:val="ConsPlusNormal"/>
              <w:rPr>
                <w:ins w:id="4837" w:author="Антон Хабиров" w:date="2021-01-20T01:41:00Z"/>
                <w:sz w:val="28"/>
                <w:szCs w:val="28"/>
              </w:rPr>
            </w:pPr>
            <w:ins w:id="4838" w:author="Антон Хабиров" w:date="2021-01-20T01:41:00Z">
              <w:r w:rsidRPr="001144EF">
                <w:rPr>
                  <w:sz w:val="28"/>
                  <w:szCs w:val="28"/>
                </w:rPr>
                <w:t>ЩП-</w:t>
              </w:r>
              <w:proofErr w:type="gramStart"/>
              <w:r w:rsidRPr="001144EF">
                <w:rPr>
                  <w:sz w:val="28"/>
                  <w:szCs w:val="28"/>
                </w:rPr>
                <w:t>E</w:t>
              </w:r>
              <w:proofErr w:type="gramEnd"/>
            </w:ins>
          </w:p>
        </w:tc>
      </w:tr>
    </w:tbl>
    <w:p w:rsidR="00303495" w:rsidRPr="001144EF" w:rsidRDefault="00303495" w:rsidP="00303495">
      <w:pPr>
        <w:pStyle w:val="ConsPlusTitle"/>
        <w:jc w:val="center"/>
        <w:rPr>
          <w:rFonts w:ascii="Times New Roman" w:hAnsi="Times New Roman" w:cs="Times New Roman"/>
          <w:sz w:val="28"/>
          <w:szCs w:val="28"/>
        </w:rPr>
      </w:pPr>
      <w:moveFromRangeStart w:id="4839" w:author="Антон Хабиров" w:date="2021-01-20T01:41:00Z" w:name="move61999348"/>
      <w:moveFrom w:id="4840" w:author="Антон Хабиров" w:date="2021-01-20T01:41:00Z">
        <w:r w:rsidRPr="001144EF">
          <w:rPr>
            <w:rFonts w:ascii="Times New Roman" w:hAnsi="Times New Roman" w:cs="Times New Roman"/>
            <w:sz w:val="28"/>
            <w:szCs w:val="28"/>
          </w:rPr>
          <w:t>ОСНАЩЕНИЯ ЗДАНИЙ, СООРУЖЕНИЙ, СТРОЕНИЙ И ТЕРРИТОРИЙ</w:t>
        </w:r>
      </w:moveFrom>
    </w:p>
    <w:p w:rsidR="00303495" w:rsidRPr="001144EF" w:rsidRDefault="00303495" w:rsidP="00303495">
      <w:pPr>
        <w:pStyle w:val="ConsPlusTitle"/>
        <w:jc w:val="center"/>
        <w:rPr>
          <w:rFonts w:ascii="Times New Roman" w:hAnsi="Times New Roman" w:cs="Times New Roman"/>
          <w:sz w:val="28"/>
          <w:szCs w:val="28"/>
        </w:rPr>
      </w:pPr>
      <w:moveFrom w:id="4841" w:author="Антон Хабиров" w:date="2021-01-20T01:41:00Z">
        <w:r w:rsidRPr="001144EF">
          <w:rPr>
            <w:rFonts w:ascii="Times New Roman" w:hAnsi="Times New Roman" w:cs="Times New Roman"/>
            <w:sz w:val="28"/>
            <w:szCs w:val="28"/>
          </w:rPr>
          <w:t>ПОЖАРНЫМИ ЩИТАМИ</w:t>
        </w:r>
      </w:moveFrom>
    </w:p>
    <w:p w:rsidR="00303495" w:rsidRPr="001144EF" w:rsidRDefault="00303495" w:rsidP="00303495">
      <w:pPr>
        <w:pStyle w:val="ConsPlusNormal"/>
        <w:jc w:val="both"/>
        <w:rPr>
          <w:sz w:val="28"/>
          <w:szCs w:val="28"/>
        </w:rPr>
      </w:pPr>
    </w:p>
    <w:tbl>
      <w:tblPr>
        <w:tblW w:w="10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6"/>
        <w:gridCol w:w="4534"/>
        <w:gridCol w:w="1133"/>
        <w:gridCol w:w="1010"/>
        <w:gridCol w:w="1142"/>
        <w:gridCol w:w="342"/>
        <w:gridCol w:w="735"/>
        <w:gridCol w:w="1246"/>
        <w:gridCol w:w="87"/>
      </w:tblGrid>
      <w:tr w:rsidR="00303495" w:rsidRPr="001144EF" w:rsidTr="00AD6363">
        <w:trPr>
          <w:jc w:val="center"/>
          <w:del w:id="4842" w:author="Антон Хабиров" w:date="2021-01-20T01:41:00Z"/>
        </w:trPr>
        <w:tc>
          <w:tcPr>
            <w:tcW w:w="4536" w:type="dxa"/>
            <w:gridSpan w:val="2"/>
          </w:tcPr>
          <w:moveFromRangeEnd w:id="4839"/>
          <w:p w:rsidR="00303495" w:rsidRPr="001144EF" w:rsidRDefault="00303495" w:rsidP="00AD6363">
            <w:pPr>
              <w:pStyle w:val="ConsPlusNormal"/>
              <w:jc w:val="center"/>
              <w:rPr>
                <w:del w:id="4843" w:author="Антон Хабиров" w:date="2021-01-20T01:41:00Z"/>
                <w:sz w:val="28"/>
                <w:szCs w:val="28"/>
              </w:rPr>
            </w:pPr>
            <w:del w:id="4844" w:author="Антон Хабиров" w:date="2021-01-20T01:41:00Z">
              <w:r w:rsidRPr="001144EF">
                <w:rPr>
                  <w:sz w:val="28"/>
                  <w:szCs w:val="28"/>
                </w:rPr>
                <w:delText>Наименование функционального назначения помещений и категория помещений или наружных технологических установок по взрывопожарной и пожарной опасности</w:delText>
              </w:r>
            </w:del>
          </w:p>
        </w:tc>
        <w:tc>
          <w:tcPr>
            <w:tcW w:w="2145" w:type="dxa"/>
            <w:gridSpan w:val="2"/>
          </w:tcPr>
          <w:p w:rsidR="00303495" w:rsidRPr="001144EF" w:rsidRDefault="00303495" w:rsidP="00AD6363">
            <w:pPr>
              <w:pStyle w:val="ConsPlusNormal"/>
              <w:jc w:val="center"/>
              <w:rPr>
                <w:del w:id="4845" w:author="Антон Хабиров" w:date="2021-01-20T01:41:00Z"/>
                <w:sz w:val="28"/>
                <w:szCs w:val="28"/>
              </w:rPr>
            </w:pPr>
            <w:del w:id="4846" w:author="Антон Хабиров" w:date="2021-01-20T01:41:00Z">
              <w:r w:rsidRPr="001144EF">
                <w:rPr>
                  <w:sz w:val="28"/>
                  <w:szCs w:val="28"/>
                </w:rPr>
                <w:delText>Предельная защищаемая площадь 1 пожарным щитом, кв. метров</w:delText>
              </w:r>
            </w:del>
          </w:p>
        </w:tc>
        <w:tc>
          <w:tcPr>
            <w:tcW w:w="1485" w:type="dxa"/>
            <w:gridSpan w:val="2"/>
          </w:tcPr>
          <w:p w:rsidR="00303495" w:rsidRPr="001144EF" w:rsidRDefault="00303495" w:rsidP="00AD6363">
            <w:pPr>
              <w:pStyle w:val="ConsPlusNormal"/>
              <w:jc w:val="center"/>
              <w:rPr>
                <w:del w:id="4847" w:author="Антон Хабиров" w:date="2021-01-20T01:41:00Z"/>
                <w:sz w:val="28"/>
                <w:szCs w:val="28"/>
              </w:rPr>
            </w:pPr>
            <w:del w:id="4848" w:author="Антон Хабиров" w:date="2021-01-20T01:41:00Z">
              <w:r w:rsidRPr="001144EF">
                <w:rPr>
                  <w:sz w:val="28"/>
                  <w:szCs w:val="28"/>
                </w:rPr>
                <w:delText>Класс пожара</w:delText>
              </w:r>
            </w:del>
          </w:p>
        </w:tc>
        <w:tc>
          <w:tcPr>
            <w:tcW w:w="2069" w:type="dxa"/>
            <w:gridSpan w:val="3"/>
          </w:tcPr>
          <w:p w:rsidR="00303495" w:rsidRPr="001144EF" w:rsidRDefault="00303495" w:rsidP="00AD6363">
            <w:pPr>
              <w:pStyle w:val="ConsPlusNormal"/>
              <w:jc w:val="center"/>
              <w:rPr>
                <w:del w:id="4849" w:author="Антон Хабиров" w:date="2021-01-20T01:41:00Z"/>
                <w:sz w:val="28"/>
                <w:szCs w:val="28"/>
              </w:rPr>
            </w:pPr>
            <w:del w:id="4850" w:author="Антон Хабиров" w:date="2021-01-20T01:41:00Z">
              <w:r w:rsidRPr="001144EF">
                <w:rPr>
                  <w:sz w:val="28"/>
                  <w:szCs w:val="28"/>
                </w:rPr>
                <w:delText>Тип щита &lt;*&gt;</w:delText>
              </w:r>
            </w:del>
          </w:p>
        </w:tc>
      </w:tr>
      <w:tr w:rsidR="00303495" w:rsidRPr="001144EF" w:rsidTr="00AD6363">
        <w:trPr>
          <w:jc w:val="center"/>
          <w:del w:id="4851" w:author="Антон Хабиров" w:date="2021-01-20T01:41:00Z"/>
        </w:trPr>
        <w:tc>
          <w:tcPr>
            <w:tcW w:w="4536" w:type="dxa"/>
            <w:gridSpan w:val="2"/>
          </w:tcPr>
          <w:p w:rsidR="00303495" w:rsidRPr="001144EF" w:rsidRDefault="00303495" w:rsidP="00AD6363">
            <w:pPr>
              <w:pStyle w:val="ConsPlusNormal"/>
              <w:rPr>
                <w:del w:id="4852" w:author="Антон Хабиров" w:date="2021-01-20T01:41:00Z"/>
                <w:sz w:val="28"/>
                <w:szCs w:val="28"/>
              </w:rPr>
            </w:pPr>
            <w:del w:id="4853" w:author="Антон Хабиров" w:date="2021-01-20T01:41:00Z">
              <w:r w:rsidRPr="001144EF">
                <w:rPr>
                  <w:sz w:val="28"/>
                  <w:szCs w:val="28"/>
                </w:rPr>
                <w:delText>А, Б и В</w:delText>
              </w:r>
            </w:del>
          </w:p>
        </w:tc>
        <w:tc>
          <w:tcPr>
            <w:tcW w:w="2145" w:type="dxa"/>
            <w:gridSpan w:val="2"/>
          </w:tcPr>
          <w:p w:rsidR="00303495" w:rsidRPr="001144EF" w:rsidRDefault="00303495" w:rsidP="00AD6363">
            <w:pPr>
              <w:pStyle w:val="ConsPlusNormal"/>
              <w:jc w:val="center"/>
              <w:rPr>
                <w:del w:id="4854" w:author="Антон Хабиров" w:date="2021-01-20T01:41:00Z"/>
                <w:sz w:val="28"/>
                <w:szCs w:val="28"/>
              </w:rPr>
            </w:pPr>
            <w:del w:id="4855" w:author="Антон Хабиров" w:date="2021-01-20T01:41:00Z">
              <w:r w:rsidRPr="001144EF">
                <w:rPr>
                  <w:sz w:val="28"/>
                  <w:szCs w:val="28"/>
                </w:rPr>
                <w:delText>200</w:delText>
              </w:r>
            </w:del>
          </w:p>
        </w:tc>
        <w:tc>
          <w:tcPr>
            <w:tcW w:w="1485" w:type="dxa"/>
            <w:gridSpan w:val="2"/>
          </w:tcPr>
          <w:p w:rsidR="00303495" w:rsidRPr="001144EF" w:rsidRDefault="00303495" w:rsidP="00AD6363">
            <w:pPr>
              <w:pStyle w:val="ConsPlusNormal"/>
              <w:jc w:val="center"/>
              <w:rPr>
                <w:del w:id="4856" w:author="Антон Хабиров" w:date="2021-01-20T01:41:00Z"/>
                <w:sz w:val="28"/>
                <w:szCs w:val="28"/>
              </w:rPr>
            </w:pPr>
            <w:del w:id="4857" w:author="Антон Хабиров" w:date="2021-01-20T01:41:00Z">
              <w:r w:rsidRPr="001144EF">
                <w:rPr>
                  <w:sz w:val="28"/>
                  <w:szCs w:val="28"/>
                </w:rPr>
                <w:delText>А</w:delText>
              </w:r>
            </w:del>
          </w:p>
        </w:tc>
        <w:tc>
          <w:tcPr>
            <w:tcW w:w="2069" w:type="dxa"/>
            <w:gridSpan w:val="3"/>
          </w:tcPr>
          <w:p w:rsidR="00303495" w:rsidRPr="001144EF" w:rsidRDefault="00303495" w:rsidP="00AD6363">
            <w:pPr>
              <w:pStyle w:val="ConsPlusNormal"/>
              <w:jc w:val="center"/>
              <w:rPr>
                <w:del w:id="4858" w:author="Антон Хабиров" w:date="2021-01-20T01:41:00Z"/>
                <w:sz w:val="28"/>
                <w:szCs w:val="28"/>
              </w:rPr>
            </w:pPr>
            <w:del w:id="4859" w:author="Антон Хабиров" w:date="2021-01-20T01:41:00Z">
              <w:r w:rsidRPr="001144EF">
                <w:rPr>
                  <w:sz w:val="28"/>
                  <w:szCs w:val="28"/>
                </w:rPr>
                <w:delText>ЩП-А</w:delText>
              </w:r>
            </w:del>
          </w:p>
        </w:tc>
      </w:tr>
      <w:tr w:rsidR="00303495" w:rsidRPr="001144EF" w:rsidTr="00AD6363">
        <w:trPr>
          <w:jc w:val="center"/>
          <w:del w:id="4860" w:author="Антон Хабиров" w:date="2021-01-20T01:41:00Z"/>
        </w:trPr>
        <w:tc>
          <w:tcPr>
            <w:tcW w:w="4536" w:type="dxa"/>
            <w:gridSpan w:val="2"/>
          </w:tcPr>
          <w:p w:rsidR="00303495" w:rsidRPr="001144EF" w:rsidRDefault="00303495" w:rsidP="00AD6363">
            <w:pPr>
              <w:pStyle w:val="ConsPlusNormal"/>
              <w:rPr>
                <w:del w:id="4861" w:author="Антон Хабиров" w:date="2021-01-20T01:41:00Z"/>
                <w:sz w:val="28"/>
                <w:szCs w:val="28"/>
              </w:rPr>
            </w:pPr>
          </w:p>
        </w:tc>
        <w:tc>
          <w:tcPr>
            <w:tcW w:w="2145" w:type="dxa"/>
            <w:gridSpan w:val="2"/>
          </w:tcPr>
          <w:p w:rsidR="00303495" w:rsidRPr="001144EF" w:rsidRDefault="00303495" w:rsidP="00AD6363">
            <w:pPr>
              <w:pStyle w:val="ConsPlusNormal"/>
              <w:jc w:val="both"/>
              <w:rPr>
                <w:del w:id="4862" w:author="Антон Хабиров" w:date="2021-01-20T01:41:00Z"/>
                <w:sz w:val="28"/>
                <w:szCs w:val="28"/>
              </w:rPr>
            </w:pPr>
          </w:p>
        </w:tc>
        <w:tc>
          <w:tcPr>
            <w:tcW w:w="1485" w:type="dxa"/>
            <w:gridSpan w:val="2"/>
          </w:tcPr>
          <w:p w:rsidR="00303495" w:rsidRPr="001144EF" w:rsidRDefault="00303495" w:rsidP="00AD6363">
            <w:pPr>
              <w:pStyle w:val="ConsPlusNormal"/>
              <w:jc w:val="center"/>
              <w:rPr>
                <w:del w:id="4863" w:author="Антон Хабиров" w:date="2021-01-20T01:41:00Z"/>
                <w:sz w:val="28"/>
                <w:szCs w:val="28"/>
              </w:rPr>
            </w:pPr>
            <w:del w:id="4864" w:author="Антон Хабиров" w:date="2021-01-20T01:41:00Z">
              <w:r w:rsidRPr="001144EF">
                <w:rPr>
                  <w:sz w:val="28"/>
                  <w:szCs w:val="28"/>
                </w:rPr>
                <w:delText>В</w:delText>
              </w:r>
            </w:del>
          </w:p>
        </w:tc>
        <w:tc>
          <w:tcPr>
            <w:tcW w:w="2069" w:type="dxa"/>
            <w:gridSpan w:val="3"/>
          </w:tcPr>
          <w:p w:rsidR="00303495" w:rsidRPr="001144EF" w:rsidRDefault="00303495" w:rsidP="00AD6363">
            <w:pPr>
              <w:pStyle w:val="ConsPlusNormal"/>
              <w:jc w:val="center"/>
              <w:rPr>
                <w:del w:id="4865" w:author="Антон Хабиров" w:date="2021-01-20T01:41:00Z"/>
                <w:sz w:val="28"/>
                <w:szCs w:val="28"/>
              </w:rPr>
            </w:pPr>
            <w:del w:id="4866" w:author="Антон Хабиров" w:date="2021-01-20T01:41:00Z">
              <w:r w:rsidRPr="001144EF">
                <w:rPr>
                  <w:sz w:val="28"/>
                  <w:szCs w:val="28"/>
                </w:rPr>
                <w:delText>ЩП-В</w:delText>
              </w:r>
            </w:del>
          </w:p>
        </w:tc>
      </w:tr>
      <w:tr w:rsidR="00303495" w:rsidRPr="001144EF" w:rsidTr="00AD6363">
        <w:trPr>
          <w:jc w:val="center"/>
          <w:del w:id="4867" w:author="Антон Хабиров" w:date="2021-01-20T01:41:00Z"/>
        </w:trPr>
        <w:tc>
          <w:tcPr>
            <w:tcW w:w="4536" w:type="dxa"/>
            <w:gridSpan w:val="2"/>
          </w:tcPr>
          <w:p w:rsidR="00303495" w:rsidRPr="001144EF" w:rsidRDefault="00303495" w:rsidP="00AD6363">
            <w:pPr>
              <w:pStyle w:val="ConsPlusNormal"/>
              <w:rPr>
                <w:del w:id="4868" w:author="Антон Хабиров" w:date="2021-01-20T01:41:00Z"/>
                <w:sz w:val="28"/>
                <w:szCs w:val="28"/>
              </w:rPr>
            </w:pPr>
          </w:p>
        </w:tc>
        <w:tc>
          <w:tcPr>
            <w:tcW w:w="2145" w:type="dxa"/>
            <w:gridSpan w:val="2"/>
          </w:tcPr>
          <w:p w:rsidR="00303495" w:rsidRPr="001144EF" w:rsidRDefault="00303495" w:rsidP="00AD6363">
            <w:pPr>
              <w:pStyle w:val="ConsPlusNormal"/>
              <w:jc w:val="both"/>
              <w:rPr>
                <w:del w:id="4869" w:author="Антон Хабиров" w:date="2021-01-20T01:41:00Z"/>
                <w:sz w:val="28"/>
                <w:szCs w:val="28"/>
              </w:rPr>
            </w:pPr>
          </w:p>
        </w:tc>
        <w:tc>
          <w:tcPr>
            <w:tcW w:w="1485" w:type="dxa"/>
            <w:gridSpan w:val="2"/>
          </w:tcPr>
          <w:p w:rsidR="00303495" w:rsidRPr="001144EF" w:rsidRDefault="00303495" w:rsidP="00AD6363">
            <w:pPr>
              <w:pStyle w:val="ConsPlusNormal"/>
              <w:jc w:val="center"/>
              <w:rPr>
                <w:del w:id="4870" w:author="Антон Хабиров" w:date="2021-01-20T01:41:00Z"/>
                <w:sz w:val="28"/>
                <w:szCs w:val="28"/>
              </w:rPr>
            </w:pPr>
            <w:del w:id="4871" w:author="Антон Хабиров" w:date="2021-01-20T01:41:00Z">
              <w:r w:rsidRPr="001144EF">
                <w:rPr>
                  <w:sz w:val="28"/>
                  <w:szCs w:val="28"/>
                </w:rPr>
                <w:delText>Е</w:delText>
              </w:r>
            </w:del>
          </w:p>
        </w:tc>
        <w:tc>
          <w:tcPr>
            <w:tcW w:w="2069" w:type="dxa"/>
            <w:gridSpan w:val="3"/>
          </w:tcPr>
          <w:p w:rsidR="00303495" w:rsidRPr="001144EF" w:rsidRDefault="00303495" w:rsidP="00AD6363">
            <w:pPr>
              <w:pStyle w:val="ConsPlusNormal"/>
              <w:jc w:val="center"/>
              <w:rPr>
                <w:del w:id="4872" w:author="Антон Хабиров" w:date="2021-01-20T01:41:00Z"/>
                <w:sz w:val="28"/>
                <w:szCs w:val="28"/>
              </w:rPr>
            </w:pPr>
            <w:del w:id="4873" w:author="Антон Хабиров" w:date="2021-01-20T01:41:00Z">
              <w:r w:rsidRPr="001144EF">
                <w:rPr>
                  <w:sz w:val="28"/>
                  <w:szCs w:val="28"/>
                </w:rPr>
                <w:delText>ЩП-Е</w:delText>
              </w:r>
            </w:del>
          </w:p>
        </w:tc>
      </w:tr>
      <w:tr w:rsidR="00303495" w:rsidRPr="001144EF" w:rsidTr="00AD6363">
        <w:trPr>
          <w:jc w:val="center"/>
          <w:del w:id="4874" w:author="Антон Хабиров" w:date="2021-01-20T01:41:00Z"/>
        </w:trPr>
        <w:tc>
          <w:tcPr>
            <w:tcW w:w="4536" w:type="dxa"/>
            <w:gridSpan w:val="2"/>
          </w:tcPr>
          <w:p w:rsidR="00303495" w:rsidRPr="001144EF" w:rsidRDefault="00303495" w:rsidP="00AD6363">
            <w:pPr>
              <w:pStyle w:val="ConsPlusNormal"/>
              <w:rPr>
                <w:del w:id="4875" w:author="Антон Хабиров" w:date="2021-01-20T01:41:00Z"/>
                <w:sz w:val="28"/>
                <w:szCs w:val="28"/>
              </w:rPr>
            </w:pPr>
            <w:del w:id="4876" w:author="Антон Хабиров" w:date="2021-01-20T01:41:00Z">
              <w:r w:rsidRPr="001144EF">
                <w:rPr>
                  <w:sz w:val="28"/>
                  <w:szCs w:val="28"/>
                </w:rPr>
                <w:lastRenderedPageBreak/>
                <w:delText>В</w:delText>
              </w:r>
            </w:del>
          </w:p>
        </w:tc>
        <w:tc>
          <w:tcPr>
            <w:tcW w:w="2145" w:type="dxa"/>
            <w:gridSpan w:val="2"/>
          </w:tcPr>
          <w:p w:rsidR="00303495" w:rsidRPr="001144EF" w:rsidRDefault="00303495" w:rsidP="00AD6363">
            <w:pPr>
              <w:pStyle w:val="ConsPlusNormal"/>
              <w:jc w:val="center"/>
              <w:rPr>
                <w:del w:id="4877" w:author="Антон Хабиров" w:date="2021-01-20T01:41:00Z"/>
                <w:sz w:val="28"/>
                <w:szCs w:val="28"/>
              </w:rPr>
            </w:pPr>
            <w:del w:id="4878" w:author="Антон Хабиров" w:date="2021-01-20T01:41:00Z">
              <w:r w:rsidRPr="001144EF">
                <w:rPr>
                  <w:sz w:val="28"/>
                  <w:szCs w:val="28"/>
                </w:rPr>
                <w:delText>400</w:delText>
              </w:r>
            </w:del>
          </w:p>
        </w:tc>
        <w:tc>
          <w:tcPr>
            <w:tcW w:w="1485" w:type="dxa"/>
            <w:gridSpan w:val="2"/>
          </w:tcPr>
          <w:p w:rsidR="00303495" w:rsidRPr="001144EF" w:rsidRDefault="00303495" w:rsidP="00AD6363">
            <w:pPr>
              <w:pStyle w:val="ConsPlusNormal"/>
              <w:jc w:val="center"/>
              <w:rPr>
                <w:del w:id="4879" w:author="Антон Хабиров" w:date="2021-01-20T01:41:00Z"/>
                <w:sz w:val="28"/>
                <w:szCs w:val="28"/>
              </w:rPr>
            </w:pPr>
            <w:del w:id="4880" w:author="Антон Хабиров" w:date="2021-01-20T01:41:00Z">
              <w:r w:rsidRPr="001144EF">
                <w:rPr>
                  <w:sz w:val="28"/>
                  <w:szCs w:val="28"/>
                </w:rPr>
                <w:delText>А</w:delText>
              </w:r>
            </w:del>
          </w:p>
        </w:tc>
        <w:tc>
          <w:tcPr>
            <w:tcW w:w="2069" w:type="dxa"/>
            <w:gridSpan w:val="3"/>
          </w:tcPr>
          <w:p w:rsidR="00303495" w:rsidRPr="001144EF" w:rsidRDefault="00303495" w:rsidP="00AD6363">
            <w:pPr>
              <w:pStyle w:val="ConsPlusNormal"/>
              <w:jc w:val="center"/>
              <w:rPr>
                <w:del w:id="4881" w:author="Антон Хабиров" w:date="2021-01-20T01:41:00Z"/>
                <w:sz w:val="28"/>
                <w:szCs w:val="28"/>
              </w:rPr>
            </w:pPr>
            <w:del w:id="4882" w:author="Антон Хабиров" w:date="2021-01-20T01:41:00Z">
              <w:r w:rsidRPr="001144EF">
                <w:rPr>
                  <w:sz w:val="28"/>
                  <w:szCs w:val="28"/>
                </w:rPr>
                <w:delText>ЩП-А</w:delText>
              </w:r>
            </w:del>
          </w:p>
        </w:tc>
      </w:tr>
      <w:tr w:rsidR="00303495" w:rsidRPr="001144EF" w:rsidTr="00AD6363">
        <w:trPr>
          <w:jc w:val="center"/>
          <w:del w:id="4883" w:author="Антон Хабиров" w:date="2021-01-20T01:41:00Z"/>
        </w:trPr>
        <w:tc>
          <w:tcPr>
            <w:tcW w:w="4536" w:type="dxa"/>
            <w:gridSpan w:val="2"/>
          </w:tcPr>
          <w:p w:rsidR="00303495" w:rsidRPr="001144EF" w:rsidRDefault="00303495" w:rsidP="00AD6363">
            <w:pPr>
              <w:pStyle w:val="ConsPlusNormal"/>
              <w:rPr>
                <w:del w:id="4884" w:author="Антон Хабиров" w:date="2021-01-20T01:41:00Z"/>
                <w:sz w:val="28"/>
                <w:szCs w:val="28"/>
              </w:rPr>
            </w:pPr>
          </w:p>
        </w:tc>
        <w:tc>
          <w:tcPr>
            <w:tcW w:w="2145" w:type="dxa"/>
            <w:gridSpan w:val="2"/>
          </w:tcPr>
          <w:p w:rsidR="00303495" w:rsidRPr="001144EF" w:rsidRDefault="00303495" w:rsidP="00AD6363">
            <w:pPr>
              <w:pStyle w:val="ConsPlusNormal"/>
              <w:jc w:val="both"/>
              <w:rPr>
                <w:del w:id="4885" w:author="Антон Хабиров" w:date="2021-01-20T01:41:00Z"/>
                <w:sz w:val="28"/>
                <w:szCs w:val="28"/>
              </w:rPr>
            </w:pPr>
          </w:p>
        </w:tc>
        <w:tc>
          <w:tcPr>
            <w:tcW w:w="1485" w:type="dxa"/>
            <w:gridSpan w:val="2"/>
          </w:tcPr>
          <w:p w:rsidR="00303495" w:rsidRPr="001144EF" w:rsidRDefault="00303495" w:rsidP="00AD6363">
            <w:pPr>
              <w:pStyle w:val="ConsPlusNormal"/>
              <w:jc w:val="center"/>
              <w:rPr>
                <w:del w:id="4886" w:author="Антон Хабиров" w:date="2021-01-20T01:41:00Z"/>
                <w:sz w:val="28"/>
                <w:szCs w:val="28"/>
              </w:rPr>
            </w:pPr>
            <w:del w:id="4887" w:author="Антон Хабиров" w:date="2021-01-20T01:41:00Z">
              <w:r w:rsidRPr="001144EF">
                <w:rPr>
                  <w:sz w:val="28"/>
                  <w:szCs w:val="28"/>
                </w:rPr>
                <w:delText>Е</w:delText>
              </w:r>
            </w:del>
          </w:p>
        </w:tc>
        <w:tc>
          <w:tcPr>
            <w:tcW w:w="2069" w:type="dxa"/>
            <w:gridSpan w:val="3"/>
          </w:tcPr>
          <w:p w:rsidR="00303495" w:rsidRPr="001144EF" w:rsidRDefault="00303495" w:rsidP="00AD6363">
            <w:pPr>
              <w:pStyle w:val="ConsPlusNormal"/>
              <w:jc w:val="center"/>
              <w:rPr>
                <w:del w:id="4888" w:author="Антон Хабиров" w:date="2021-01-20T01:41:00Z"/>
                <w:sz w:val="28"/>
                <w:szCs w:val="28"/>
              </w:rPr>
            </w:pPr>
            <w:del w:id="4889" w:author="Антон Хабиров" w:date="2021-01-20T01:41:00Z">
              <w:r w:rsidRPr="001144EF">
                <w:rPr>
                  <w:sz w:val="28"/>
                  <w:szCs w:val="28"/>
                </w:rPr>
                <w:delText>ЩП-Е</w:delText>
              </w:r>
            </w:del>
          </w:p>
        </w:tc>
      </w:tr>
      <w:tr w:rsidR="00303495" w:rsidRPr="001144EF" w:rsidTr="00AD6363">
        <w:trPr>
          <w:jc w:val="center"/>
          <w:del w:id="4890" w:author="Антон Хабиров" w:date="2021-01-20T01:41:00Z"/>
        </w:trPr>
        <w:tc>
          <w:tcPr>
            <w:tcW w:w="4536" w:type="dxa"/>
            <w:gridSpan w:val="2"/>
          </w:tcPr>
          <w:p w:rsidR="00303495" w:rsidRPr="001144EF" w:rsidRDefault="00303495" w:rsidP="00AD6363">
            <w:pPr>
              <w:pStyle w:val="ConsPlusNormal"/>
              <w:rPr>
                <w:del w:id="4891" w:author="Антон Хабиров" w:date="2021-01-20T01:41:00Z"/>
                <w:sz w:val="28"/>
                <w:szCs w:val="28"/>
              </w:rPr>
            </w:pPr>
            <w:del w:id="4892" w:author="Антон Хабиров" w:date="2021-01-20T01:41:00Z">
              <w:r w:rsidRPr="001144EF">
                <w:rPr>
                  <w:sz w:val="28"/>
                  <w:szCs w:val="28"/>
                </w:rPr>
                <w:delText>Г и Д</w:delText>
              </w:r>
            </w:del>
          </w:p>
        </w:tc>
        <w:tc>
          <w:tcPr>
            <w:tcW w:w="2145" w:type="dxa"/>
            <w:gridSpan w:val="2"/>
          </w:tcPr>
          <w:p w:rsidR="00303495" w:rsidRPr="001144EF" w:rsidRDefault="00303495" w:rsidP="00AD6363">
            <w:pPr>
              <w:pStyle w:val="ConsPlusNormal"/>
              <w:jc w:val="center"/>
              <w:rPr>
                <w:del w:id="4893" w:author="Антон Хабиров" w:date="2021-01-20T01:41:00Z"/>
                <w:sz w:val="28"/>
                <w:szCs w:val="28"/>
              </w:rPr>
            </w:pPr>
            <w:del w:id="4894" w:author="Антон Хабиров" w:date="2021-01-20T01:41:00Z">
              <w:r w:rsidRPr="001144EF">
                <w:rPr>
                  <w:sz w:val="28"/>
                  <w:szCs w:val="28"/>
                </w:rPr>
                <w:delText>1800</w:delText>
              </w:r>
            </w:del>
          </w:p>
        </w:tc>
        <w:tc>
          <w:tcPr>
            <w:tcW w:w="1485" w:type="dxa"/>
            <w:gridSpan w:val="2"/>
          </w:tcPr>
          <w:p w:rsidR="00303495" w:rsidRPr="001144EF" w:rsidRDefault="00303495" w:rsidP="00AD6363">
            <w:pPr>
              <w:pStyle w:val="ConsPlusNormal"/>
              <w:jc w:val="center"/>
              <w:rPr>
                <w:del w:id="4895" w:author="Антон Хабиров" w:date="2021-01-20T01:41:00Z"/>
                <w:sz w:val="28"/>
                <w:szCs w:val="28"/>
              </w:rPr>
            </w:pPr>
            <w:del w:id="4896" w:author="Антон Хабиров" w:date="2021-01-20T01:41:00Z">
              <w:r w:rsidRPr="001144EF">
                <w:rPr>
                  <w:sz w:val="28"/>
                  <w:szCs w:val="28"/>
                </w:rPr>
                <w:delText>А</w:delText>
              </w:r>
            </w:del>
          </w:p>
        </w:tc>
        <w:tc>
          <w:tcPr>
            <w:tcW w:w="2069" w:type="dxa"/>
            <w:gridSpan w:val="3"/>
          </w:tcPr>
          <w:p w:rsidR="00303495" w:rsidRPr="001144EF" w:rsidRDefault="00303495" w:rsidP="00AD6363">
            <w:pPr>
              <w:pStyle w:val="ConsPlusNormal"/>
              <w:jc w:val="center"/>
              <w:rPr>
                <w:del w:id="4897" w:author="Антон Хабиров" w:date="2021-01-20T01:41:00Z"/>
                <w:sz w:val="28"/>
                <w:szCs w:val="28"/>
              </w:rPr>
            </w:pPr>
            <w:del w:id="4898" w:author="Антон Хабиров" w:date="2021-01-20T01:41:00Z">
              <w:r w:rsidRPr="001144EF">
                <w:rPr>
                  <w:sz w:val="28"/>
                  <w:szCs w:val="28"/>
                </w:rPr>
                <w:delText>ЩП-А</w:delText>
              </w:r>
            </w:del>
          </w:p>
        </w:tc>
      </w:tr>
      <w:tr w:rsidR="00303495" w:rsidRPr="001144EF" w:rsidTr="00AD6363">
        <w:trPr>
          <w:jc w:val="center"/>
          <w:del w:id="4899" w:author="Антон Хабиров" w:date="2021-01-20T01:41:00Z"/>
        </w:trPr>
        <w:tc>
          <w:tcPr>
            <w:tcW w:w="4536" w:type="dxa"/>
            <w:gridSpan w:val="2"/>
          </w:tcPr>
          <w:p w:rsidR="00303495" w:rsidRPr="001144EF" w:rsidRDefault="00303495" w:rsidP="00AD6363">
            <w:pPr>
              <w:pStyle w:val="ConsPlusNormal"/>
              <w:rPr>
                <w:del w:id="4900" w:author="Антон Хабиров" w:date="2021-01-20T01:41:00Z"/>
                <w:sz w:val="28"/>
                <w:szCs w:val="28"/>
              </w:rPr>
            </w:pPr>
          </w:p>
        </w:tc>
        <w:tc>
          <w:tcPr>
            <w:tcW w:w="2145" w:type="dxa"/>
            <w:gridSpan w:val="2"/>
          </w:tcPr>
          <w:p w:rsidR="00303495" w:rsidRPr="001144EF" w:rsidRDefault="00303495" w:rsidP="00AD6363">
            <w:pPr>
              <w:pStyle w:val="ConsPlusNormal"/>
              <w:jc w:val="both"/>
              <w:rPr>
                <w:del w:id="4901" w:author="Антон Хабиров" w:date="2021-01-20T01:41:00Z"/>
                <w:sz w:val="28"/>
                <w:szCs w:val="28"/>
              </w:rPr>
            </w:pPr>
          </w:p>
        </w:tc>
        <w:tc>
          <w:tcPr>
            <w:tcW w:w="1485" w:type="dxa"/>
            <w:gridSpan w:val="2"/>
          </w:tcPr>
          <w:p w:rsidR="00303495" w:rsidRPr="001144EF" w:rsidRDefault="00303495" w:rsidP="00AD6363">
            <w:pPr>
              <w:pStyle w:val="ConsPlusNormal"/>
              <w:jc w:val="center"/>
              <w:rPr>
                <w:del w:id="4902" w:author="Антон Хабиров" w:date="2021-01-20T01:41:00Z"/>
                <w:sz w:val="28"/>
                <w:szCs w:val="28"/>
              </w:rPr>
            </w:pPr>
            <w:del w:id="4903" w:author="Антон Хабиров" w:date="2021-01-20T01:41:00Z">
              <w:r w:rsidRPr="001144EF">
                <w:rPr>
                  <w:sz w:val="28"/>
                  <w:szCs w:val="28"/>
                </w:rPr>
                <w:delText>В</w:delText>
              </w:r>
            </w:del>
          </w:p>
        </w:tc>
        <w:tc>
          <w:tcPr>
            <w:tcW w:w="2069" w:type="dxa"/>
            <w:gridSpan w:val="3"/>
          </w:tcPr>
          <w:p w:rsidR="00303495" w:rsidRPr="001144EF" w:rsidRDefault="00303495" w:rsidP="00AD6363">
            <w:pPr>
              <w:pStyle w:val="ConsPlusNormal"/>
              <w:jc w:val="center"/>
              <w:rPr>
                <w:del w:id="4904" w:author="Антон Хабиров" w:date="2021-01-20T01:41:00Z"/>
                <w:sz w:val="28"/>
                <w:szCs w:val="28"/>
              </w:rPr>
            </w:pPr>
            <w:del w:id="4905" w:author="Антон Хабиров" w:date="2021-01-20T01:41:00Z">
              <w:r w:rsidRPr="001144EF">
                <w:rPr>
                  <w:sz w:val="28"/>
                  <w:szCs w:val="28"/>
                </w:rPr>
                <w:delText>ЩП-В</w:delText>
              </w:r>
            </w:del>
          </w:p>
        </w:tc>
      </w:tr>
      <w:tr w:rsidR="00303495" w:rsidRPr="001144EF" w:rsidTr="00AD6363">
        <w:trPr>
          <w:jc w:val="center"/>
          <w:del w:id="4906" w:author="Антон Хабиров" w:date="2021-01-20T01:41:00Z"/>
        </w:trPr>
        <w:tc>
          <w:tcPr>
            <w:tcW w:w="4536" w:type="dxa"/>
            <w:gridSpan w:val="2"/>
          </w:tcPr>
          <w:p w:rsidR="00303495" w:rsidRPr="001144EF" w:rsidRDefault="00303495" w:rsidP="00AD6363">
            <w:pPr>
              <w:pStyle w:val="ConsPlusNormal"/>
              <w:rPr>
                <w:del w:id="4907" w:author="Антон Хабиров" w:date="2021-01-20T01:41:00Z"/>
                <w:sz w:val="28"/>
                <w:szCs w:val="28"/>
              </w:rPr>
            </w:pPr>
          </w:p>
        </w:tc>
        <w:tc>
          <w:tcPr>
            <w:tcW w:w="2145" w:type="dxa"/>
            <w:gridSpan w:val="2"/>
          </w:tcPr>
          <w:p w:rsidR="00303495" w:rsidRPr="001144EF" w:rsidRDefault="00303495" w:rsidP="00AD6363">
            <w:pPr>
              <w:pStyle w:val="ConsPlusNormal"/>
              <w:jc w:val="both"/>
              <w:rPr>
                <w:del w:id="4908" w:author="Антон Хабиров" w:date="2021-01-20T01:41:00Z"/>
                <w:sz w:val="28"/>
                <w:szCs w:val="28"/>
              </w:rPr>
            </w:pPr>
          </w:p>
        </w:tc>
        <w:tc>
          <w:tcPr>
            <w:tcW w:w="1485" w:type="dxa"/>
            <w:gridSpan w:val="2"/>
          </w:tcPr>
          <w:p w:rsidR="00303495" w:rsidRPr="001144EF" w:rsidRDefault="00303495" w:rsidP="00AD6363">
            <w:pPr>
              <w:pStyle w:val="ConsPlusNormal"/>
              <w:jc w:val="center"/>
              <w:rPr>
                <w:del w:id="4909" w:author="Антон Хабиров" w:date="2021-01-20T01:41:00Z"/>
                <w:sz w:val="28"/>
                <w:szCs w:val="28"/>
              </w:rPr>
            </w:pPr>
            <w:del w:id="4910" w:author="Антон Хабиров" w:date="2021-01-20T01:41:00Z">
              <w:r w:rsidRPr="001144EF">
                <w:rPr>
                  <w:sz w:val="28"/>
                  <w:szCs w:val="28"/>
                </w:rPr>
                <w:delText>Е</w:delText>
              </w:r>
            </w:del>
          </w:p>
        </w:tc>
        <w:tc>
          <w:tcPr>
            <w:tcW w:w="2069" w:type="dxa"/>
            <w:gridSpan w:val="3"/>
          </w:tcPr>
          <w:p w:rsidR="00303495" w:rsidRPr="001144EF" w:rsidRDefault="00303495" w:rsidP="00AD6363">
            <w:pPr>
              <w:pStyle w:val="ConsPlusNormal"/>
              <w:jc w:val="center"/>
              <w:rPr>
                <w:del w:id="4911" w:author="Антон Хабиров" w:date="2021-01-20T01:41:00Z"/>
                <w:sz w:val="28"/>
                <w:szCs w:val="28"/>
              </w:rPr>
            </w:pPr>
            <w:del w:id="4912" w:author="Антон Хабиров" w:date="2021-01-20T01:41:00Z">
              <w:r w:rsidRPr="001144EF">
                <w:rPr>
                  <w:sz w:val="28"/>
                  <w:szCs w:val="28"/>
                </w:rPr>
                <w:delText>ЩП-Е</w:delText>
              </w:r>
            </w:del>
          </w:p>
        </w:tc>
      </w:tr>
      <w:tr w:rsidR="00303495" w:rsidRPr="001144EF" w:rsidTr="00AD6363">
        <w:tblPrEx>
          <w:jc w:val="left"/>
        </w:tblPrEx>
        <w:trPr>
          <w:gridBefore w:val="1"/>
          <w:gridAfter w:val="1"/>
          <w:wAfter w:w="25" w:type="dxa"/>
        </w:trPr>
        <w:tc>
          <w:tcPr>
            <w:tcW w:w="5670" w:type="dxa"/>
            <w:gridSpan w:val="2"/>
          </w:tcPr>
          <w:p w:rsidR="00303495" w:rsidRPr="001144EF" w:rsidRDefault="00303495" w:rsidP="00AD6363">
            <w:pPr>
              <w:pStyle w:val="ConsPlusNormal"/>
              <w:rPr>
                <w:sz w:val="28"/>
                <w:szCs w:val="28"/>
              </w:rPr>
            </w:pPr>
            <w:r w:rsidRPr="001144EF">
              <w:rPr>
                <w:sz w:val="28"/>
                <w:szCs w:val="28"/>
              </w:rPr>
              <w:t>Помещения и открытые площадки предприятий (организаций) по первичной переработке сельскохозяйственных культур</w:t>
            </w:r>
          </w:p>
        </w:tc>
        <w:tc>
          <w:tcPr>
            <w:tcW w:w="2154" w:type="dxa"/>
            <w:gridSpan w:val="2"/>
          </w:tcPr>
          <w:p w:rsidR="00303495" w:rsidRPr="001144EF" w:rsidRDefault="00303495" w:rsidP="00AD6363">
            <w:pPr>
              <w:pStyle w:val="ConsPlusNormal"/>
              <w:jc w:val="center"/>
              <w:rPr>
                <w:sz w:val="28"/>
                <w:szCs w:val="28"/>
              </w:rPr>
            </w:pPr>
            <w:r w:rsidRPr="001144EF">
              <w:rPr>
                <w:sz w:val="28"/>
                <w:szCs w:val="28"/>
              </w:rPr>
              <w:t>1000</w:t>
            </w:r>
          </w:p>
        </w:tc>
        <w:tc>
          <w:tcPr>
            <w:tcW w:w="1077" w:type="dxa"/>
            <w:gridSpan w:val="2"/>
          </w:tcPr>
          <w:p w:rsidR="00303495" w:rsidRPr="001144EF" w:rsidRDefault="00303495" w:rsidP="00AD6363">
            <w:pPr>
              <w:pStyle w:val="ConsPlusNormal"/>
              <w:jc w:val="center"/>
              <w:rPr>
                <w:sz w:val="28"/>
                <w:szCs w:val="28"/>
              </w:rPr>
            </w:pPr>
            <w:r w:rsidRPr="001144EF">
              <w:rPr>
                <w:sz w:val="28"/>
                <w:szCs w:val="28"/>
              </w:rPr>
              <w:t>-</w:t>
            </w:r>
          </w:p>
        </w:tc>
        <w:tc>
          <w:tcPr>
            <w:tcW w:w="1247" w:type="dxa"/>
          </w:tcPr>
          <w:p w:rsidR="00303495" w:rsidRPr="001144EF" w:rsidRDefault="00303495" w:rsidP="00AD6363">
            <w:pPr>
              <w:pStyle w:val="ConsPlusNormal"/>
              <w:rPr>
                <w:sz w:val="28"/>
                <w:szCs w:val="28"/>
              </w:rPr>
            </w:pPr>
            <w:r w:rsidRPr="001144EF">
              <w:rPr>
                <w:sz w:val="28"/>
                <w:szCs w:val="28"/>
              </w:rPr>
              <w:t>ЩП-СХ</w:t>
            </w:r>
          </w:p>
        </w:tc>
      </w:tr>
      <w:tr w:rsidR="00303495" w:rsidRPr="001144EF" w:rsidTr="00AD6363">
        <w:tblPrEx>
          <w:jc w:val="left"/>
        </w:tblPrEx>
        <w:trPr>
          <w:gridBefore w:val="1"/>
          <w:gridAfter w:val="1"/>
          <w:wAfter w:w="25" w:type="dxa"/>
        </w:trPr>
        <w:tc>
          <w:tcPr>
            <w:tcW w:w="5670" w:type="dxa"/>
            <w:gridSpan w:val="2"/>
          </w:tcPr>
          <w:p w:rsidR="00303495" w:rsidRPr="001144EF" w:rsidRDefault="00303495" w:rsidP="00AD6363">
            <w:pPr>
              <w:pStyle w:val="ConsPlusNormal"/>
              <w:rPr>
                <w:sz w:val="28"/>
                <w:szCs w:val="28"/>
              </w:rPr>
            </w:pPr>
            <w:r w:rsidRPr="001144EF">
              <w:rPr>
                <w:sz w:val="28"/>
                <w:szCs w:val="28"/>
              </w:rPr>
              <w:t>Помещения различного назначения, в которых проводятся огневые работы</w:t>
            </w:r>
          </w:p>
        </w:tc>
        <w:tc>
          <w:tcPr>
            <w:tcW w:w="2154" w:type="dxa"/>
            <w:gridSpan w:val="2"/>
          </w:tcPr>
          <w:p w:rsidR="00303495" w:rsidRPr="001144EF" w:rsidRDefault="00303495" w:rsidP="00AD6363">
            <w:pPr>
              <w:pStyle w:val="ConsPlusNormal"/>
              <w:jc w:val="center"/>
              <w:rPr>
                <w:sz w:val="28"/>
                <w:szCs w:val="28"/>
              </w:rPr>
            </w:pPr>
            <w:r w:rsidRPr="001144EF">
              <w:rPr>
                <w:sz w:val="28"/>
                <w:szCs w:val="28"/>
              </w:rPr>
              <w:t>-</w:t>
            </w:r>
          </w:p>
        </w:tc>
        <w:tc>
          <w:tcPr>
            <w:tcW w:w="1077" w:type="dxa"/>
            <w:gridSpan w:val="2"/>
          </w:tcPr>
          <w:p w:rsidR="00303495" w:rsidRPr="001144EF" w:rsidRDefault="00303495" w:rsidP="00AD6363">
            <w:pPr>
              <w:pStyle w:val="ConsPlusNormal"/>
              <w:jc w:val="center"/>
              <w:rPr>
                <w:sz w:val="28"/>
                <w:szCs w:val="28"/>
              </w:rPr>
            </w:pPr>
            <w:del w:id="4913" w:author="Антон Хабиров" w:date="2021-01-20T01:41:00Z">
              <w:r w:rsidRPr="001144EF">
                <w:rPr>
                  <w:sz w:val="28"/>
                  <w:szCs w:val="28"/>
                </w:rPr>
                <w:delText>А</w:delText>
              </w:r>
            </w:del>
            <w:ins w:id="4914" w:author="Антон Хабиров" w:date="2021-01-20T01:41:00Z">
              <w:r w:rsidRPr="001144EF">
                <w:rPr>
                  <w:sz w:val="28"/>
                  <w:szCs w:val="28"/>
                </w:rPr>
                <w:t>A</w:t>
              </w:r>
            </w:ins>
          </w:p>
        </w:tc>
        <w:tc>
          <w:tcPr>
            <w:tcW w:w="1247" w:type="dxa"/>
          </w:tcPr>
          <w:p w:rsidR="00303495" w:rsidRPr="001144EF" w:rsidRDefault="00303495" w:rsidP="00AD6363">
            <w:pPr>
              <w:pStyle w:val="ConsPlusNormal"/>
              <w:rPr>
                <w:sz w:val="28"/>
                <w:szCs w:val="28"/>
              </w:rPr>
            </w:pPr>
            <w:r w:rsidRPr="001144EF">
              <w:rPr>
                <w:sz w:val="28"/>
                <w:szCs w:val="28"/>
              </w:rPr>
              <w:t>ЩПП</w:t>
            </w:r>
          </w:p>
        </w:tc>
      </w:tr>
    </w:tbl>
    <w:p w:rsidR="00303495" w:rsidRPr="001144EF" w:rsidRDefault="00303495" w:rsidP="00303495">
      <w:pPr>
        <w:pStyle w:val="ConsPlusNormal"/>
        <w:jc w:val="both"/>
        <w:rPr>
          <w:sz w:val="28"/>
          <w:szCs w:val="28"/>
        </w:rPr>
      </w:pPr>
    </w:p>
    <w:p w:rsidR="00303495" w:rsidRPr="001144EF" w:rsidRDefault="00303495" w:rsidP="00303495">
      <w:pPr>
        <w:pStyle w:val="ConsPlusNormal"/>
        <w:ind w:firstLine="540"/>
        <w:jc w:val="both"/>
        <w:rPr>
          <w:sz w:val="28"/>
          <w:szCs w:val="28"/>
        </w:rPr>
      </w:pPr>
      <w:r w:rsidRPr="001144EF">
        <w:rPr>
          <w:sz w:val="28"/>
          <w:szCs w:val="28"/>
        </w:rPr>
        <w:t>--------------------------------</w:t>
      </w:r>
    </w:p>
    <w:p w:rsidR="00303495" w:rsidRPr="001144EF" w:rsidRDefault="00303495" w:rsidP="00303495">
      <w:pPr>
        <w:pStyle w:val="ConsPlusNormal"/>
        <w:spacing w:before="240"/>
        <w:ind w:firstLine="540"/>
        <w:jc w:val="both"/>
        <w:rPr>
          <w:sz w:val="28"/>
          <w:szCs w:val="28"/>
        </w:rPr>
      </w:pPr>
      <w:bookmarkStart w:id="4915" w:name="Par1659"/>
      <w:bookmarkStart w:id="4916" w:name="Par1887"/>
      <w:bookmarkEnd w:id="4915"/>
      <w:bookmarkEnd w:id="4916"/>
      <w:r w:rsidRPr="001144EF">
        <w:rPr>
          <w:sz w:val="28"/>
          <w:szCs w:val="28"/>
        </w:rPr>
        <w:t>&lt;*&gt; Условные обозначения щитов:</w:t>
      </w:r>
    </w:p>
    <w:p w:rsidR="00303495" w:rsidRPr="001144EF" w:rsidRDefault="00303495" w:rsidP="00303495">
      <w:pPr>
        <w:pStyle w:val="ConsPlusNormal"/>
        <w:spacing w:before="240"/>
        <w:ind w:firstLine="540"/>
        <w:jc w:val="both"/>
        <w:rPr>
          <w:sz w:val="28"/>
          <w:szCs w:val="28"/>
        </w:rPr>
      </w:pPr>
      <w:r w:rsidRPr="001144EF">
        <w:rPr>
          <w:sz w:val="28"/>
          <w:szCs w:val="28"/>
        </w:rPr>
        <w:t>ЩП-</w:t>
      </w:r>
      <w:del w:id="4917" w:author="Антон Хабиров" w:date="2021-01-20T01:41:00Z">
        <w:r w:rsidRPr="001144EF">
          <w:rPr>
            <w:sz w:val="28"/>
            <w:szCs w:val="28"/>
          </w:rPr>
          <w:delText>А</w:delText>
        </w:r>
      </w:del>
      <w:ins w:id="4918" w:author="Антон Хабиров" w:date="2021-01-20T01:41:00Z">
        <w:r w:rsidRPr="001144EF">
          <w:rPr>
            <w:sz w:val="28"/>
            <w:szCs w:val="28"/>
          </w:rPr>
          <w:t>A</w:t>
        </w:r>
      </w:ins>
      <w:r w:rsidRPr="001144EF">
        <w:rPr>
          <w:sz w:val="28"/>
          <w:szCs w:val="28"/>
        </w:rPr>
        <w:t xml:space="preserve"> - щит пожарный для очагов пожара класса </w:t>
      </w:r>
      <w:del w:id="4919" w:author="Антон Хабиров" w:date="2021-01-20T01:41:00Z">
        <w:r w:rsidRPr="001144EF">
          <w:rPr>
            <w:sz w:val="28"/>
            <w:szCs w:val="28"/>
          </w:rPr>
          <w:delText>А</w:delText>
        </w:r>
      </w:del>
      <w:ins w:id="4920" w:author="Антон Хабиров" w:date="2021-01-20T01:41:00Z">
        <w:r w:rsidRPr="001144EF">
          <w:rPr>
            <w:sz w:val="28"/>
            <w:szCs w:val="28"/>
          </w:rPr>
          <w:t>A</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ЩП-</w:t>
      </w:r>
      <w:del w:id="4921" w:author="Антон Хабиров" w:date="2021-01-20T01:41:00Z">
        <w:r w:rsidRPr="001144EF">
          <w:rPr>
            <w:sz w:val="28"/>
            <w:szCs w:val="28"/>
          </w:rPr>
          <w:delText>В</w:delText>
        </w:r>
      </w:del>
      <w:ins w:id="4922" w:author="Антон Хабиров" w:date="2021-01-20T01:41:00Z">
        <w:r w:rsidRPr="001144EF">
          <w:rPr>
            <w:sz w:val="28"/>
            <w:szCs w:val="28"/>
          </w:rPr>
          <w:t>B</w:t>
        </w:r>
      </w:ins>
      <w:r w:rsidRPr="001144EF">
        <w:rPr>
          <w:sz w:val="28"/>
          <w:szCs w:val="28"/>
        </w:rPr>
        <w:t xml:space="preserve"> - щит пожарный для очагов пожара класса </w:t>
      </w:r>
      <w:del w:id="4923" w:author="Антон Хабиров" w:date="2021-01-20T01:41:00Z">
        <w:r w:rsidRPr="001144EF">
          <w:rPr>
            <w:sz w:val="28"/>
            <w:szCs w:val="28"/>
          </w:rPr>
          <w:delText>В</w:delText>
        </w:r>
      </w:del>
      <w:ins w:id="4924" w:author="Антон Хабиров" w:date="2021-01-20T01:41:00Z">
        <w:r w:rsidRPr="001144EF">
          <w:rPr>
            <w:sz w:val="28"/>
            <w:szCs w:val="28"/>
          </w:rPr>
          <w:t>B</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ЩП-</w:t>
      </w:r>
      <w:del w:id="4925" w:author="Антон Хабиров" w:date="2021-01-20T01:41:00Z">
        <w:r w:rsidRPr="001144EF">
          <w:rPr>
            <w:sz w:val="28"/>
            <w:szCs w:val="28"/>
          </w:rPr>
          <w:delText>Е</w:delText>
        </w:r>
      </w:del>
      <w:ins w:id="4926" w:author="Антон Хабиров" w:date="2021-01-20T01:41:00Z">
        <w:r w:rsidRPr="001144EF">
          <w:rPr>
            <w:sz w:val="28"/>
            <w:szCs w:val="28"/>
          </w:rPr>
          <w:t>E</w:t>
        </w:r>
      </w:ins>
      <w:r w:rsidRPr="001144EF">
        <w:rPr>
          <w:sz w:val="28"/>
          <w:szCs w:val="28"/>
        </w:rPr>
        <w:t xml:space="preserve"> - щит пожарный для очагов пожара класса </w:t>
      </w:r>
      <w:del w:id="4927" w:author="Антон Хабиров" w:date="2021-01-20T01:41:00Z">
        <w:r w:rsidRPr="001144EF">
          <w:rPr>
            <w:sz w:val="28"/>
            <w:szCs w:val="28"/>
          </w:rPr>
          <w:delText>Е</w:delText>
        </w:r>
      </w:del>
      <w:ins w:id="4928" w:author="Антон Хабиров" w:date="2021-01-20T01:41:00Z">
        <w:r w:rsidRPr="001144EF">
          <w:rPr>
            <w:sz w:val="28"/>
            <w:szCs w:val="28"/>
          </w:rPr>
          <w:t>E</w:t>
        </w:r>
      </w:ins>
      <w:r w:rsidRPr="001144EF">
        <w:rPr>
          <w:sz w:val="28"/>
          <w:szCs w:val="28"/>
        </w:rPr>
        <w:t>;</w:t>
      </w:r>
    </w:p>
    <w:p w:rsidR="00303495" w:rsidRPr="001144EF" w:rsidRDefault="00303495" w:rsidP="00303495">
      <w:pPr>
        <w:pStyle w:val="ConsPlusNormal"/>
        <w:spacing w:before="240"/>
        <w:ind w:firstLine="540"/>
        <w:jc w:val="both"/>
        <w:rPr>
          <w:sz w:val="28"/>
          <w:szCs w:val="28"/>
        </w:rPr>
      </w:pPr>
      <w:r w:rsidRPr="001144EF">
        <w:rPr>
          <w:sz w:val="28"/>
          <w:szCs w:val="28"/>
        </w:rPr>
        <w:t>ЩП-СХ - щит пожарный для сельскохозяйственных предприятий (организаций);</w:t>
      </w:r>
    </w:p>
    <w:p w:rsidR="00303495" w:rsidRPr="001144EF" w:rsidRDefault="00303495" w:rsidP="00303495">
      <w:pPr>
        <w:pStyle w:val="ConsPlusNormal"/>
        <w:spacing w:before="240"/>
        <w:ind w:firstLine="540"/>
        <w:jc w:val="both"/>
        <w:rPr>
          <w:sz w:val="28"/>
          <w:szCs w:val="28"/>
        </w:rPr>
      </w:pPr>
      <w:r w:rsidRPr="001144EF">
        <w:rPr>
          <w:sz w:val="28"/>
          <w:szCs w:val="28"/>
        </w:rPr>
        <w:t>ЩПП - щит пожарный передвижной.</w:t>
      </w:r>
    </w:p>
    <w:p w:rsidR="00303495" w:rsidRPr="001144EF" w:rsidRDefault="00303495" w:rsidP="00303495">
      <w:pPr>
        <w:pStyle w:val="ConsPlusNormal"/>
        <w:jc w:val="both"/>
        <w:rPr>
          <w:sz w:val="28"/>
          <w:szCs w:val="28"/>
        </w:rPr>
      </w:pPr>
    </w:p>
    <w:p w:rsidR="00303495" w:rsidRPr="001144EF" w:rsidRDefault="00303495" w:rsidP="00303495">
      <w:pPr>
        <w:pStyle w:val="ConsPlusNormal"/>
        <w:jc w:val="both"/>
        <w:rPr>
          <w:sz w:val="28"/>
          <w:szCs w:val="28"/>
        </w:rPr>
        <w:sectPr w:rsidR="00303495" w:rsidRPr="001144EF" w:rsidSect="001144EF">
          <w:pgSz w:w="11906" w:h="16838" w:code="9"/>
          <w:pgMar w:top="1440" w:right="567" w:bottom="1440" w:left="1134" w:header="0" w:footer="0" w:gutter="0"/>
          <w:cols w:space="720"/>
          <w:noEndnote/>
        </w:sectPr>
      </w:pPr>
    </w:p>
    <w:p w:rsidR="00303495" w:rsidRPr="001144EF" w:rsidRDefault="00303495" w:rsidP="00303495">
      <w:pPr>
        <w:pStyle w:val="ConsPlusNormal"/>
        <w:jc w:val="right"/>
        <w:outlineLvl w:val="1"/>
        <w:rPr>
          <w:sz w:val="28"/>
          <w:szCs w:val="28"/>
        </w:rPr>
      </w:pPr>
      <w:moveToRangeStart w:id="4929" w:author="Антон Хабиров" w:date="2021-01-20T01:41:00Z" w:name="move61999349"/>
      <w:moveTo w:id="4930" w:author="Антон Хабиров" w:date="2021-01-20T01:41:00Z">
        <w:r w:rsidRPr="001144EF">
          <w:rPr>
            <w:sz w:val="28"/>
            <w:szCs w:val="28"/>
          </w:rPr>
          <w:lastRenderedPageBreak/>
          <w:t>Приложение № 7</w:t>
        </w:r>
      </w:moveTo>
    </w:p>
    <w:p w:rsidR="00303495" w:rsidRPr="001144EF" w:rsidRDefault="00303495" w:rsidP="00303495">
      <w:pPr>
        <w:pStyle w:val="ConsPlusNormal"/>
        <w:jc w:val="right"/>
        <w:rPr>
          <w:sz w:val="28"/>
          <w:szCs w:val="28"/>
        </w:rPr>
      </w:pPr>
      <w:moveTo w:id="4931" w:author="Антон Хабиров" w:date="2021-01-20T01:41:00Z">
        <w:r w:rsidRPr="001144EF">
          <w:rPr>
            <w:sz w:val="28"/>
            <w:szCs w:val="28"/>
          </w:rPr>
          <w:t xml:space="preserve">к Правилам </w:t>
        </w:r>
        <w:proofErr w:type="gramStart"/>
        <w:r w:rsidRPr="001144EF">
          <w:rPr>
            <w:sz w:val="28"/>
            <w:szCs w:val="28"/>
          </w:rPr>
          <w:t>противопожарного</w:t>
        </w:r>
      </w:moveTo>
      <w:proofErr w:type="gramEnd"/>
    </w:p>
    <w:p w:rsidR="00303495" w:rsidRPr="001144EF" w:rsidRDefault="00303495" w:rsidP="00303495">
      <w:pPr>
        <w:pStyle w:val="ConsPlusNormal"/>
        <w:jc w:val="right"/>
        <w:rPr>
          <w:sz w:val="28"/>
          <w:szCs w:val="28"/>
        </w:rPr>
      </w:pPr>
      <w:moveTo w:id="4932" w:author="Антон Хабиров" w:date="2021-01-20T01:41:00Z">
        <w:r w:rsidRPr="001144EF">
          <w:rPr>
            <w:sz w:val="28"/>
            <w:szCs w:val="28"/>
          </w:rPr>
          <w:t>режима в Российской Федерации</w:t>
        </w:r>
      </w:moveTo>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rPr>
          <w:rFonts w:ascii="Times New Roman" w:hAnsi="Times New Roman" w:cs="Times New Roman"/>
          <w:sz w:val="28"/>
          <w:szCs w:val="28"/>
        </w:rPr>
      </w:pPr>
      <w:bookmarkStart w:id="4933" w:name="Par1674"/>
      <w:bookmarkEnd w:id="4933"/>
      <w:moveToRangeStart w:id="4934" w:author="Антон Хабиров" w:date="2021-01-20T01:41:00Z" w:name="move61999346"/>
      <w:moveToRangeEnd w:id="4929"/>
      <w:moveTo w:id="4935" w:author="Антон Хабиров" w:date="2021-01-20T01:41:00Z">
        <w:r w:rsidRPr="001144EF">
          <w:rPr>
            <w:rFonts w:ascii="Times New Roman" w:hAnsi="Times New Roman" w:cs="Times New Roman"/>
            <w:sz w:val="28"/>
            <w:szCs w:val="28"/>
          </w:rPr>
          <w:t>НОРМЫ</w:t>
        </w:r>
      </w:moveTo>
    </w:p>
    <w:p w:rsidR="00303495" w:rsidRPr="001144EF" w:rsidRDefault="00303495" w:rsidP="00303495">
      <w:pPr>
        <w:pStyle w:val="ConsPlusNormal"/>
        <w:jc w:val="right"/>
        <w:outlineLvl w:val="1"/>
        <w:rPr>
          <w:sz w:val="28"/>
          <w:szCs w:val="28"/>
        </w:rPr>
      </w:pPr>
      <w:moveFromRangeStart w:id="4936" w:author="Антон Хабиров" w:date="2021-01-20T01:41:00Z" w:name="move61999347"/>
      <w:moveToRangeEnd w:id="4934"/>
      <w:moveFrom w:id="4937" w:author="Антон Хабиров" w:date="2021-01-20T01:41:00Z">
        <w:r w:rsidRPr="001144EF">
          <w:rPr>
            <w:sz w:val="28"/>
            <w:szCs w:val="28"/>
          </w:rPr>
          <w:t>Приложение № 6</w:t>
        </w:r>
      </w:moveFrom>
    </w:p>
    <w:p w:rsidR="00303495" w:rsidRPr="001144EF" w:rsidRDefault="00303495" w:rsidP="00303495">
      <w:pPr>
        <w:pStyle w:val="ConsPlusNormal"/>
        <w:jc w:val="right"/>
        <w:rPr>
          <w:sz w:val="28"/>
          <w:szCs w:val="28"/>
        </w:rPr>
      </w:pPr>
      <w:moveFrom w:id="4938" w:author="Антон Хабиров" w:date="2021-01-20T01:41:00Z">
        <w:r w:rsidRPr="001144EF">
          <w:rPr>
            <w:sz w:val="28"/>
            <w:szCs w:val="28"/>
          </w:rPr>
          <w:t>к Правилам противопожарного</w:t>
        </w:r>
      </w:moveFrom>
    </w:p>
    <w:p w:rsidR="00303495" w:rsidRPr="001144EF" w:rsidRDefault="00303495" w:rsidP="00303495">
      <w:pPr>
        <w:pStyle w:val="ConsPlusNormal"/>
        <w:jc w:val="right"/>
        <w:rPr>
          <w:sz w:val="28"/>
          <w:szCs w:val="28"/>
        </w:rPr>
      </w:pPr>
      <w:moveFrom w:id="4939" w:author="Антон Хабиров" w:date="2021-01-20T01:41:00Z">
        <w:r w:rsidRPr="001144EF">
          <w:rPr>
            <w:sz w:val="28"/>
            <w:szCs w:val="28"/>
          </w:rPr>
          <w:t>режима в Российской Федерации</w:t>
        </w:r>
      </w:moveFrom>
    </w:p>
    <w:p w:rsidR="00303495" w:rsidRPr="001144EF" w:rsidRDefault="00303495" w:rsidP="00303495">
      <w:pPr>
        <w:pStyle w:val="ConsPlusNormal"/>
        <w:jc w:val="both"/>
        <w:rPr>
          <w:sz w:val="28"/>
          <w:szCs w:val="28"/>
        </w:rPr>
      </w:pPr>
    </w:p>
    <w:p w:rsidR="00303495" w:rsidRPr="001144EF" w:rsidRDefault="00303495" w:rsidP="00303495">
      <w:pPr>
        <w:pStyle w:val="ConsPlusTitle"/>
        <w:jc w:val="center"/>
        <w:rPr>
          <w:rFonts w:ascii="Times New Roman" w:hAnsi="Times New Roman" w:cs="Times New Roman"/>
          <w:sz w:val="28"/>
          <w:szCs w:val="28"/>
        </w:rPr>
      </w:pPr>
      <w:bookmarkStart w:id="4940" w:name="Par1902"/>
      <w:bookmarkEnd w:id="4940"/>
      <w:moveFrom w:id="4941" w:author="Антон Хабиров" w:date="2021-01-20T01:41:00Z">
        <w:r w:rsidRPr="001144EF">
          <w:rPr>
            <w:rFonts w:ascii="Times New Roman" w:hAnsi="Times New Roman" w:cs="Times New Roman"/>
            <w:sz w:val="28"/>
            <w:szCs w:val="28"/>
          </w:rPr>
          <w:t>НОРМЫ</w:t>
        </w:r>
      </w:moveFrom>
    </w:p>
    <w:moveFromRangeEnd w:id="4936"/>
    <w:p w:rsidR="00303495" w:rsidRPr="001144EF" w:rsidRDefault="00303495" w:rsidP="00303495">
      <w:pPr>
        <w:pStyle w:val="ConsPlusTitle"/>
        <w:jc w:val="center"/>
        <w:rPr>
          <w:rFonts w:ascii="Times New Roman" w:hAnsi="Times New Roman" w:cs="Times New Roman"/>
          <w:sz w:val="28"/>
          <w:szCs w:val="28"/>
        </w:rPr>
      </w:pPr>
      <w:r w:rsidRPr="001144EF">
        <w:rPr>
          <w:rFonts w:ascii="Times New Roman" w:hAnsi="Times New Roman" w:cs="Times New Roman"/>
          <w:sz w:val="28"/>
          <w:szCs w:val="28"/>
        </w:rPr>
        <w:t>КОМПЛЕКТАЦИИ ПОЖАРНЫХ ЩИТОВ НЕМЕХАНИЗИРОВАННЫМ ИНСТРУМЕНТОМ</w:t>
      </w:r>
    </w:p>
    <w:p w:rsidR="00303495" w:rsidRPr="001144EF" w:rsidRDefault="00303495" w:rsidP="00303495">
      <w:pPr>
        <w:pStyle w:val="ConsPlusTitle"/>
        <w:jc w:val="center"/>
        <w:rPr>
          <w:rFonts w:ascii="Times New Roman" w:hAnsi="Times New Roman" w:cs="Times New Roman"/>
          <w:sz w:val="28"/>
          <w:szCs w:val="28"/>
        </w:rPr>
      </w:pPr>
      <w:r w:rsidRPr="001144EF">
        <w:rPr>
          <w:rFonts w:ascii="Times New Roman" w:hAnsi="Times New Roman" w:cs="Times New Roman"/>
          <w:sz w:val="28"/>
          <w:szCs w:val="28"/>
        </w:rPr>
        <w:t>И ИНВЕНТАРЕМ</w:t>
      </w:r>
    </w:p>
    <w:p w:rsidR="00303495" w:rsidRPr="001144EF" w:rsidRDefault="00303495" w:rsidP="00303495">
      <w:pPr>
        <w:pStyle w:val="ConsPlusNormal"/>
        <w:jc w:val="both"/>
        <w:rPr>
          <w:sz w:val="28"/>
          <w:szCs w:val="28"/>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303495" w:rsidRPr="001144EF" w:rsidTr="00AD6363">
        <w:trPr>
          <w:jc w:val="center"/>
          <w:del w:id="4942" w:author="Антон Хабиров" w:date="2021-01-20T01:41:00Z"/>
        </w:trPr>
        <w:tc>
          <w:tcPr>
            <w:tcW w:w="10147" w:type="dxa"/>
            <w:tcBorders>
              <w:left w:val="single" w:sz="24" w:space="0" w:color="CED3F1"/>
              <w:right w:val="single" w:sz="24" w:space="0" w:color="F4F3F8"/>
            </w:tcBorders>
            <w:shd w:val="clear" w:color="auto" w:fill="auto"/>
          </w:tcPr>
          <w:p w:rsidR="00303495" w:rsidRPr="001144EF" w:rsidRDefault="00303495" w:rsidP="00AD6363">
            <w:pPr>
              <w:pStyle w:val="ConsPlusNormal"/>
              <w:jc w:val="center"/>
              <w:rPr>
                <w:del w:id="4943" w:author="Антон Хабиров" w:date="2021-01-20T01:41:00Z"/>
                <w:sz w:val="28"/>
                <w:szCs w:val="28"/>
              </w:rPr>
            </w:pPr>
            <w:del w:id="4944" w:author="Антон Хабиров" w:date="2021-01-20T01:41:00Z">
              <w:r w:rsidRPr="001144EF">
                <w:rPr>
                  <w:sz w:val="28"/>
                  <w:szCs w:val="28"/>
                </w:rPr>
                <w:delText>Список изменяющих документов</w:delText>
              </w:r>
            </w:del>
          </w:p>
          <w:p w:rsidR="00303495" w:rsidRPr="001144EF" w:rsidRDefault="00303495" w:rsidP="00AD6363">
            <w:pPr>
              <w:pStyle w:val="ConsPlusNormal"/>
              <w:jc w:val="center"/>
              <w:rPr>
                <w:del w:id="4945" w:author="Антон Хабиров" w:date="2021-01-20T01:41:00Z"/>
                <w:sz w:val="28"/>
                <w:szCs w:val="28"/>
              </w:rPr>
            </w:pPr>
            <w:del w:id="4946" w:author="Антон Хабиров" w:date="2021-01-20T01:41:00Z">
              <w:r w:rsidRPr="001144EF">
                <w:rPr>
                  <w:sz w:val="28"/>
                  <w:szCs w:val="28"/>
                </w:rPr>
                <w:delText>(в ред. Постановлений Правительства РФ от 17.02.2014 № 113,</w:delText>
              </w:r>
            </w:del>
          </w:p>
          <w:p w:rsidR="00303495" w:rsidRPr="001144EF" w:rsidRDefault="00303495" w:rsidP="00AD6363">
            <w:pPr>
              <w:pStyle w:val="ConsPlusNormal"/>
              <w:jc w:val="center"/>
              <w:rPr>
                <w:del w:id="4947" w:author="Антон Хабиров" w:date="2021-01-20T01:41:00Z"/>
                <w:sz w:val="28"/>
                <w:szCs w:val="28"/>
              </w:rPr>
            </w:pPr>
            <w:del w:id="4948" w:author="Антон Хабиров" w:date="2021-01-20T01:41:00Z">
              <w:r w:rsidRPr="001144EF">
                <w:rPr>
                  <w:sz w:val="28"/>
                  <w:szCs w:val="28"/>
                </w:rPr>
                <w:delText>от 20.09.2016 № 947)</w:delText>
              </w:r>
            </w:del>
          </w:p>
        </w:tc>
      </w:tr>
    </w:tbl>
    <w:p w:rsidR="00303495" w:rsidRPr="001144EF" w:rsidRDefault="00303495" w:rsidP="00303495">
      <w:pPr>
        <w:pStyle w:val="ConsPlusNormal"/>
        <w:jc w:val="center"/>
        <w:rPr>
          <w:del w:id="4949" w:author="Антон Хабиров" w:date="2021-01-20T01:41:00Z"/>
          <w:sz w:val="28"/>
          <w:szCs w:val="28"/>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825"/>
        <w:gridCol w:w="4479"/>
        <w:gridCol w:w="980"/>
        <w:gridCol w:w="980"/>
        <w:gridCol w:w="980"/>
        <w:gridCol w:w="980"/>
        <w:gridCol w:w="1013"/>
      </w:tblGrid>
      <w:tr w:rsidR="00303495" w:rsidRPr="001144EF" w:rsidTr="00AD6363">
        <w:tc>
          <w:tcPr>
            <w:tcW w:w="5103" w:type="dxa"/>
            <w:gridSpan w:val="2"/>
            <w:vMerge w:val="restart"/>
          </w:tcPr>
          <w:p w:rsidR="00303495" w:rsidRPr="001144EF" w:rsidRDefault="00303495" w:rsidP="00AD6363">
            <w:pPr>
              <w:pStyle w:val="ConsPlusNormal"/>
              <w:jc w:val="center"/>
              <w:rPr>
                <w:sz w:val="28"/>
                <w:szCs w:val="28"/>
              </w:rPr>
            </w:pPr>
            <w:r w:rsidRPr="001144EF">
              <w:rPr>
                <w:sz w:val="28"/>
                <w:szCs w:val="28"/>
              </w:rPr>
              <w:t>Наименование первичных средств пожаротушения, немеханизированного инструмента и инвентаря</w:t>
            </w:r>
          </w:p>
        </w:tc>
        <w:tc>
          <w:tcPr>
            <w:tcW w:w="4933" w:type="dxa"/>
            <w:gridSpan w:val="5"/>
          </w:tcPr>
          <w:p w:rsidR="00303495" w:rsidRPr="001144EF" w:rsidRDefault="00303495" w:rsidP="00AD6363">
            <w:pPr>
              <w:pStyle w:val="ConsPlusNormal"/>
              <w:jc w:val="center"/>
              <w:rPr>
                <w:sz w:val="28"/>
                <w:szCs w:val="28"/>
              </w:rPr>
            </w:pPr>
            <w:r w:rsidRPr="001144EF">
              <w:rPr>
                <w:sz w:val="28"/>
                <w:szCs w:val="28"/>
              </w:rPr>
              <w:t>Нормы комплектации в зависимости от типа пожарного щита и класса пожара</w:t>
            </w:r>
          </w:p>
        </w:tc>
      </w:tr>
      <w:tr w:rsidR="00303495" w:rsidRPr="001144EF" w:rsidTr="00AD6363">
        <w:tc>
          <w:tcPr>
            <w:tcW w:w="5103" w:type="dxa"/>
            <w:gridSpan w:val="2"/>
            <w:vMerge/>
          </w:tcPr>
          <w:p w:rsidR="00303495" w:rsidRPr="001144EF" w:rsidRDefault="00303495" w:rsidP="00AD6363">
            <w:pPr>
              <w:pStyle w:val="ConsPlusNormal"/>
              <w:jc w:val="both"/>
              <w:rPr>
                <w:sz w:val="28"/>
                <w:szCs w:val="28"/>
              </w:rPr>
            </w:pPr>
          </w:p>
        </w:tc>
        <w:tc>
          <w:tcPr>
            <w:tcW w:w="980" w:type="dxa"/>
          </w:tcPr>
          <w:p w:rsidR="00303495" w:rsidRPr="001144EF" w:rsidRDefault="00303495" w:rsidP="00AD6363">
            <w:pPr>
              <w:pStyle w:val="ConsPlusNormal"/>
              <w:jc w:val="center"/>
              <w:rPr>
                <w:ins w:id="4950" w:author="Антон Хабиров" w:date="2021-01-20T01:41:00Z"/>
                <w:sz w:val="28"/>
                <w:szCs w:val="28"/>
              </w:rPr>
            </w:pPr>
            <w:r w:rsidRPr="001144EF">
              <w:rPr>
                <w:sz w:val="28"/>
                <w:szCs w:val="28"/>
              </w:rPr>
              <w:t>ЩП-</w:t>
            </w:r>
            <w:del w:id="4951" w:author="Антон Хабиров" w:date="2021-01-20T01:41:00Z">
              <w:r w:rsidRPr="001144EF">
                <w:rPr>
                  <w:sz w:val="28"/>
                  <w:szCs w:val="28"/>
                </w:rPr>
                <w:delText xml:space="preserve">А </w:delText>
              </w:r>
            </w:del>
            <w:ins w:id="4952" w:author="Антон Хабиров" w:date="2021-01-20T01:41:00Z">
              <w:r w:rsidRPr="001144EF">
                <w:rPr>
                  <w:sz w:val="28"/>
                  <w:szCs w:val="28"/>
                </w:rPr>
                <w:t>A</w:t>
              </w:r>
            </w:ins>
          </w:p>
          <w:p w:rsidR="00303495" w:rsidRPr="001144EF" w:rsidRDefault="00303495" w:rsidP="00AD6363">
            <w:pPr>
              <w:pStyle w:val="ConsPlusNormal"/>
              <w:jc w:val="center"/>
              <w:rPr>
                <w:sz w:val="28"/>
                <w:szCs w:val="28"/>
              </w:rPr>
            </w:pPr>
            <w:r w:rsidRPr="001144EF">
              <w:rPr>
                <w:sz w:val="28"/>
                <w:szCs w:val="28"/>
              </w:rPr>
              <w:t xml:space="preserve">класс </w:t>
            </w:r>
            <w:del w:id="4953" w:author="Антон Хабиров" w:date="2021-01-20T01:41:00Z">
              <w:r w:rsidRPr="001144EF">
                <w:rPr>
                  <w:sz w:val="28"/>
                  <w:szCs w:val="28"/>
                </w:rPr>
                <w:delText>А</w:delText>
              </w:r>
            </w:del>
            <w:ins w:id="4954" w:author="Антон Хабиров" w:date="2021-01-20T01:41:00Z">
              <w:r w:rsidRPr="001144EF">
                <w:rPr>
                  <w:sz w:val="28"/>
                  <w:szCs w:val="28"/>
                </w:rPr>
                <w:t>A</w:t>
              </w:r>
            </w:ins>
          </w:p>
        </w:tc>
        <w:tc>
          <w:tcPr>
            <w:tcW w:w="980" w:type="dxa"/>
          </w:tcPr>
          <w:p w:rsidR="00303495" w:rsidRPr="001144EF" w:rsidRDefault="00303495" w:rsidP="00AD6363">
            <w:pPr>
              <w:pStyle w:val="ConsPlusNormal"/>
              <w:jc w:val="center"/>
              <w:rPr>
                <w:ins w:id="4955" w:author="Антон Хабиров" w:date="2021-01-20T01:41:00Z"/>
                <w:sz w:val="28"/>
                <w:szCs w:val="28"/>
              </w:rPr>
            </w:pPr>
            <w:r w:rsidRPr="001144EF">
              <w:rPr>
                <w:sz w:val="28"/>
                <w:szCs w:val="28"/>
              </w:rPr>
              <w:t>ЩП-</w:t>
            </w:r>
            <w:del w:id="4956" w:author="Антон Хабиров" w:date="2021-01-20T01:41:00Z">
              <w:r w:rsidRPr="001144EF">
                <w:rPr>
                  <w:sz w:val="28"/>
                  <w:szCs w:val="28"/>
                </w:rPr>
                <w:delText xml:space="preserve">В </w:delText>
              </w:r>
            </w:del>
            <w:ins w:id="4957" w:author="Антон Хабиров" w:date="2021-01-20T01:41:00Z">
              <w:r w:rsidRPr="001144EF">
                <w:rPr>
                  <w:sz w:val="28"/>
                  <w:szCs w:val="28"/>
                </w:rPr>
                <w:t>B</w:t>
              </w:r>
            </w:ins>
          </w:p>
          <w:p w:rsidR="00303495" w:rsidRPr="001144EF" w:rsidRDefault="00303495" w:rsidP="00AD6363">
            <w:pPr>
              <w:pStyle w:val="ConsPlusNormal"/>
              <w:jc w:val="center"/>
              <w:rPr>
                <w:sz w:val="28"/>
                <w:szCs w:val="28"/>
              </w:rPr>
            </w:pPr>
            <w:r w:rsidRPr="001144EF">
              <w:rPr>
                <w:sz w:val="28"/>
                <w:szCs w:val="28"/>
              </w:rPr>
              <w:t xml:space="preserve">класс </w:t>
            </w:r>
            <w:del w:id="4958" w:author="Антон Хабиров" w:date="2021-01-20T01:41:00Z">
              <w:r w:rsidRPr="001144EF">
                <w:rPr>
                  <w:sz w:val="28"/>
                  <w:szCs w:val="28"/>
                </w:rPr>
                <w:delText>В</w:delText>
              </w:r>
            </w:del>
            <w:ins w:id="4959" w:author="Антон Хабиров" w:date="2021-01-20T01:41:00Z">
              <w:r w:rsidRPr="001144EF">
                <w:rPr>
                  <w:sz w:val="28"/>
                  <w:szCs w:val="28"/>
                </w:rPr>
                <w:t>B</w:t>
              </w:r>
            </w:ins>
          </w:p>
        </w:tc>
        <w:tc>
          <w:tcPr>
            <w:tcW w:w="980" w:type="dxa"/>
          </w:tcPr>
          <w:p w:rsidR="00303495" w:rsidRPr="001144EF" w:rsidRDefault="00303495" w:rsidP="00AD6363">
            <w:pPr>
              <w:pStyle w:val="ConsPlusNormal"/>
              <w:jc w:val="center"/>
              <w:rPr>
                <w:ins w:id="4960" w:author="Антон Хабиров" w:date="2021-01-20T01:41:00Z"/>
                <w:sz w:val="28"/>
                <w:szCs w:val="28"/>
              </w:rPr>
            </w:pPr>
            <w:r w:rsidRPr="001144EF">
              <w:rPr>
                <w:sz w:val="28"/>
                <w:szCs w:val="28"/>
              </w:rPr>
              <w:t>ЩП-</w:t>
            </w:r>
            <w:del w:id="4961" w:author="Антон Хабиров" w:date="2021-01-20T01:41:00Z">
              <w:r w:rsidRPr="001144EF">
                <w:rPr>
                  <w:sz w:val="28"/>
                  <w:szCs w:val="28"/>
                </w:rPr>
                <w:delText xml:space="preserve">Е </w:delText>
              </w:r>
            </w:del>
            <w:ins w:id="4962" w:author="Антон Хабиров" w:date="2021-01-20T01:41:00Z">
              <w:r w:rsidRPr="001144EF">
                <w:rPr>
                  <w:sz w:val="28"/>
                  <w:szCs w:val="28"/>
                </w:rPr>
                <w:t>E</w:t>
              </w:r>
            </w:ins>
          </w:p>
          <w:p w:rsidR="00303495" w:rsidRPr="001144EF" w:rsidRDefault="00303495" w:rsidP="00AD6363">
            <w:pPr>
              <w:pStyle w:val="ConsPlusNormal"/>
              <w:jc w:val="center"/>
              <w:rPr>
                <w:sz w:val="28"/>
                <w:szCs w:val="28"/>
              </w:rPr>
            </w:pPr>
            <w:r w:rsidRPr="001144EF">
              <w:rPr>
                <w:sz w:val="28"/>
                <w:szCs w:val="28"/>
              </w:rPr>
              <w:t xml:space="preserve">класс </w:t>
            </w:r>
            <w:del w:id="4963" w:author="Антон Хабиров" w:date="2021-01-20T01:41:00Z">
              <w:r w:rsidRPr="001144EF">
                <w:rPr>
                  <w:sz w:val="28"/>
                  <w:szCs w:val="28"/>
                </w:rPr>
                <w:delText>Е</w:delText>
              </w:r>
            </w:del>
            <w:ins w:id="4964" w:author="Антон Хабиров" w:date="2021-01-20T01:41:00Z">
              <w:r w:rsidRPr="001144EF">
                <w:rPr>
                  <w:sz w:val="28"/>
                  <w:szCs w:val="28"/>
                </w:rPr>
                <w:t>E</w:t>
              </w:r>
            </w:ins>
          </w:p>
        </w:tc>
        <w:tc>
          <w:tcPr>
            <w:tcW w:w="980" w:type="dxa"/>
          </w:tcPr>
          <w:p w:rsidR="00303495" w:rsidRPr="001144EF" w:rsidRDefault="00303495" w:rsidP="00AD6363">
            <w:pPr>
              <w:pStyle w:val="ConsPlusNormal"/>
              <w:jc w:val="center"/>
              <w:rPr>
                <w:sz w:val="28"/>
                <w:szCs w:val="28"/>
              </w:rPr>
            </w:pPr>
            <w:r w:rsidRPr="001144EF">
              <w:rPr>
                <w:sz w:val="28"/>
                <w:szCs w:val="28"/>
              </w:rPr>
              <w:t>ЩП-СХ</w:t>
            </w:r>
          </w:p>
          <w:p w:rsidR="00303495" w:rsidRPr="001144EF" w:rsidRDefault="00303495" w:rsidP="00AD6363">
            <w:pPr>
              <w:pStyle w:val="ConsPlusNormal"/>
              <w:jc w:val="center"/>
              <w:rPr>
                <w:sz w:val="28"/>
                <w:szCs w:val="28"/>
              </w:rPr>
            </w:pPr>
            <w:r w:rsidRPr="001144EF">
              <w:rPr>
                <w:sz w:val="28"/>
                <w:szCs w:val="28"/>
              </w:rPr>
              <w:t>-</w:t>
            </w:r>
          </w:p>
        </w:tc>
        <w:tc>
          <w:tcPr>
            <w:tcW w:w="1013" w:type="dxa"/>
          </w:tcPr>
          <w:p w:rsidR="00303495" w:rsidRPr="001144EF" w:rsidRDefault="00303495" w:rsidP="00AD6363">
            <w:pPr>
              <w:pStyle w:val="ConsPlusNormal"/>
              <w:jc w:val="center"/>
              <w:rPr>
                <w:sz w:val="28"/>
                <w:szCs w:val="28"/>
              </w:rPr>
            </w:pPr>
            <w:r w:rsidRPr="001144EF">
              <w:rPr>
                <w:sz w:val="28"/>
                <w:szCs w:val="28"/>
              </w:rPr>
              <w:t>ЩПП</w:t>
            </w:r>
          </w:p>
          <w:p w:rsidR="00303495" w:rsidRPr="001144EF" w:rsidRDefault="00303495" w:rsidP="00AD6363">
            <w:pPr>
              <w:pStyle w:val="ConsPlusNormal"/>
              <w:jc w:val="center"/>
              <w:rPr>
                <w:sz w:val="28"/>
                <w:szCs w:val="28"/>
              </w:rPr>
            </w:pPr>
            <w:r w:rsidRPr="001144EF">
              <w:rPr>
                <w:sz w:val="28"/>
                <w:szCs w:val="28"/>
              </w:rPr>
              <w:t>-</w:t>
            </w:r>
          </w:p>
        </w:tc>
      </w:tr>
      <w:tr w:rsidR="00303495" w:rsidRPr="001144EF" w:rsidTr="00AD6363">
        <w:tblPrEx>
          <w:jc w:val="center"/>
        </w:tblPrEx>
        <w:trPr>
          <w:jc w:val="center"/>
          <w:del w:id="4965" w:author="Антон Хабиров" w:date="2021-01-20T01:41:00Z"/>
        </w:trPr>
        <w:tc>
          <w:tcPr>
            <w:tcW w:w="825" w:type="dxa"/>
          </w:tcPr>
          <w:p w:rsidR="00303495" w:rsidRPr="001144EF" w:rsidRDefault="00303495" w:rsidP="00AD6363">
            <w:pPr>
              <w:pStyle w:val="ConsPlusNormal"/>
              <w:jc w:val="center"/>
              <w:rPr>
                <w:del w:id="4966" w:author="Антон Хабиров" w:date="2021-01-20T01:41:00Z"/>
                <w:sz w:val="28"/>
                <w:szCs w:val="28"/>
              </w:rPr>
            </w:pPr>
            <w:del w:id="4967" w:author="Антон Хабиров" w:date="2021-01-20T01:41:00Z">
              <w:r w:rsidRPr="001144EF">
                <w:rPr>
                  <w:sz w:val="28"/>
                  <w:szCs w:val="28"/>
                </w:rPr>
                <w:delText>1.</w:delText>
              </w:r>
            </w:del>
          </w:p>
        </w:tc>
        <w:tc>
          <w:tcPr>
            <w:tcW w:w="9412" w:type="dxa"/>
            <w:gridSpan w:val="6"/>
          </w:tcPr>
          <w:p w:rsidR="00303495" w:rsidRPr="001144EF" w:rsidRDefault="00303495" w:rsidP="00AD6363">
            <w:pPr>
              <w:pStyle w:val="ConsPlusNormal"/>
              <w:jc w:val="both"/>
              <w:rPr>
                <w:del w:id="4968" w:author="Антон Хабиров" w:date="2021-01-20T01:41:00Z"/>
                <w:sz w:val="28"/>
                <w:szCs w:val="28"/>
              </w:rPr>
            </w:pPr>
            <w:del w:id="4969" w:author="Антон Хабиров" w:date="2021-01-20T01:41:00Z">
              <w:r w:rsidRPr="001144EF">
                <w:rPr>
                  <w:sz w:val="28"/>
                  <w:szCs w:val="28"/>
                </w:rPr>
                <w:delText>Утратил силу. - Постановление Правительства РФ от 20.09.2016 № 947</w:delText>
              </w:r>
            </w:del>
          </w:p>
        </w:tc>
      </w:tr>
      <w:tr w:rsidR="00303495" w:rsidRPr="001144EF" w:rsidTr="00AD6363">
        <w:tc>
          <w:tcPr>
            <w:tcW w:w="624" w:type="dxa"/>
          </w:tcPr>
          <w:p w:rsidR="00303495" w:rsidRPr="001144EF" w:rsidRDefault="00303495" w:rsidP="00AD6363">
            <w:pPr>
              <w:pStyle w:val="ConsPlusNormal"/>
              <w:rPr>
                <w:sz w:val="28"/>
                <w:szCs w:val="28"/>
              </w:rPr>
            </w:pPr>
            <w:del w:id="4970" w:author="Антон Хабиров" w:date="2021-01-20T01:41:00Z">
              <w:r w:rsidRPr="001144EF">
                <w:rPr>
                  <w:sz w:val="28"/>
                  <w:szCs w:val="28"/>
                </w:rPr>
                <w:delText>2</w:delText>
              </w:r>
            </w:del>
            <w:ins w:id="4971" w:author="Антон Хабиров" w:date="2021-01-20T01:41:00Z">
              <w:r w:rsidRPr="001144EF">
                <w:rPr>
                  <w:sz w:val="28"/>
                  <w:szCs w:val="28"/>
                </w:rPr>
                <w:t>1</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Лом</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1013" w:type="dxa"/>
          </w:tcPr>
          <w:p w:rsidR="00303495" w:rsidRPr="001144EF" w:rsidRDefault="00303495" w:rsidP="00AD6363">
            <w:pPr>
              <w:pStyle w:val="ConsPlusNormal"/>
              <w:jc w:val="center"/>
              <w:rPr>
                <w:sz w:val="28"/>
                <w:szCs w:val="28"/>
              </w:rPr>
            </w:pPr>
            <w:r w:rsidRPr="001144EF">
              <w:rPr>
                <w:sz w:val="28"/>
                <w:szCs w:val="28"/>
              </w:rPr>
              <w:t>1</w:t>
            </w:r>
          </w:p>
        </w:tc>
      </w:tr>
      <w:tr w:rsidR="00303495" w:rsidRPr="001144EF" w:rsidTr="00AD6363">
        <w:tc>
          <w:tcPr>
            <w:tcW w:w="624" w:type="dxa"/>
          </w:tcPr>
          <w:p w:rsidR="00303495" w:rsidRPr="001144EF" w:rsidRDefault="00303495" w:rsidP="00AD6363">
            <w:pPr>
              <w:pStyle w:val="ConsPlusNormal"/>
              <w:rPr>
                <w:sz w:val="28"/>
                <w:szCs w:val="28"/>
              </w:rPr>
            </w:pPr>
            <w:del w:id="4972" w:author="Антон Хабиров" w:date="2021-01-20T01:41:00Z">
              <w:r w:rsidRPr="001144EF">
                <w:rPr>
                  <w:sz w:val="28"/>
                  <w:szCs w:val="28"/>
                </w:rPr>
                <w:delText>3</w:delText>
              </w:r>
            </w:del>
            <w:ins w:id="4973" w:author="Антон Хабиров" w:date="2021-01-20T01:41:00Z">
              <w:r w:rsidRPr="001144EF">
                <w:rPr>
                  <w:sz w:val="28"/>
                  <w:szCs w:val="28"/>
                </w:rPr>
                <w:t>2</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Багор</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1013" w:type="dxa"/>
          </w:tcPr>
          <w:p w:rsidR="00303495" w:rsidRPr="001144EF" w:rsidRDefault="00303495" w:rsidP="00AD6363">
            <w:pPr>
              <w:pStyle w:val="ConsPlusNormal"/>
              <w:jc w:val="center"/>
              <w:rPr>
                <w:sz w:val="28"/>
                <w:szCs w:val="28"/>
              </w:rPr>
            </w:pPr>
            <w:r w:rsidRPr="001144EF">
              <w:rPr>
                <w:sz w:val="28"/>
                <w:szCs w:val="28"/>
              </w:rPr>
              <w:t>-</w:t>
            </w:r>
          </w:p>
        </w:tc>
      </w:tr>
      <w:tr w:rsidR="00303495" w:rsidRPr="001144EF" w:rsidTr="00AD6363">
        <w:tc>
          <w:tcPr>
            <w:tcW w:w="624" w:type="dxa"/>
          </w:tcPr>
          <w:p w:rsidR="00303495" w:rsidRPr="001144EF" w:rsidRDefault="00303495" w:rsidP="00AD6363">
            <w:pPr>
              <w:pStyle w:val="ConsPlusNormal"/>
              <w:rPr>
                <w:sz w:val="28"/>
                <w:szCs w:val="28"/>
              </w:rPr>
            </w:pPr>
            <w:del w:id="4974" w:author="Антон Хабиров" w:date="2021-01-20T01:41:00Z">
              <w:r w:rsidRPr="001144EF">
                <w:rPr>
                  <w:sz w:val="28"/>
                  <w:szCs w:val="28"/>
                </w:rPr>
                <w:delText>4</w:delText>
              </w:r>
            </w:del>
            <w:ins w:id="4975" w:author="Антон Хабиров" w:date="2021-01-20T01:41:00Z">
              <w:r w:rsidRPr="001144EF">
                <w:rPr>
                  <w:sz w:val="28"/>
                  <w:szCs w:val="28"/>
                </w:rPr>
                <w:t>3</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Крюк с деревянной рукояткой</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1013" w:type="dxa"/>
          </w:tcPr>
          <w:p w:rsidR="00303495" w:rsidRPr="001144EF" w:rsidRDefault="00303495" w:rsidP="00AD6363">
            <w:pPr>
              <w:pStyle w:val="ConsPlusNormal"/>
              <w:jc w:val="center"/>
              <w:rPr>
                <w:sz w:val="28"/>
                <w:szCs w:val="28"/>
              </w:rPr>
            </w:pPr>
            <w:r w:rsidRPr="001144EF">
              <w:rPr>
                <w:sz w:val="28"/>
                <w:szCs w:val="28"/>
              </w:rPr>
              <w:t>-</w:t>
            </w:r>
          </w:p>
        </w:tc>
      </w:tr>
      <w:tr w:rsidR="00303495" w:rsidRPr="001144EF" w:rsidTr="00AD6363">
        <w:tc>
          <w:tcPr>
            <w:tcW w:w="624" w:type="dxa"/>
          </w:tcPr>
          <w:p w:rsidR="00303495" w:rsidRPr="001144EF" w:rsidRDefault="00303495" w:rsidP="00AD6363">
            <w:pPr>
              <w:pStyle w:val="ConsPlusNormal"/>
              <w:rPr>
                <w:sz w:val="28"/>
                <w:szCs w:val="28"/>
              </w:rPr>
            </w:pPr>
            <w:del w:id="4976" w:author="Антон Хабиров" w:date="2021-01-20T01:41:00Z">
              <w:r w:rsidRPr="001144EF">
                <w:rPr>
                  <w:sz w:val="28"/>
                  <w:szCs w:val="28"/>
                </w:rPr>
                <w:delText>5</w:delText>
              </w:r>
            </w:del>
            <w:ins w:id="4977" w:author="Антон Хабиров" w:date="2021-01-20T01:41:00Z">
              <w:r w:rsidRPr="001144EF">
                <w:rPr>
                  <w:sz w:val="28"/>
                  <w:szCs w:val="28"/>
                </w:rPr>
                <w:t>4</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Ведро</w:t>
            </w:r>
          </w:p>
        </w:tc>
        <w:tc>
          <w:tcPr>
            <w:tcW w:w="980" w:type="dxa"/>
          </w:tcPr>
          <w:p w:rsidR="00303495" w:rsidRPr="001144EF" w:rsidRDefault="00303495" w:rsidP="00AD6363">
            <w:pPr>
              <w:pStyle w:val="ConsPlusNormal"/>
              <w:jc w:val="center"/>
              <w:rPr>
                <w:sz w:val="28"/>
                <w:szCs w:val="28"/>
              </w:rPr>
            </w:pPr>
            <w:r w:rsidRPr="001144EF">
              <w:rPr>
                <w:sz w:val="28"/>
                <w:szCs w:val="28"/>
              </w:rPr>
              <w:t>2</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2</w:t>
            </w:r>
          </w:p>
        </w:tc>
        <w:tc>
          <w:tcPr>
            <w:tcW w:w="1013" w:type="dxa"/>
          </w:tcPr>
          <w:p w:rsidR="00303495" w:rsidRPr="001144EF" w:rsidRDefault="00303495" w:rsidP="00AD6363">
            <w:pPr>
              <w:pStyle w:val="ConsPlusNormal"/>
              <w:jc w:val="center"/>
              <w:rPr>
                <w:sz w:val="28"/>
                <w:szCs w:val="28"/>
              </w:rPr>
            </w:pPr>
            <w:r w:rsidRPr="001144EF">
              <w:rPr>
                <w:sz w:val="28"/>
                <w:szCs w:val="28"/>
              </w:rPr>
              <w:t>1</w:t>
            </w:r>
          </w:p>
        </w:tc>
      </w:tr>
      <w:tr w:rsidR="00303495" w:rsidRPr="001144EF" w:rsidTr="00AD6363">
        <w:tc>
          <w:tcPr>
            <w:tcW w:w="624" w:type="dxa"/>
          </w:tcPr>
          <w:p w:rsidR="00303495" w:rsidRPr="001144EF" w:rsidRDefault="00303495" w:rsidP="00AD6363">
            <w:pPr>
              <w:pStyle w:val="ConsPlusNormal"/>
              <w:rPr>
                <w:sz w:val="28"/>
                <w:szCs w:val="28"/>
              </w:rPr>
            </w:pPr>
            <w:del w:id="4978" w:author="Антон Хабиров" w:date="2021-01-20T01:41:00Z">
              <w:r w:rsidRPr="001144EF">
                <w:rPr>
                  <w:sz w:val="28"/>
                  <w:szCs w:val="28"/>
                </w:rPr>
                <w:delText>6</w:delText>
              </w:r>
            </w:del>
            <w:ins w:id="4979" w:author="Антон Хабиров" w:date="2021-01-20T01:41:00Z">
              <w:r w:rsidRPr="001144EF">
                <w:rPr>
                  <w:sz w:val="28"/>
                  <w:szCs w:val="28"/>
                </w:rPr>
                <w:t>5</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Комплект для резки электропроводов: ножницы, диэлектрические боты и коврик</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1013" w:type="dxa"/>
          </w:tcPr>
          <w:p w:rsidR="00303495" w:rsidRPr="001144EF" w:rsidRDefault="00303495" w:rsidP="00AD6363">
            <w:pPr>
              <w:pStyle w:val="ConsPlusNormal"/>
              <w:jc w:val="center"/>
              <w:rPr>
                <w:sz w:val="28"/>
                <w:szCs w:val="28"/>
              </w:rPr>
            </w:pPr>
            <w:r w:rsidRPr="001144EF">
              <w:rPr>
                <w:sz w:val="28"/>
                <w:szCs w:val="28"/>
              </w:rPr>
              <w:t>-</w:t>
            </w:r>
          </w:p>
        </w:tc>
      </w:tr>
      <w:tr w:rsidR="00303495" w:rsidRPr="001144EF" w:rsidTr="00AD6363">
        <w:tc>
          <w:tcPr>
            <w:tcW w:w="624" w:type="dxa"/>
          </w:tcPr>
          <w:p w:rsidR="00303495" w:rsidRPr="001144EF" w:rsidRDefault="00303495" w:rsidP="00AD6363">
            <w:pPr>
              <w:pStyle w:val="ConsPlusNormal"/>
              <w:rPr>
                <w:sz w:val="28"/>
                <w:szCs w:val="28"/>
              </w:rPr>
            </w:pPr>
            <w:del w:id="4980" w:author="Антон Хабиров" w:date="2021-01-20T01:41:00Z">
              <w:r w:rsidRPr="001144EF">
                <w:rPr>
                  <w:sz w:val="28"/>
                  <w:szCs w:val="28"/>
                </w:rPr>
                <w:delText>7</w:delText>
              </w:r>
            </w:del>
            <w:ins w:id="4981" w:author="Антон Хабиров" w:date="2021-01-20T01:41:00Z">
              <w:r w:rsidRPr="001144EF">
                <w:rPr>
                  <w:sz w:val="28"/>
                  <w:szCs w:val="28"/>
                </w:rPr>
                <w:t>6</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Покрывало для изоляции очага возгорания</w:t>
            </w:r>
          </w:p>
        </w:tc>
        <w:tc>
          <w:tcPr>
            <w:tcW w:w="980" w:type="dxa"/>
          </w:tcPr>
          <w:p w:rsidR="00303495" w:rsidRPr="001144EF" w:rsidRDefault="00303495" w:rsidP="00AD6363">
            <w:pPr>
              <w:pStyle w:val="ConsPlusNormal"/>
              <w:jc w:val="center"/>
              <w:rPr>
                <w:sz w:val="28"/>
                <w:szCs w:val="28"/>
              </w:rPr>
            </w:pPr>
            <w:del w:id="4982" w:author="Антон Хабиров" w:date="2021-01-20T01:41:00Z">
              <w:r w:rsidRPr="001144EF">
                <w:rPr>
                  <w:sz w:val="28"/>
                  <w:szCs w:val="28"/>
                </w:rPr>
                <w:delText>-</w:delText>
              </w:r>
            </w:del>
            <w:ins w:id="4983" w:author="Антон Хабиров" w:date="2021-01-20T01:41:00Z">
              <w:r w:rsidRPr="001144EF">
                <w:rPr>
                  <w:sz w:val="28"/>
                  <w:szCs w:val="28"/>
                </w:rPr>
                <w:t>1</w:t>
              </w:r>
            </w:ins>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1013" w:type="dxa"/>
          </w:tcPr>
          <w:p w:rsidR="00303495" w:rsidRPr="001144EF" w:rsidRDefault="00303495" w:rsidP="00AD6363">
            <w:pPr>
              <w:pStyle w:val="ConsPlusNormal"/>
              <w:jc w:val="center"/>
              <w:rPr>
                <w:sz w:val="28"/>
                <w:szCs w:val="28"/>
              </w:rPr>
            </w:pPr>
            <w:r w:rsidRPr="001144EF">
              <w:rPr>
                <w:sz w:val="28"/>
                <w:szCs w:val="28"/>
              </w:rPr>
              <w:t>1</w:t>
            </w:r>
          </w:p>
        </w:tc>
      </w:tr>
      <w:tr w:rsidR="00303495" w:rsidRPr="001144EF" w:rsidTr="00AD6363">
        <w:tblPrEx>
          <w:jc w:val="center"/>
        </w:tblPrEx>
        <w:trPr>
          <w:jc w:val="center"/>
          <w:del w:id="4984" w:author="Антон Хабиров" w:date="2021-01-20T01:41:00Z"/>
        </w:trPr>
        <w:tc>
          <w:tcPr>
            <w:tcW w:w="10237" w:type="dxa"/>
            <w:gridSpan w:val="7"/>
          </w:tcPr>
          <w:p w:rsidR="00303495" w:rsidRPr="001144EF" w:rsidRDefault="00303495" w:rsidP="00AD6363">
            <w:pPr>
              <w:pStyle w:val="ConsPlusNormal"/>
              <w:rPr>
                <w:del w:id="4985" w:author="Антон Хабиров" w:date="2021-01-20T01:41:00Z"/>
                <w:sz w:val="28"/>
                <w:szCs w:val="28"/>
              </w:rPr>
            </w:pPr>
            <w:del w:id="4986" w:author="Антон Хабиров" w:date="2021-01-20T01:41:00Z">
              <w:r w:rsidRPr="001144EF">
                <w:rPr>
                  <w:sz w:val="28"/>
                  <w:szCs w:val="28"/>
                </w:rPr>
                <w:delText>(п. 7 в ред. Постановления Правительства РФ от 17.02.2014 № 113)</w:delText>
              </w:r>
            </w:del>
          </w:p>
        </w:tc>
      </w:tr>
      <w:tr w:rsidR="00303495" w:rsidRPr="001144EF" w:rsidTr="00AD6363">
        <w:tc>
          <w:tcPr>
            <w:tcW w:w="624" w:type="dxa"/>
          </w:tcPr>
          <w:p w:rsidR="00303495" w:rsidRPr="001144EF" w:rsidRDefault="00303495" w:rsidP="00AD6363">
            <w:pPr>
              <w:pStyle w:val="ConsPlusNormal"/>
              <w:rPr>
                <w:sz w:val="28"/>
                <w:szCs w:val="28"/>
              </w:rPr>
            </w:pPr>
            <w:del w:id="4987" w:author="Антон Хабиров" w:date="2021-01-20T01:41:00Z">
              <w:r w:rsidRPr="001144EF">
                <w:rPr>
                  <w:sz w:val="28"/>
                  <w:szCs w:val="28"/>
                </w:rPr>
                <w:lastRenderedPageBreak/>
                <w:delText>8</w:delText>
              </w:r>
            </w:del>
            <w:ins w:id="4988" w:author="Антон Хабиров" w:date="2021-01-20T01:41:00Z">
              <w:r w:rsidRPr="001144EF">
                <w:rPr>
                  <w:sz w:val="28"/>
                  <w:szCs w:val="28"/>
                </w:rPr>
                <w:t>7</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Лопата штыковая</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1013" w:type="dxa"/>
          </w:tcPr>
          <w:p w:rsidR="00303495" w:rsidRPr="001144EF" w:rsidRDefault="00303495" w:rsidP="00AD6363">
            <w:pPr>
              <w:pStyle w:val="ConsPlusNormal"/>
              <w:jc w:val="center"/>
              <w:rPr>
                <w:sz w:val="28"/>
                <w:szCs w:val="28"/>
              </w:rPr>
            </w:pPr>
            <w:r w:rsidRPr="001144EF">
              <w:rPr>
                <w:sz w:val="28"/>
                <w:szCs w:val="28"/>
              </w:rPr>
              <w:t>1</w:t>
            </w:r>
          </w:p>
        </w:tc>
      </w:tr>
      <w:tr w:rsidR="00303495" w:rsidRPr="001144EF" w:rsidTr="00AD6363">
        <w:tc>
          <w:tcPr>
            <w:tcW w:w="624" w:type="dxa"/>
          </w:tcPr>
          <w:p w:rsidR="00303495" w:rsidRPr="001144EF" w:rsidRDefault="00303495" w:rsidP="00AD6363">
            <w:pPr>
              <w:pStyle w:val="ConsPlusNormal"/>
              <w:rPr>
                <w:sz w:val="28"/>
                <w:szCs w:val="28"/>
              </w:rPr>
            </w:pPr>
            <w:del w:id="4989" w:author="Антон Хабиров" w:date="2021-01-20T01:41:00Z">
              <w:r w:rsidRPr="001144EF">
                <w:rPr>
                  <w:sz w:val="28"/>
                  <w:szCs w:val="28"/>
                </w:rPr>
                <w:delText>9</w:delText>
              </w:r>
            </w:del>
            <w:ins w:id="4990" w:author="Антон Хабиров" w:date="2021-01-20T01:41:00Z">
              <w:r w:rsidRPr="001144EF">
                <w:rPr>
                  <w:sz w:val="28"/>
                  <w:szCs w:val="28"/>
                </w:rPr>
                <w:t>8</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Лопата совковая</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1013" w:type="dxa"/>
          </w:tcPr>
          <w:p w:rsidR="00303495" w:rsidRPr="001144EF" w:rsidRDefault="00303495" w:rsidP="00AD6363">
            <w:pPr>
              <w:pStyle w:val="ConsPlusNormal"/>
              <w:jc w:val="center"/>
              <w:rPr>
                <w:sz w:val="28"/>
                <w:szCs w:val="28"/>
              </w:rPr>
            </w:pPr>
            <w:r w:rsidRPr="001144EF">
              <w:rPr>
                <w:sz w:val="28"/>
                <w:szCs w:val="28"/>
              </w:rPr>
              <w:t>-</w:t>
            </w:r>
          </w:p>
        </w:tc>
      </w:tr>
      <w:tr w:rsidR="00303495" w:rsidRPr="001144EF" w:rsidTr="00AD6363">
        <w:tc>
          <w:tcPr>
            <w:tcW w:w="624" w:type="dxa"/>
          </w:tcPr>
          <w:p w:rsidR="00303495" w:rsidRPr="001144EF" w:rsidRDefault="00303495" w:rsidP="00AD6363">
            <w:pPr>
              <w:pStyle w:val="ConsPlusNormal"/>
              <w:rPr>
                <w:sz w:val="28"/>
                <w:szCs w:val="28"/>
              </w:rPr>
            </w:pPr>
            <w:del w:id="4991" w:author="Антон Хабиров" w:date="2021-01-20T01:41:00Z">
              <w:r w:rsidRPr="001144EF">
                <w:rPr>
                  <w:sz w:val="28"/>
                  <w:szCs w:val="28"/>
                </w:rPr>
                <w:delText>10</w:delText>
              </w:r>
            </w:del>
            <w:ins w:id="4992" w:author="Антон Хабиров" w:date="2021-01-20T01:41:00Z">
              <w:r w:rsidRPr="001144EF">
                <w:rPr>
                  <w:sz w:val="28"/>
                  <w:szCs w:val="28"/>
                </w:rPr>
                <w:t>9</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Вилы</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1013" w:type="dxa"/>
          </w:tcPr>
          <w:p w:rsidR="00303495" w:rsidRPr="001144EF" w:rsidRDefault="00303495" w:rsidP="00AD6363">
            <w:pPr>
              <w:pStyle w:val="ConsPlusNormal"/>
              <w:jc w:val="center"/>
              <w:rPr>
                <w:sz w:val="28"/>
                <w:szCs w:val="28"/>
              </w:rPr>
            </w:pPr>
            <w:r w:rsidRPr="001144EF">
              <w:rPr>
                <w:sz w:val="28"/>
                <w:szCs w:val="28"/>
              </w:rPr>
              <w:t>-</w:t>
            </w:r>
          </w:p>
        </w:tc>
      </w:tr>
      <w:tr w:rsidR="00303495" w:rsidRPr="001144EF" w:rsidTr="00AD6363">
        <w:tc>
          <w:tcPr>
            <w:tcW w:w="624" w:type="dxa"/>
          </w:tcPr>
          <w:p w:rsidR="00303495" w:rsidRPr="001144EF" w:rsidRDefault="00303495" w:rsidP="00AD6363">
            <w:pPr>
              <w:pStyle w:val="ConsPlusNormal"/>
              <w:rPr>
                <w:sz w:val="28"/>
                <w:szCs w:val="28"/>
              </w:rPr>
            </w:pPr>
            <w:del w:id="4993" w:author="Антон Хабиров" w:date="2021-01-20T01:41:00Z">
              <w:r w:rsidRPr="001144EF">
                <w:rPr>
                  <w:sz w:val="28"/>
                  <w:szCs w:val="28"/>
                </w:rPr>
                <w:delText>11</w:delText>
              </w:r>
            </w:del>
            <w:ins w:id="4994" w:author="Антон Хабиров" w:date="2021-01-20T01:41:00Z">
              <w:r w:rsidRPr="001144EF">
                <w:rPr>
                  <w:sz w:val="28"/>
                  <w:szCs w:val="28"/>
                </w:rPr>
                <w:t>10</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Тележка для перевозки оборудования</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1013" w:type="dxa"/>
          </w:tcPr>
          <w:p w:rsidR="00303495" w:rsidRPr="001144EF" w:rsidRDefault="00303495" w:rsidP="00AD6363">
            <w:pPr>
              <w:pStyle w:val="ConsPlusNormal"/>
              <w:jc w:val="center"/>
              <w:rPr>
                <w:sz w:val="28"/>
                <w:szCs w:val="28"/>
              </w:rPr>
            </w:pPr>
            <w:r w:rsidRPr="001144EF">
              <w:rPr>
                <w:sz w:val="28"/>
                <w:szCs w:val="28"/>
              </w:rPr>
              <w:t>1</w:t>
            </w:r>
          </w:p>
        </w:tc>
      </w:tr>
      <w:tr w:rsidR="00303495" w:rsidRPr="001144EF" w:rsidTr="00AD6363">
        <w:tc>
          <w:tcPr>
            <w:tcW w:w="624" w:type="dxa"/>
          </w:tcPr>
          <w:p w:rsidR="00303495" w:rsidRPr="001144EF" w:rsidRDefault="00303495" w:rsidP="00AD6363">
            <w:pPr>
              <w:pStyle w:val="ConsPlusNormal"/>
              <w:rPr>
                <w:sz w:val="28"/>
                <w:szCs w:val="28"/>
              </w:rPr>
            </w:pPr>
            <w:del w:id="4995" w:author="Антон Хабиров" w:date="2021-01-20T01:41:00Z">
              <w:r w:rsidRPr="001144EF">
                <w:rPr>
                  <w:sz w:val="28"/>
                  <w:szCs w:val="28"/>
                </w:rPr>
                <w:delText>12</w:delText>
              </w:r>
            </w:del>
            <w:ins w:id="4996" w:author="Антон Хабиров" w:date="2021-01-20T01:41:00Z">
              <w:r w:rsidRPr="001144EF">
                <w:rPr>
                  <w:sz w:val="28"/>
                  <w:szCs w:val="28"/>
                </w:rPr>
                <w:t>11</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Емкость для хранения воды объемом:</w:t>
            </w:r>
          </w:p>
        </w:tc>
        <w:tc>
          <w:tcPr>
            <w:tcW w:w="980" w:type="dxa"/>
          </w:tcPr>
          <w:p w:rsidR="00303495" w:rsidRPr="001144EF" w:rsidRDefault="00303495" w:rsidP="00AD6363">
            <w:pPr>
              <w:pStyle w:val="ConsPlusNormal"/>
              <w:rPr>
                <w:sz w:val="28"/>
                <w:szCs w:val="28"/>
              </w:rPr>
            </w:pPr>
          </w:p>
        </w:tc>
        <w:tc>
          <w:tcPr>
            <w:tcW w:w="980" w:type="dxa"/>
          </w:tcPr>
          <w:p w:rsidR="00303495" w:rsidRPr="001144EF" w:rsidRDefault="00303495" w:rsidP="00AD6363">
            <w:pPr>
              <w:pStyle w:val="ConsPlusNormal"/>
              <w:rPr>
                <w:sz w:val="28"/>
                <w:szCs w:val="28"/>
              </w:rPr>
            </w:pPr>
          </w:p>
        </w:tc>
        <w:tc>
          <w:tcPr>
            <w:tcW w:w="980" w:type="dxa"/>
          </w:tcPr>
          <w:p w:rsidR="00303495" w:rsidRPr="001144EF" w:rsidRDefault="00303495" w:rsidP="00AD6363">
            <w:pPr>
              <w:pStyle w:val="ConsPlusNormal"/>
              <w:rPr>
                <w:sz w:val="28"/>
                <w:szCs w:val="28"/>
              </w:rPr>
            </w:pPr>
          </w:p>
        </w:tc>
        <w:tc>
          <w:tcPr>
            <w:tcW w:w="980" w:type="dxa"/>
          </w:tcPr>
          <w:p w:rsidR="00303495" w:rsidRPr="001144EF" w:rsidRDefault="00303495" w:rsidP="00AD6363">
            <w:pPr>
              <w:pStyle w:val="ConsPlusNormal"/>
              <w:rPr>
                <w:sz w:val="28"/>
                <w:szCs w:val="28"/>
              </w:rPr>
            </w:pPr>
          </w:p>
        </w:tc>
        <w:tc>
          <w:tcPr>
            <w:tcW w:w="1013" w:type="dxa"/>
          </w:tcPr>
          <w:p w:rsidR="00303495" w:rsidRPr="001144EF" w:rsidRDefault="00303495" w:rsidP="00AD6363">
            <w:pPr>
              <w:pStyle w:val="ConsPlusNormal"/>
              <w:rPr>
                <w:sz w:val="28"/>
                <w:szCs w:val="28"/>
              </w:rPr>
            </w:pPr>
          </w:p>
        </w:tc>
      </w:tr>
      <w:tr w:rsidR="00303495" w:rsidRPr="001144EF" w:rsidTr="00AD6363">
        <w:tc>
          <w:tcPr>
            <w:tcW w:w="624" w:type="dxa"/>
          </w:tcPr>
          <w:p w:rsidR="00303495" w:rsidRPr="001144EF" w:rsidRDefault="00303495" w:rsidP="00AD6363">
            <w:pPr>
              <w:pStyle w:val="ConsPlusNormal"/>
              <w:rPr>
                <w:sz w:val="28"/>
                <w:szCs w:val="28"/>
              </w:rPr>
            </w:pPr>
          </w:p>
        </w:tc>
        <w:tc>
          <w:tcPr>
            <w:tcW w:w="4479" w:type="dxa"/>
          </w:tcPr>
          <w:p w:rsidR="00303495" w:rsidRPr="001144EF" w:rsidRDefault="00303495" w:rsidP="00AD6363">
            <w:pPr>
              <w:pStyle w:val="ConsPlusNormal"/>
              <w:ind w:left="284"/>
              <w:rPr>
                <w:sz w:val="28"/>
                <w:szCs w:val="28"/>
              </w:rPr>
            </w:pPr>
            <w:r w:rsidRPr="001144EF">
              <w:rPr>
                <w:sz w:val="28"/>
                <w:szCs w:val="28"/>
              </w:rPr>
              <w:t>0,2 куб. метра</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1013" w:type="dxa"/>
          </w:tcPr>
          <w:p w:rsidR="00303495" w:rsidRPr="001144EF" w:rsidRDefault="00303495" w:rsidP="00AD6363">
            <w:pPr>
              <w:pStyle w:val="ConsPlusNormal"/>
              <w:jc w:val="center"/>
              <w:rPr>
                <w:sz w:val="28"/>
                <w:szCs w:val="28"/>
              </w:rPr>
            </w:pPr>
            <w:r w:rsidRPr="001144EF">
              <w:rPr>
                <w:sz w:val="28"/>
                <w:szCs w:val="28"/>
              </w:rPr>
              <w:t>-</w:t>
            </w:r>
          </w:p>
        </w:tc>
      </w:tr>
      <w:tr w:rsidR="00303495" w:rsidRPr="001144EF" w:rsidTr="00AD6363">
        <w:tc>
          <w:tcPr>
            <w:tcW w:w="624" w:type="dxa"/>
          </w:tcPr>
          <w:p w:rsidR="00303495" w:rsidRPr="001144EF" w:rsidRDefault="00303495" w:rsidP="00AD6363">
            <w:pPr>
              <w:pStyle w:val="ConsPlusNormal"/>
              <w:rPr>
                <w:sz w:val="28"/>
                <w:szCs w:val="28"/>
              </w:rPr>
            </w:pPr>
          </w:p>
        </w:tc>
        <w:tc>
          <w:tcPr>
            <w:tcW w:w="4479" w:type="dxa"/>
          </w:tcPr>
          <w:p w:rsidR="00303495" w:rsidRPr="001144EF" w:rsidRDefault="00303495" w:rsidP="00AD6363">
            <w:pPr>
              <w:pStyle w:val="ConsPlusNormal"/>
              <w:ind w:left="284"/>
              <w:rPr>
                <w:sz w:val="28"/>
                <w:szCs w:val="28"/>
              </w:rPr>
            </w:pPr>
            <w:r w:rsidRPr="001144EF">
              <w:rPr>
                <w:sz w:val="28"/>
                <w:szCs w:val="28"/>
              </w:rPr>
              <w:t>0,02 куб. метра</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1013" w:type="dxa"/>
          </w:tcPr>
          <w:p w:rsidR="00303495" w:rsidRPr="001144EF" w:rsidRDefault="00303495" w:rsidP="00AD6363">
            <w:pPr>
              <w:pStyle w:val="ConsPlusNormal"/>
              <w:jc w:val="center"/>
              <w:rPr>
                <w:sz w:val="28"/>
                <w:szCs w:val="28"/>
              </w:rPr>
            </w:pPr>
            <w:r w:rsidRPr="001144EF">
              <w:rPr>
                <w:sz w:val="28"/>
                <w:szCs w:val="28"/>
              </w:rPr>
              <w:t>1</w:t>
            </w:r>
          </w:p>
        </w:tc>
      </w:tr>
      <w:tr w:rsidR="00303495" w:rsidRPr="001144EF" w:rsidTr="00AD6363">
        <w:tc>
          <w:tcPr>
            <w:tcW w:w="624" w:type="dxa"/>
          </w:tcPr>
          <w:p w:rsidR="00303495" w:rsidRPr="001144EF" w:rsidRDefault="00303495" w:rsidP="00AD6363">
            <w:pPr>
              <w:pStyle w:val="ConsPlusNormal"/>
              <w:rPr>
                <w:sz w:val="28"/>
                <w:szCs w:val="28"/>
              </w:rPr>
            </w:pPr>
            <w:del w:id="4997" w:author="Антон Хабиров" w:date="2021-01-20T01:41:00Z">
              <w:r w:rsidRPr="001144EF">
                <w:rPr>
                  <w:sz w:val="28"/>
                  <w:szCs w:val="28"/>
                </w:rPr>
                <w:delText>13</w:delText>
              </w:r>
            </w:del>
            <w:ins w:id="4998" w:author="Антон Хабиров" w:date="2021-01-20T01:41:00Z">
              <w:r w:rsidRPr="001144EF">
                <w:rPr>
                  <w:sz w:val="28"/>
                  <w:szCs w:val="28"/>
                </w:rPr>
                <w:t>12</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Ящик с песком 0,5 куб. метра</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1</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1013" w:type="dxa"/>
          </w:tcPr>
          <w:p w:rsidR="00303495" w:rsidRPr="001144EF" w:rsidRDefault="00303495" w:rsidP="00AD6363">
            <w:pPr>
              <w:pStyle w:val="ConsPlusNormal"/>
              <w:jc w:val="center"/>
              <w:rPr>
                <w:sz w:val="28"/>
                <w:szCs w:val="28"/>
              </w:rPr>
            </w:pPr>
            <w:r w:rsidRPr="001144EF">
              <w:rPr>
                <w:sz w:val="28"/>
                <w:szCs w:val="28"/>
              </w:rPr>
              <w:t>-</w:t>
            </w:r>
          </w:p>
        </w:tc>
      </w:tr>
      <w:tr w:rsidR="00303495" w:rsidRPr="001144EF" w:rsidTr="00AD6363">
        <w:tc>
          <w:tcPr>
            <w:tcW w:w="624" w:type="dxa"/>
          </w:tcPr>
          <w:p w:rsidR="00303495" w:rsidRPr="001144EF" w:rsidRDefault="00303495" w:rsidP="00AD6363">
            <w:pPr>
              <w:pStyle w:val="ConsPlusNormal"/>
              <w:rPr>
                <w:sz w:val="28"/>
                <w:szCs w:val="28"/>
              </w:rPr>
            </w:pPr>
            <w:del w:id="4999" w:author="Антон Хабиров" w:date="2021-01-20T01:41:00Z">
              <w:r w:rsidRPr="001144EF">
                <w:rPr>
                  <w:sz w:val="28"/>
                  <w:szCs w:val="28"/>
                </w:rPr>
                <w:delText>14</w:delText>
              </w:r>
            </w:del>
            <w:ins w:id="5000" w:author="Антон Хабиров" w:date="2021-01-20T01:41:00Z">
              <w:r w:rsidRPr="001144EF">
                <w:rPr>
                  <w:sz w:val="28"/>
                  <w:szCs w:val="28"/>
                </w:rPr>
                <w:t>13</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Насос ручной</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1013" w:type="dxa"/>
          </w:tcPr>
          <w:p w:rsidR="00303495" w:rsidRPr="001144EF" w:rsidRDefault="00303495" w:rsidP="00AD6363">
            <w:pPr>
              <w:pStyle w:val="ConsPlusNormal"/>
              <w:jc w:val="center"/>
              <w:rPr>
                <w:sz w:val="28"/>
                <w:szCs w:val="28"/>
              </w:rPr>
            </w:pPr>
            <w:r w:rsidRPr="001144EF">
              <w:rPr>
                <w:sz w:val="28"/>
                <w:szCs w:val="28"/>
              </w:rPr>
              <w:t>1</w:t>
            </w:r>
          </w:p>
        </w:tc>
      </w:tr>
      <w:tr w:rsidR="00303495" w:rsidRPr="001144EF" w:rsidTr="00AD6363">
        <w:tc>
          <w:tcPr>
            <w:tcW w:w="624" w:type="dxa"/>
          </w:tcPr>
          <w:p w:rsidR="00303495" w:rsidRPr="001144EF" w:rsidRDefault="00303495" w:rsidP="00AD6363">
            <w:pPr>
              <w:pStyle w:val="ConsPlusNormal"/>
              <w:rPr>
                <w:sz w:val="28"/>
                <w:szCs w:val="28"/>
              </w:rPr>
            </w:pPr>
            <w:del w:id="5001" w:author="Антон Хабиров" w:date="2021-01-20T01:41:00Z">
              <w:r w:rsidRPr="001144EF">
                <w:rPr>
                  <w:sz w:val="28"/>
                  <w:szCs w:val="28"/>
                </w:rPr>
                <w:delText>15</w:delText>
              </w:r>
            </w:del>
            <w:ins w:id="5002" w:author="Антон Хабиров" w:date="2021-01-20T01:41:00Z">
              <w:r w:rsidRPr="001144EF">
                <w:rPr>
                  <w:sz w:val="28"/>
                  <w:szCs w:val="28"/>
                </w:rPr>
                <w:t>14</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 xml:space="preserve">Рукав </w:t>
            </w:r>
            <w:proofErr w:type="spellStart"/>
            <w:r w:rsidRPr="001144EF">
              <w:rPr>
                <w:sz w:val="28"/>
                <w:szCs w:val="28"/>
              </w:rPr>
              <w:t>Ду</w:t>
            </w:r>
            <w:proofErr w:type="spellEnd"/>
            <w:r w:rsidRPr="001144EF">
              <w:rPr>
                <w:sz w:val="28"/>
                <w:szCs w:val="28"/>
              </w:rPr>
              <w:t xml:space="preserve"> 18</w:t>
            </w:r>
            <w:del w:id="5003" w:author="Антон Хабиров" w:date="2021-01-20T01:41:00Z">
              <w:r w:rsidRPr="001144EF">
                <w:rPr>
                  <w:sz w:val="28"/>
                  <w:szCs w:val="28"/>
                </w:rPr>
                <w:delText>-</w:delText>
              </w:r>
            </w:del>
            <w:ins w:id="5004" w:author="Антон Хабиров" w:date="2021-01-20T01:41:00Z">
              <w:r w:rsidRPr="001144EF">
                <w:rPr>
                  <w:sz w:val="28"/>
                  <w:szCs w:val="28"/>
                </w:rPr>
                <w:t xml:space="preserve"> - </w:t>
              </w:r>
            </w:ins>
            <w:r w:rsidRPr="001144EF">
              <w:rPr>
                <w:sz w:val="28"/>
                <w:szCs w:val="28"/>
              </w:rPr>
              <w:t>20 длиной 5 метров</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1013" w:type="dxa"/>
          </w:tcPr>
          <w:p w:rsidR="00303495" w:rsidRPr="001144EF" w:rsidRDefault="00303495" w:rsidP="00AD6363">
            <w:pPr>
              <w:pStyle w:val="ConsPlusNormal"/>
              <w:jc w:val="center"/>
              <w:rPr>
                <w:sz w:val="28"/>
                <w:szCs w:val="28"/>
              </w:rPr>
            </w:pPr>
            <w:r w:rsidRPr="001144EF">
              <w:rPr>
                <w:sz w:val="28"/>
                <w:szCs w:val="28"/>
              </w:rPr>
              <w:t>1</w:t>
            </w:r>
          </w:p>
        </w:tc>
      </w:tr>
      <w:tr w:rsidR="00303495" w:rsidRPr="001144EF" w:rsidTr="00AD6363">
        <w:tc>
          <w:tcPr>
            <w:tcW w:w="624" w:type="dxa"/>
          </w:tcPr>
          <w:p w:rsidR="00303495" w:rsidRPr="001144EF" w:rsidRDefault="00303495" w:rsidP="00AD6363">
            <w:pPr>
              <w:pStyle w:val="ConsPlusNormal"/>
              <w:rPr>
                <w:sz w:val="28"/>
                <w:szCs w:val="28"/>
              </w:rPr>
            </w:pPr>
            <w:del w:id="5005" w:author="Антон Хабиров" w:date="2021-01-20T01:41:00Z">
              <w:r w:rsidRPr="001144EF">
                <w:rPr>
                  <w:sz w:val="28"/>
                  <w:szCs w:val="28"/>
                </w:rPr>
                <w:delText>16</w:delText>
              </w:r>
            </w:del>
            <w:ins w:id="5006" w:author="Антон Хабиров" w:date="2021-01-20T01:41:00Z">
              <w:r w:rsidRPr="001144EF">
                <w:rPr>
                  <w:sz w:val="28"/>
                  <w:szCs w:val="28"/>
                </w:rPr>
                <w:t>15</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Защитный экран 1,4 x 2 метра</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1013" w:type="dxa"/>
          </w:tcPr>
          <w:p w:rsidR="00303495" w:rsidRPr="001144EF" w:rsidRDefault="00303495" w:rsidP="00AD6363">
            <w:pPr>
              <w:pStyle w:val="ConsPlusNormal"/>
              <w:jc w:val="center"/>
              <w:rPr>
                <w:sz w:val="28"/>
                <w:szCs w:val="28"/>
              </w:rPr>
            </w:pPr>
            <w:r w:rsidRPr="001144EF">
              <w:rPr>
                <w:sz w:val="28"/>
                <w:szCs w:val="28"/>
              </w:rPr>
              <w:t>6</w:t>
            </w:r>
          </w:p>
        </w:tc>
      </w:tr>
      <w:tr w:rsidR="00303495" w:rsidRPr="001144EF" w:rsidTr="00AD6363">
        <w:tc>
          <w:tcPr>
            <w:tcW w:w="624" w:type="dxa"/>
          </w:tcPr>
          <w:p w:rsidR="00303495" w:rsidRPr="001144EF" w:rsidRDefault="00303495" w:rsidP="00AD6363">
            <w:pPr>
              <w:pStyle w:val="ConsPlusNormal"/>
              <w:rPr>
                <w:sz w:val="28"/>
                <w:szCs w:val="28"/>
              </w:rPr>
            </w:pPr>
            <w:del w:id="5007" w:author="Антон Хабиров" w:date="2021-01-20T01:41:00Z">
              <w:r w:rsidRPr="001144EF">
                <w:rPr>
                  <w:sz w:val="28"/>
                  <w:szCs w:val="28"/>
                </w:rPr>
                <w:delText>17</w:delText>
              </w:r>
            </w:del>
            <w:ins w:id="5008" w:author="Антон Хабиров" w:date="2021-01-20T01:41:00Z">
              <w:r w:rsidRPr="001144EF">
                <w:rPr>
                  <w:sz w:val="28"/>
                  <w:szCs w:val="28"/>
                </w:rPr>
                <w:t>16</w:t>
              </w:r>
            </w:ins>
            <w:r w:rsidRPr="001144EF">
              <w:rPr>
                <w:sz w:val="28"/>
                <w:szCs w:val="28"/>
              </w:rPr>
              <w:t>.</w:t>
            </w:r>
          </w:p>
        </w:tc>
        <w:tc>
          <w:tcPr>
            <w:tcW w:w="4479" w:type="dxa"/>
          </w:tcPr>
          <w:p w:rsidR="00303495" w:rsidRPr="001144EF" w:rsidRDefault="00303495" w:rsidP="00AD6363">
            <w:pPr>
              <w:pStyle w:val="ConsPlusNormal"/>
              <w:rPr>
                <w:sz w:val="28"/>
                <w:szCs w:val="28"/>
              </w:rPr>
            </w:pPr>
            <w:r w:rsidRPr="001144EF">
              <w:rPr>
                <w:sz w:val="28"/>
                <w:szCs w:val="28"/>
              </w:rPr>
              <w:t>Стойки для подвески экранов</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980" w:type="dxa"/>
          </w:tcPr>
          <w:p w:rsidR="00303495" w:rsidRPr="001144EF" w:rsidRDefault="00303495" w:rsidP="00AD6363">
            <w:pPr>
              <w:pStyle w:val="ConsPlusNormal"/>
              <w:jc w:val="center"/>
              <w:rPr>
                <w:sz w:val="28"/>
                <w:szCs w:val="28"/>
              </w:rPr>
            </w:pPr>
            <w:r w:rsidRPr="001144EF">
              <w:rPr>
                <w:sz w:val="28"/>
                <w:szCs w:val="28"/>
              </w:rPr>
              <w:t>-</w:t>
            </w:r>
          </w:p>
        </w:tc>
        <w:tc>
          <w:tcPr>
            <w:tcW w:w="1013" w:type="dxa"/>
          </w:tcPr>
          <w:p w:rsidR="00303495" w:rsidRPr="001144EF" w:rsidRDefault="00303495" w:rsidP="00AD6363">
            <w:pPr>
              <w:pStyle w:val="ConsPlusNormal"/>
              <w:jc w:val="center"/>
              <w:rPr>
                <w:sz w:val="28"/>
                <w:szCs w:val="28"/>
              </w:rPr>
            </w:pPr>
            <w:r w:rsidRPr="001144EF">
              <w:rPr>
                <w:sz w:val="28"/>
                <w:szCs w:val="28"/>
              </w:rPr>
              <w:t>6</w:t>
            </w:r>
          </w:p>
        </w:tc>
      </w:tr>
    </w:tbl>
    <w:p w:rsidR="00303495" w:rsidRPr="001144EF" w:rsidRDefault="00303495" w:rsidP="00303495">
      <w:pPr>
        <w:pStyle w:val="ConsPlusNormal"/>
        <w:jc w:val="both"/>
        <w:rPr>
          <w:sz w:val="28"/>
          <w:szCs w:val="28"/>
        </w:rPr>
      </w:pPr>
    </w:p>
    <w:p w:rsidR="00303495" w:rsidRPr="001144EF" w:rsidRDefault="00303495" w:rsidP="00303495">
      <w:pPr>
        <w:pStyle w:val="ConsPlusNormal"/>
        <w:jc w:val="both"/>
        <w:rPr>
          <w:ins w:id="5009" w:author="Антон Хабиров" w:date="2021-01-20T01:41:00Z"/>
          <w:sz w:val="28"/>
          <w:szCs w:val="28"/>
        </w:rPr>
        <w:sectPr w:rsidR="00303495" w:rsidRPr="001144EF" w:rsidSect="001144EF">
          <w:pgSz w:w="11906" w:h="16838" w:code="9"/>
          <w:pgMar w:top="1440" w:right="567" w:bottom="1440" w:left="1134" w:header="0" w:footer="0" w:gutter="0"/>
          <w:cols w:space="720"/>
          <w:noEndnote/>
        </w:sectPr>
      </w:pPr>
    </w:p>
    <w:p w:rsidR="00303495" w:rsidRPr="001144EF" w:rsidRDefault="00303495" w:rsidP="00303495">
      <w:pPr>
        <w:pStyle w:val="ConsPlusNormal"/>
        <w:jc w:val="right"/>
        <w:outlineLvl w:val="1"/>
        <w:rPr>
          <w:ins w:id="5010" w:author="Антон Хабиров" w:date="2021-01-20T01:41:00Z"/>
          <w:sz w:val="28"/>
          <w:szCs w:val="28"/>
        </w:rPr>
      </w:pPr>
      <w:ins w:id="5011" w:author="Антон Хабиров" w:date="2021-01-20T01:41:00Z">
        <w:r w:rsidRPr="001144EF">
          <w:rPr>
            <w:sz w:val="28"/>
            <w:szCs w:val="28"/>
          </w:rPr>
          <w:lastRenderedPageBreak/>
          <w:t>Приложение № 8</w:t>
        </w:r>
      </w:ins>
    </w:p>
    <w:p w:rsidR="00303495" w:rsidRPr="001144EF" w:rsidRDefault="00303495" w:rsidP="00303495">
      <w:pPr>
        <w:pStyle w:val="ConsPlusNormal"/>
        <w:jc w:val="right"/>
        <w:rPr>
          <w:sz w:val="28"/>
          <w:szCs w:val="28"/>
        </w:rPr>
      </w:pPr>
      <w:moveToRangeStart w:id="5012" w:author="Антон Хабиров" w:date="2021-01-20T01:41:00Z" w:name="move61999342"/>
      <w:moveTo w:id="5013" w:author="Антон Хабиров" w:date="2021-01-20T01:41:00Z">
        <w:r w:rsidRPr="001144EF">
          <w:rPr>
            <w:sz w:val="28"/>
            <w:szCs w:val="28"/>
          </w:rPr>
          <w:t xml:space="preserve">к Правилам </w:t>
        </w:r>
        <w:proofErr w:type="gramStart"/>
        <w:r w:rsidRPr="001144EF">
          <w:rPr>
            <w:sz w:val="28"/>
            <w:szCs w:val="28"/>
          </w:rPr>
          <w:t>противопожарного</w:t>
        </w:r>
      </w:moveTo>
      <w:proofErr w:type="gramEnd"/>
    </w:p>
    <w:p w:rsidR="00303495" w:rsidRPr="001144EF" w:rsidRDefault="00303495" w:rsidP="00303495">
      <w:pPr>
        <w:pStyle w:val="ConsPlusNormal"/>
        <w:jc w:val="right"/>
        <w:rPr>
          <w:sz w:val="28"/>
          <w:szCs w:val="28"/>
        </w:rPr>
      </w:pPr>
      <w:moveTo w:id="5014" w:author="Антон Хабиров" w:date="2021-01-20T01:41:00Z">
        <w:r w:rsidRPr="001144EF">
          <w:rPr>
            <w:sz w:val="28"/>
            <w:szCs w:val="28"/>
          </w:rPr>
          <w:t>режима в Российской Федерации</w:t>
        </w:r>
      </w:moveTo>
    </w:p>
    <w:p w:rsidR="00303495" w:rsidRPr="001144EF" w:rsidRDefault="00303495" w:rsidP="00303495">
      <w:pPr>
        <w:pStyle w:val="ConsPlusNormal"/>
        <w:jc w:val="both"/>
        <w:rPr>
          <w:sz w:val="28"/>
          <w:szCs w:val="28"/>
        </w:rPr>
      </w:pPr>
    </w:p>
    <w:moveToRangeEnd w:id="5012"/>
    <w:p w:rsidR="00303495" w:rsidRPr="001144EF" w:rsidRDefault="00303495" w:rsidP="00303495">
      <w:pPr>
        <w:pStyle w:val="ConsPlusNormal"/>
        <w:ind w:firstLine="540"/>
        <w:jc w:val="both"/>
        <w:rPr>
          <w:del w:id="5015" w:author="Антон Хабиров" w:date="2021-01-20T01:41:00Z"/>
          <w:sz w:val="28"/>
          <w:szCs w:val="28"/>
        </w:rPr>
      </w:pPr>
      <w:del w:id="5016" w:author="Антон Хабиров" w:date="2021-01-20T01:41:00Z">
        <w:r w:rsidRPr="001144EF">
          <w:rPr>
            <w:sz w:val="28"/>
            <w:szCs w:val="28"/>
          </w:rPr>
          <w:delText>Примечание. Знаком "++" обозначены рекомендуемые для оснащения объектов огнетушители, знаком "+" - огнетушители, применение которых допускается при отсутствии рекомендуемых и при соответствующем обосновании, знаком "-" - огнетушители, которые не допускаются для оснащения данных объектов.</w:delText>
        </w:r>
      </w:del>
    </w:p>
    <w:p w:rsidR="00303495" w:rsidRPr="001144EF" w:rsidRDefault="00303495" w:rsidP="00303495">
      <w:pPr>
        <w:pStyle w:val="ConsPlusNormal"/>
        <w:ind w:firstLine="540"/>
        <w:jc w:val="both"/>
        <w:rPr>
          <w:del w:id="5017" w:author="Антон Хабиров" w:date="2021-01-20T01:41:00Z"/>
          <w:sz w:val="28"/>
          <w:szCs w:val="28"/>
        </w:rPr>
      </w:pPr>
    </w:p>
    <w:p w:rsidR="00303495" w:rsidRPr="001144EF" w:rsidRDefault="00303495" w:rsidP="00303495">
      <w:pPr>
        <w:pStyle w:val="ConsPlusNormal"/>
        <w:ind w:firstLine="540"/>
        <w:jc w:val="both"/>
        <w:rPr>
          <w:del w:id="5018" w:author="Антон Хабиров" w:date="2021-01-20T01:41:00Z"/>
          <w:sz w:val="28"/>
          <w:szCs w:val="28"/>
        </w:rPr>
      </w:pPr>
    </w:p>
    <w:p w:rsidR="00303495" w:rsidRPr="001144EF" w:rsidRDefault="00303495" w:rsidP="00303495">
      <w:pPr>
        <w:pStyle w:val="ConsPlusNormal"/>
        <w:jc w:val="right"/>
        <w:outlineLvl w:val="1"/>
        <w:rPr>
          <w:sz w:val="28"/>
          <w:szCs w:val="28"/>
        </w:rPr>
      </w:pPr>
      <w:moveFromRangeStart w:id="5019" w:author="Антон Хабиров" w:date="2021-01-20T01:41:00Z" w:name="move61999349"/>
      <w:moveFrom w:id="5020" w:author="Антон Хабиров" w:date="2021-01-20T01:41:00Z">
        <w:r w:rsidRPr="001144EF">
          <w:rPr>
            <w:sz w:val="28"/>
            <w:szCs w:val="28"/>
          </w:rPr>
          <w:t>Приложение № 7</w:t>
        </w:r>
      </w:moveFrom>
    </w:p>
    <w:p w:rsidR="00303495" w:rsidRPr="001144EF" w:rsidRDefault="00303495" w:rsidP="00303495">
      <w:pPr>
        <w:pStyle w:val="ConsPlusNormal"/>
        <w:jc w:val="right"/>
        <w:rPr>
          <w:sz w:val="28"/>
          <w:szCs w:val="28"/>
        </w:rPr>
      </w:pPr>
      <w:moveFrom w:id="5021" w:author="Антон Хабиров" w:date="2021-01-20T01:41:00Z">
        <w:r w:rsidRPr="001144EF">
          <w:rPr>
            <w:sz w:val="28"/>
            <w:szCs w:val="28"/>
          </w:rPr>
          <w:t>к Правилам противопожарного</w:t>
        </w:r>
      </w:moveFrom>
    </w:p>
    <w:p w:rsidR="00303495" w:rsidRPr="001144EF" w:rsidRDefault="00303495" w:rsidP="00303495">
      <w:pPr>
        <w:pStyle w:val="ConsPlusNormal"/>
        <w:jc w:val="right"/>
        <w:rPr>
          <w:sz w:val="28"/>
          <w:szCs w:val="28"/>
        </w:rPr>
      </w:pPr>
      <w:moveFrom w:id="5022" w:author="Антон Хабиров" w:date="2021-01-20T01:41:00Z">
        <w:r w:rsidRPr="001144EF">
          <w:rPr>
            <w:sz w:val="28"/>
            <w:szCs w:val="28"/>
          </w:rPr>
          <w:t>режима в Российской Федерации</w:t>
        </w:r>
      </w:moveFrom>
    </w:p>
    <w:p w:rsidR="00303495" w:rsidRPr="001144EF" w:rsidRDefault="00303495" w:rsidP="00303495">
      <w:pPr>
        <w:pStyle w:val="ConsPlusNormal"/>
        <w:jc w:val="both"/>
        <w:rPr>
          <w:sz w:val="28"/>
          <w:szCs w:val="28"/>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303495" w:rsidRPr="001144EF" w:rsidTr="00AD6363">
        <w:trPr>
          <w:jc w:val="center"/>
          <w:del w:id="5023" w:author="Антон Хабиров" w:date="2021-01-20T01:41:00Z"/>
        </w:trPr>
        <w:tc>
          <w:tcPr>
            <w:tcW w:w="10147" w:type="dxa"/>
            <w:tcBorders>
              <w:left w:val="single" w:sz="24" w:space="0" w:color="CED3F1"/>
              <w:right w:val="single" w:sz="24" w:space="0" w:color="F4F3F8"/>
            </w:tcBorders>
            <w:shd w:val="clear" w:color="auto" w:fill="auto"/>
          </w:tcPr>
          <w:moveFromRangeEnd w:id="5019"/>
          <w:p w:rsidR="00303495" w:rsidRPr="001144EF" w:rsidRDefault="00303495" w:rsidP="00AD6363">
            <w:pPr>
              <w:pStyle w:val="ConsPlusNormal"/>
              <w:jc w:val="center"/>
              <w:rPr>
                <w:del w:id="5024" w:author="Антон Хабиров" w:date="2021-01-20T01:41:00Z"/>
                <w:sz w:val="28"/>
                <w:szCs w:val="28"/>
              </w:rPr>
            </w:pPr>
            <w:del w:id="5025" w:author="Антон Хабиров" w:date="2021-01-20T01:41:00Z">
              <w:r w:rsidRPr="001144EF">
                <w:rPr>
                  <w:sz w:val="28"/>
                  <w:szCs w:val="28"/>
                </w:rPr>
                <w:delText>Список изменяющих документов</w:delText>
              </w:r>
            </w:del>
          </w:p>
          <w:p w:rsidR="00303495" w:rsidRPr="001144EF" w:rsidRDefault="00303495" w:rsidP="00AD6363">
            <w:pPr>
              <w:pStyle w:val="ConsPlusNormal"/>
              <w:jc w:val="center"/>
              <w:rPr>
                <w:del w:id="5026" w:author="Антон Хабиров" w:date="2021-01-20T01:41:00Z"/>
                <w:sz w:val="28"/>
                <w:szCs w:val="28"/>
              </w:rPr>
            </w:pPr>
            <w:del w:id="5027" w:author="Антон Хабиров" w:date="2021-01-20T01:41:00Z">
              <w:r w:rsidRPr="001144EF">
                <w:rPr>
                  <w:sz w:val="28"/>
                  <w:szCs w:val="28"/>
                </w:rPr>
                <w:delText>(введено Постановлением Правительства РФ от 17.02.2014 № 113)</w:delText>
              </w:r>
            </w:del>
          </w:p>
        </w:tc>
      </w:tr>
    </w:tbl>
    <w:p w:rsidR="00303495" w:rsidRPr="001144EF" w:rsidRDefault="00303495" w:rsidP="00303495">
      <w:pPr>
        <w:pStyle w:val="ConsPlusNormal"/>
        <w:jc w:val="right"/>
        <w:rPr>
          <w:del w:id="5028" w:author="Антон Хабиров" w:date="2021-01-20T01:41:00Z"/>
          <w:sz w:val="28"/>
          <w:szCs w:val="28"/>
        </w:rPr>
      </w:pPr>
    </w:p>
    <w:p w:rsidR="00303495" w:rsidRPr="001144EF" w:rsidRDefault="00303495" w:rsidP="00303495">
      <w:pPr>
        <w:pStyle w:val="ConsPlusNormal"/>
        <w:jc w:val="right"/>
        <w:rPr>
          <w:sz w:val="28"/>
          <w:szCs w:val="28"/>
        </w:rPr>
      </w:pPr>
      <w:r w:rsidRPr="001144EF">
        <w:rPr>
          <w:sz w:val="28"/>
          <w:szCs w:val="28"/>
        </w:rPr>
        <w:t>(форма)</w:t>
      </w:r>
    </w:p>
    <w:p w:rsidR="00303495" w:rsidRPr="001144EF" w:rsidRDefault="00303495" w:rsidP="00303495">
      <w:pPr>
        <w:pStyle w:val="ConsPlusNormal"/>
        <w:jc w:val="both"/>
        <w:rPr>
          <w:sz w:val="28"/>
          <w:szCs w:val="28"/>
        </w:rPr>
      </w:pPr>
    </w:p>
    <w:p w:rsidR="00303495" w:rsidRPr="001144EF" w:rsidRDefault="00303495" w:rsidP="00303495">
      <w:pPr>
        <w:pStyle w:val="ConsPlusNonformat"/>
        <w:jc w:val="both"/>
        <w:rPr>
          <w:del w:id="5029" w:author="Антон Хабиров" w:date="2021-01-20T01:41:00Z"/>
          <w:rFonts w:ascii="Times New Roman" w:hAnsi="Times New Roman" w:cs="Times New Roman"/>
          <w:sz w:val="28"/>
          <w:szCs w:val="28"/>
        </w:rPr>
      </w:pPr>
      <w:del w:id="5030" w:author="Антон Хабиров" w:date="2021-01-20T01:41:00Z">
        <w:r w:rsidRPr="001144EF">
          <w:rPr>
            <w:rFonts w:ascii="Times New Roman" w:hAnsi="Times New Roman" w:cs="Times New Roman"/>
            <w:sz w:val="28"/>
            <w:szCs w:val="28"/>
          </w:rPr>
          <w:delText xml:space="preserve">                                                   УТВЕРЖДАЮ</w:delText>
        </w:r>
      </w:del>
    </w:p>
    <w:p w:rsidR="00303495" w:rsidRPr="001144EF" w:rsidRDefault="00303495" w:rsidP="00303495">
      <w:pPr>
        <w:pStyle w:val="ConsPlusNonformat"/>
        <w:jc w:val="both"/>
        <w:rPr>
          <w:del w:id="5031"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5032" w:author="Антон Хабиров" w:date="2021-01-20T01:41:00Z"/>
          <w:rFonts w:ascii="Times New Roman" w:hAnsi="Times New Roman" w:cs="Times New Roman"/>
          <w:sz w:val="28"/>
          <w:szCs w:val="28"/>
        </w:rPr>
      </w:pPr>
      <w:del w:id="5033" w:author="Антон Хабиров" w:date="2021-01-20T01:41:00Z">
        <w:r w:rsidRPr="001144EF">
          <w:rPr>
            <w:rFonts w:ascii="Times New Roman" w:hAnsi="Times New Roman" w:cs="Times New Roman"/>
            <w:sz w:val="28"/>
            <w:szCs w:val="28"/>
          </w:rPr>
          <w:delText xml:space="preserve">                                   ________________________________________</w:delText>
        </w:r>
      </w:del>
    </w:p>
    <w:p w:rsidR="00303495" w:rsidRPr="001144EF" w:rsidRDefault="00303495" w:rsidP="00303495">
      <w:pPr>
        <w:pStyle w:val="ConsPlusNonformat"/>
        <w:jc w:val="both"/>
        <w:rPr>
          <w:del w:id="5034" w:author="Антон Хабиров" w:date="2021-01-20T01:41:00Z"/>
          <w:rFonts w:ascii="Times New Roman" w:hAnsi="Times New Roman" w:cs="Times New Roman"/>
          <w:sz w:val="28"/>
          <w:szCs w:val="28"/>
        </w:rPr>
      </w:pPr>
      <w:del w:id="5035" w:author="Антон Хабиров" w:date="2021-01-20T01:41:00Z">
        <w:r w:rsidRPr="001144EF">
          <w:rPr>
            <w:rFonts w:ascii="Times New Roman" w:hAnsi="Times New Roman" w:cs="Times New Roman"/>
            <w:sz w:val="28"/>
            <w:szCs w:val="28"/>
          </w:rPr>
          <w:delText xml:space="preserve">                                     (должность руководителя (заместителя</w:delText>
        </w:r>
      </w:del>
    </w:p>
    <w:p w:rsidR="00303495" w:rsidRPr="001144EF" w:rsidRDefault="00303495" w:rsidP="00303495">
      <w:pPr>
        <w:pStyle w:val="ConsPlusNonformat"/>
        <w:jc w:val="both"/>
        <w:rPr>
          <w:del w:id="5036" w:author="Антон Хабиров" w:date="2021-01-20T01:41:00Z"/>
          <w:rFonts w:ascii="Times New Roman" w:hAnsi="Times New Roman" w:cs="Times New Roman"/>
          <w:sz w:val="28"/>
          <w:szCs w:val="28"/>
        </w:rPr>
      </w:pPr>
      <w:del w:id="5037" w:author="Антон Хабиров" w:date="2021-01-20T01:41:00Z">
        <w:r w:rsidRPr="001144EF">
          <w:rPr>
            <w:rFonts w:ascii="Times New Roman" w:hAnsi="Times New Roman" w:cs="Times New Roman"/>
            <w:sz w:val="28"/>
            <w:szCs w:val="28"/>
          </w:rPr>
          <w:delText xml:space="preserve">                                   ________________________________________</w:delText>
        </w:r>
      </w:del>
    </w:p>
    <w:p w:rsidR="00303495" w:rsidRPr="001144EF" w:rsidRDefault="00303495" w:rsidP="00303495">
      <w:pPr>
        <w:pStyle w:val="ConsPlusNonformat"/>
        <w:jc w:val="both"/>
        <w:rPr>
          <w:del w:id="5038" w:author="Антон Хабиров" w:date="2021-01-20T01:41:00Z"/>
          <w:rFonts w:ascii="Times New Roman" w:hAnsi="Times New Roman" w:cs="Times New Roman"/>
          <w:sz w:val="28"/>
          <w:szCs w:val="28"/>
        </w:rPr>
      </w:pPr>
      <w:del w:id="5039" w:author="Антон Хабиров" w:date="2021-01-20T01:41:00Z">
        <w:r w:rsidRPr="001144EF">
          <w:rPr>
            <w:rFonts w:ascii="Times New Roman" w:hAnsi="Times New Roman" w:cs="Times New Roman"/>
            <w:sz w:val="28"/>
            <w:szCs w:val="28"/>
          </w:rPr>
          <w:delText xml:space="preserve">                                         руководителя) органа местного</w:delText>
        </w:r>
      </w:del>
    </w:p>
    <w:p w:rsidR="00303495" w:rsidRPr="001144EF" w:rsidRDefault="00303495" w:rsidP="00303495">
      <w:pPr>
        <w:pStyle w:val="ConsPlusNonformat"/>
        <w:jc w:val="both"/>
        <w:rPr>
          <w:del w:id="5040" w:author="Антон Хабиров" w:date="2021-01-20T01:41:00Z"/>
          <w:rFonts w:ascii="Times New Roman" w:hAnsi="Times New Roman" w:cs="Times New Roman"/>
          <w:sz w:val="28"/>
          <w:szCs w:val="28"/>
        </w:rPr>
      </w:pPr>
      <w:del w:id="5041" w:author="Антон Хабиров" w:date="2021-01-20T01:41:00Z">
        <w:r w:rsidRPr="001144EF">
          <w:rPr>
            <w:rFonts w:ascii="Times New Roman" w:hAnsi="Times New Roman" w:cs="Times New Roman"/>
            <w:sz w:val="28"/>
            <w:szCs w:val="28"/>
          </w:rPr>
          <w:delText xml:space="preserve">                                       самоуправления района, поселения,</w:delText>
        </w:r>
      </w:del>
    </w:p>
    <w:p w:rsidR="00303495" w:rsidRPr="001144EF" w:rsidRDefault="00303495" w:rsidP="00303495">
      <w:pPr>
        <w:pStyle w:val="ConsPlusNonformat"/>
        <w:jc w:val="both"/>
        <w:rPr>
          <w:del w:id="5042" w:author="Антон Хабиров" w:date="2021-01-20T01:41:00Z"/>
          <w:rFonts w:ascii="Times New Roman" w:hAnsi="Times New Roman" w:cs="Times New Roman"/>
          <w:sz w:val="28"/>
          <w:szCs w:val="28"/>
        </w:rPr>
      </w:pPr>
      <w:del w:id="5043" w:author="Антон Хабиров" w:date="2021-01-20T01:41:00Z">
        <w:r w:rsidRPr="001144EF">
          <w:rPr>
            <w:rFonts w:ascii="Times New Roman" w:hAnsi="Times New Roman" w:cs="Times New Roman"/>
            <w:sz w:val="28"/>
            <w:szCs w:val="28"/>
          </w:rPr>
          <w:delText xml:space="preserve">                                              городского округа)</w:delText>
        </w:r>
      </w:del>
    </w:p>
    <w:p w:rsidR="00303495" w:rsidRPr="001144EF" w:rsidRDefault="00303495" w:rsidP="00303495">
      <w:pPr>
        <w:pStyle w:val="ConsPlusNonformat"/>
        <w:jc w:val="both"/>
        <w:rPr>
          <w:del w:id="5044" w:author="Антон Хабиров" w:date="2021-01-20T01:41:00Z"/>
          <w:rFonts w:ascii="Times New Roman" w:hAnsi="Times New Roman" w:cs="Times New Roman"/>
          <w:sz w:val="28"/>
          <w:szCs w:val="28"/>
        </w:rPr>
      </w:pPr>
      <w:del w:id="5045" w:author="Антон Хабиров" w:date="2021-01-20T01:41:00Z">
        <w:r w:rsidRPr="001144EF">
          <w:rPr>
            <w:rFonts w:ascii="Times New Roman" w:hAnsi="Times New Roman" w:cs="Times New Roman"/>
            <w:sz w:val="28"/>
            <w:szCs w:val="28"/>
          </w:rPr>
          <w:delText xml:space="preserve">                                   ________________________________________</w:delText>
        </w:r>
      </w:del>
    </w:p>
    <w:p w:rsidR="00303495" w:rsidRPr="001144EF" w:rsidRDefault="00303495" w:rsidP="00303495">
      <w:pPr>
        <w:pStyle w:val="ConsPlusNonformat"/>
        <w:jc w:val="both"/>
        <w:rPr>
          <w:del w:id="5046" w:author="Антон Хабиров" w:date="2021-01-20T01:41:00Z"/>
          <w:rFonts w:ascii="Times New Roman" w:hAnsi="Times New Roman" w:cs="Times New Roman"/>
          <w:sz w:val="28"/>
          <w:szCs w:val="28"/>
        </w:rPr>
      </w:pPr>
      <w:del w:id="5047" w:author="Антон Хабиров" w:date="2021-01-20T01:41:00Z">
        <w:r w:rsidRPr="001144EF">
          <w:rPr>
            <w:rFonts w:ascii="Times New Roman" w:hAnsi="Times New Roman" w:cs="Times New Roman"/>
            <w:sz w:val="28"/>
            <w:szCs w:val="28"/>
          </w:rPr>
          <w:delText xml:space="preserve">                                                   (ф.и.о.)</w:delText>
        </w:r>
      </w:del>
    </w:p>
    <w:p w:rsidR="00303495" w:rsidRPr="001144EF" w:rsidRDefault="00303495" w:rsidP="00303495">
      <w:pPr>
        <w:pStyle w:val="ConsPlusNonformat"/>
        <w:jc w:val="both"/>
        <w:rPr>
          <w:del w:id="5048" w:author="Антон Хабиров" w:date="2021-01-20T01:41:00Z"/>
          <w:rFonts w:ascii="Times New Roman" w:hAnsi="Times New Roman" w:cs="Times New Roman"/>
          <w:sz w:val="28"/>
          <w:szCs w:val="28"/>
        </w:rPr>
      </w:pPr>
      <w:del w:id="5049" w:author="Антон Хабиров" w:date="2021-01-20T01:41:00Z">
        <w:r w:rsidRPr="001144EF">
          <w:rPr>
            <w:rFonts w:ascii="Times New Roman" w:hAnsi="Times New Roman" w:cs="Times New Roman"/>
            <w:sz w:val="28"/>
            <w:szCs w:val="28"/>
          </w:rPr>
          <w:delText xml:space="preserve">                                   ________________________________________</w:delText>
        </w:r>
      </w:del>
    </w:p>
    <w:p w:rsidR="00303495" w:rsidRPr="001144EF" w:rsidRDefault="00303495" w:rsidP="00303495">
      <w:pPr>
        <w:pStyle w:val="ConsPlusNonformat"/>
        <w:jc w:val="both"/>
        <w:rPr>
          <w:del w:id="5050" w:author="Антон Хабиров" w:date="2021-01-20T01:41:00Z"/>
          <w:rFonts w:ascii="Times New Roman" w:hAnsi="Times New Roman" w:cs="Times New Roman"/>
          <w:sz w:val="28"/>
          <w:szCs w:val="28"/>
        </w:rPr>
      </w:pPr>
      <w:del w:id="5051" w:author="Антон Хабиров" w:date="2021-01-20T01:41:00Z">
        <w:r w:rsidRPr="001144EF">
          <w:rPr>
            <w:rFonts w:ascii="Times New Roman" w:hAnsi="Times New Roman" w:cs="Times New Roman"/>
            <w:sz w:val="28"/>
            <w:szCs w:val="28"/>
          </w:rPr>
          <w:delText xml:space="preserve">                                               (подпись и М.П.)</w:delText>
        </w:r>
      </w:del>
    </w:p>
    <w:p w:rsidR="00303495" w:rsidRPr="001144EF" w:rsidRDefault="00303495" w:rsidP="00303495">
      <w:pPr>
        <w:pStyle w:val="ConsPlusNonformat"/>
        <w:jc w:val="both"/>
        <w:rPr>
          <w:del w:id="5052"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del w:id="5053" w:author="Антон Хабиров" w:date="2021-01-20T01:41:00Z"/>
          <w:rFonts w:ascii="Times New Roman" w:hAnsi="Times New Roman" w:cs="Times New Roman"/>
          <w:sz w:val="28"/>
          <w:szCs w:val="28"/>
        </w:rPr>
      </w:pPr>
      <w:del w:id="5054" w:author="Антон Хабиров" w:date="2021-01-20T01:41:00Z">
        <w:r w:rsidRPr="001144EF">
          <w:rPr>
            <w:rFonts w:ascii="Times New Roman" w:hAnsi="Times New Roman" w:cs="Times New Roman"/>
            <w:sz w:val="28"/>
            <w:szCs w:val="28"/>
          </w:rPr>
          <w:delText xml:space="preserve">                                   "__" ________________ 20__ г.</w:delText>
        </w:r>
      </w:del>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649"/>
        <w:gridCol w:w="340"/>
        <w:gridCol w:w="510"/>
        <w:gridCol w:w="1020"/>
        <w:gridCol w:w="850"/>
        <w:gridCol w:w="1701"/>
      </w:tblGrid>
      <w:tr w:rsidR="00303495" w:rsidRPr="001144EF" w:rsidTr="00AD6363">
        <w:trPr>
          <w:ins w:id="5055" w:author="Антон Хабиров" w:date="2021-01-20T01:41:00Z"/>
        </w:trPr>
        <w:tc>
          <w:tcPr>
            <w:tcW w:w="4649" w:type="dxa"/>
          </w:tcPr>
          <w:p w:rsidR="00303495" w:rsidRPr="001144EF" w:rsidRDefault="00303495" w:rsidP="00AD6363">
            <w:pPr>
              <w:pStyle w:val="ConsPlusNormal"/>
              <w:rPr>
                <w:ins w:id="5056" w:author="Антон Хабиров" w:date="2021-01-20T01:41:00Z"/>
                <w:sz w:val="28"/>
                <w:szCs w:val="28"/>
              </w:rPr>
            </w:pPr>
          </w:p>
        </w:tc>
        <w:tc>
          <w:tcPr>
            <w:tcW w:w="4421" w:type="dxa"/>
            <w:gridSpan w:val="5"/>
          </w:tcPr>
          <w:p w:rsidR="00303495" w:rsidRPr="001144EF" w:rsidRDefault="00303495" w:rsidP="00AD6363">
            <w:pPr>
              <w:pStyle w:val="ConsPlusNormal"/>
              <w:jc w:val="center"/>
              <w:rPr>
                <w:ins w:id="5057" w:author="Антон Хабиров" w:date="2021-01-20T01:41:00Z"/>
                <w:sz w:val="28"/>
                <w:szCs w:val="28"/>
              </w:rPr>
            </w:pPr>
            <w:ins w:id="5058" w:author="Антон Хабиров" w:date="2021-01-20T01:41:00Z">
              <w:r w:rsidRPr="001144EF">
                <w:rPr>
                  <w:sz w:val="28"/>
                  <w:szCs w:val="28"/>
                </w:rPr>
                <w:t>УТВЕРЖДАЮ</w:t>
              </w:r>
            </w:ins>
          </w:p>
        </w:tc>
      </w:tr>
      <w:tr w:rsidR="00303495" w:rsidRPr="001144EF" w:rsidTr="00AD6363">
        <w:trPr>
          <w:ins w:id="5059" w:author="Антон Хабиров" w:date="2021-01-20T01:41:00Z"/>
        </w:trPr>
        <w:tc>
          <w:tcPr>
            <w:tcW w:w="4649" w:type="dxa"/>
          </w:tcPr>
          <w:p w:rsidR="00303495" w:rsidRPr="001144EF" w:rsidRDefault="00303495" w:rsidP="00AD6363">
            <w:pPr>
              <w:pStyle w:val="ConsPlusNormal"/>
              <w:rPr>
                <w:ins w:id="5060" w:author="Антон Хабиров" w:date="2021-01-20T01:41:00Z"/>
                <w:sz w:val="28"/>
                <w:szCs w:val="28"/>
              </w:rPr>
            </w:pPr>
          </w:p>
        </w:tc>
        <w:tc>
          <w:tcPr>
            <w:tcW w:w="4421" w:type="dxa"/>
            <w:gridSpan w:val="5"/>
            <w:tcBorders>
              <w:bottom w:val="single" w:sz="4" w:space="0" w:color="auto"/>
            </w:tcBorders>
          </w:tcPr>
          <w:p w:rsidR="00303495" w:rsidRPr="001144EF" w:rsidRDefault="00303495" w:rsidP="00AD6363">
            <w:pPr>
              <w:pStyle w:val="ConsPlusNormal"/>
              <w:rPr>
                <w:ins w:id="5061" w:author="Антон Хабиров" w:date="2021-01-20T01:41:00Z"/>
                <w:sz w:val="28"/>
                <w:szCs w:val="28"/>
              </w:rPr>
            </w:pPr>
          </w:p>
        </w:tc>
      </w:tr>
      <w:tr w:rsidR="00303495" w:rsidRPr="001144EF" w:rsidTr="00AD6363">
        <w:trPr>
          <w:ins w:id="5062" w:author="Антон Хабиров" w:date="2021-01-20T01:41:00Z"/>
        </w:trPr>
        <w:tc>
          <w:tcPr>
            <w:tcW w:w="4649" w:type="dxa"/>
          </w:tcPr>
          <w:p w:rsidR="00303495" w:rsidRPr="001144EF" w:rsidRDefault="00303495" w:rsidP="00AD6363">
            <w:pPr>
              <w:pStyle w:val="ConsPlusNormal"/>
              <w:rPr>
                <w:ins w:id="5063" w:author="Антон Хабиров" w:date="2021-01-20T01:41:00Z"/>
                <w:sz w:val="28"/>
                <w:szCs w:val="28"/>
              </w:rPr>
            </w:pPr>
          </w:p>
        </w:tc>
        <w:tc>
          <w:tcPr>
            <w:tcW w:w="4421" w:type="dxa"/>
            <w:gridSpan w:val="5"/>
            <w:tcBorders>
              <w:top w:val="single" w:sz="4" w:space="0" w:color="auto"/>
            </w:tcBorders>
          </w:tcPr>
          <w:p w:rsidR="00303495" w:rsidRPr="001144EF" w:rsidRDefault="00303495" w:rsidP="00AD6363">
            <w:pPr>
              <w:pStyle w:val="ConsPlusNormal"/>
              <w:jc w:val="center"/>
              <w:rPr>
                <w:ins w:id="5064" w:author="Антон Хабиров" w:date="2021-01-20T01:41:00Z"/>
                <w:sz w:val="28"/>
                <w:szCs w:val="28"/>
              </w:rPr>
            </w:pPr>
            <w:proofErr w:type="gramStart"/>
            <w:ins w:id="5065" w:author="Антон Хабиров" w:date="2021-01-20T01:41:00Z">
              <w:r w:rsidRPr="001144EF">
                <w:rPr>
                  <w:sz w:val="28"/>
                  <w:szCs w:val="28"/>
                </w:rPr>
                <w:t>(должность руководителя (заместителя руководителя) органа</w:t>
              </w:r>
              <w:proofErr w:type="gramEnd"/>
            </w:ins>
          </w:p>
        </w:tc>
      </w:tr>
      <w:tr w:rsidR="00303495" w:rsidRPr="001144EF" w:rsidTr="00AD6363">
        <w:trPr>
          <w:ins w:id="5066" w:author="Антон Хабиров" w:date="2021-01-20T01:41:00Z"/>
        </w:trPr>
        <w:tc>
          <w:tcPr>
            <w:tcW w:w="4649" w:type="dxa"/>
          </w:tcPr>
          <w:p w:rsidR="00303495" w:rsidRPr="001144EF" w:rsidRDefault="00303495" w:rsidP="00AD6363">
            <w:pPr>
              <w:pStyle w:val="ConsPlusNormal"/>
              <w:rPr>
                <w:ins w:id="5067" w:author="Антон Хабиров" w:date="2021-01-20T01:41:00Z"/>
                <w:sz w:val="28"/>
                <w:szCs w:val="28"/>
              </w:rPr>
            </w:pPr>
          </w:p>
        </w:tc>
        <w:tc>
          <w:tcPr>
            <w:tcW w:w="4421" w:type="dxa"/>
            <w:gridSpan w:val="5"/>
            <w:tcBorders>
              <w:bottom w:val="single" w:sz="4" w:space="0" w:color="auto"/>
            </w:tcBorders>
          </w:tcPr>
          <w:p w:rsidR="00303495" w:rsidRPr="001144EF" w:rsidRDefault="00303495" w:rsidP="00AD6363">
            <w:pPr>
              <w:pStyle w:val="ConsPlusNormal"/>
              <w:rPr>
                <w:ins w:id="5068" w:author="Антон Хабиров" w:date="2021-01-20T01:41:00Z"/>
                <w:sz w:val="28"/>
                <w:szCs w:val="28"/>
              </w:rPr>
            </w:pPr>
          </w:p>
        </w:tc>
      </w:tr>
      <w:tr w:rsidR="00303495" w:rsidRPr="001144EF" w:rsidTr="00AD6363">
        <w:trPr>
          <w:ins w:id="5069" w:author="Антон Хабиров" w:date="2021-01-20T01:41:00Z"/>
        </w:trPr>
        <w:tc>
          <w:tcPr>
            <w:tcW w:w="4649" w:type="dxa"/>
          </w:tcPr>
          <w:p w:rsidR="00303495" w:rsidRPr="001144EF" w:rsidRDefault="00303495" w:rsidP="00AD6363">
            <w:pPr>
              <w:pStyle w:val="ConsPlusNormal"/>
              <w:rPr>
                <w:ins w:id="5070" w:author="Антон Хабиров" w:date="2021-01-20T01:41:00Z"/>
                <w:sz w:val="28"/>
                <w:szCs w:val="28"/>
              </w:rPr>
            </w:pPr>
          </w:p>
        </w:tc>
        <w:tc>
          <w:tcPr>
            <w:tcW w:w="4421" w:type="dxa"/>
            <w:gridSpan w:val="5"/>
            <w:tcBorders>
              <w:top w:val="single" w:sz="4" w:space="0" w:color="auto"/>
            </w:tcBorders>
          </w:tcPr>
          <w:p w:rsidR="00303495" w:rsidRPr="001144EF" w:rsidRDefault="00303495" w:rsidP="00AD6363">
            <w:pPr>
              <w:pStyle w:val="ConsPlusNormal"/>
              <w:jc w:val="center"/>
              <w:rPr>
                <w:ins w:id="5071" w:author="Антон Хабиров" w:date="2021-01-20T01:41:00Z"/>
                <w:sz w:val="28"/>
                <w:szCs w:val="28"/>
              </w:rPr>
            </w:pPr>
            <w:ins w:id="5072" w:author="Антон Хабиров" w:date="2021-01-20T01:41:00Z">
              <w:r w:rsidRPr="001144EF">
                <w:rPr>
                  <w:sz w:val="28"/>
                  <w:szCs w:val="28"/>
                </w:rPr>
                <w:t>местного самоуправления)</w:t>
              </w:r>
            </w:ins>
          </w:p>
        </w:tc>
      </w:tr>
      <w:tr w:rsidR="00303495" w:rsidRPr="001144EF" w:rsidTr="00AD6363">
        <w:trPr>
          <w:ins w:id="5073" w:author="Антон Хабиров" w:date="2021-01-20T01:41:00Z"/>
        </w:trPr>
        <w:tc>
          <w:tcPr>
            <w:tcW w:w="4649" w:type="dxa"/>
          </w:tcPr>
          <w:p w:rsidR="00303495" w:rsidRPr="001144EF" w:rsidRDefault="00303495" w:rsidP="00AD6363">
            <w:pPr>
              <w:pStyle w:val="ConsPlusNormal"/>
              <w:rPr>
                <w:ins w:id="5074" w:author="Антон Хабиров" w:date="2021-01-20T01:41:00Z"/>
                <w:sz w:val="28"/>
                <w:szCs w:val="28"/>
              </w:rPr>
            </w:pPr>
          </w:p>
        </w:tc>
        <w:tc>
          <w:tcPr>
            <w:tcW w:w="4421" w:type="dxa"/>
            <w:gridSpan w:val="5"/>
            <w:tcBorders>
              <w:bottom w:val="single" w:sz="4" w:space="0" w:color="auto"/>
            </w:tcBorders>
          </w:tcPr>
          <w:p w:rsidR="00303495" w:rsidRPr="001144EF" w:rsidRDefault="00303495" w:rsidP="00AD6363">
            <w:pPr>
              <w:pStyle w:val="ConsPlusNormal"/>
              <w:rPr>
                <w:ins w:id="5075" w:author="Антон Хабиров" w:date="2021-01-20T01:41:00Z"/>
                <w:sz w:val="28"/>
                <w:szCs w:val="28"/>
              </w:rPr>
            </w:pPr>
          </w:p>
        </w:tc>
      </w:tr>
      <w:tr w:rsidR="00303495" w:rsidRPr="001144EF" w:rsidTr="00AD6363">
        <w:trPr>
          <w:ins w:id="5076" w:author="Антон Хабиров" w:date="2021-01-20T01:41:00Z"/>
        </w:trPr>
        <w:tc>
          <w:tcPr>
            <w:tcW w:w="4649" w:type="dxa"/>
          </w:tcPr>
          <w:p w:rsidR="00303495" w:rsidRPr="001144EF" w:rsidRDefault="00303495" w:rsidP="00AD6363">
            <w:pPr>
              <w:pStyle w:val="ConsPlusNormal"/>
              <w:rPr>
                <w:ins w:id="5077" w:author="Антон Хабиров" w:date="2021-01-20T01:41:00Z"/>
                <w:sz w:val="28"/>
                <w:szCs w:val="28"/>
              </w:rPr>
            </w:pPr>
          </w:p>
        </w:tc>
        <w:tc>
          <w:tcPr>
            <w:tcW w:w="4421" w:type="dxa"/>
            <w:gridSpan w:val="5"/>
            <w:tcBorders>
              <w:top w:val="single" w:sz="4" w:space="0" w:color="auto"/>
            </w:tcBorders>
          </w:tcPr>
          <w:p w:rsidR="00303495" w:rsidRPr="001144EF" w:rsidRDefault="00303495" w:rsidP="00AD6363">
            <w:pPr>
              <w:pStyle w:val="ConsPlusNormal"/>
              <w:jc w:val="center"/>
              <w:rPr>
                <w:ins w:id="5078" w:author="Антон Хабиров" w:date="2021-01-20T01:41:00Z"/>
                <w:sz w:val="28"/>
                <w:szCs w:val="28"/>
              </w:rPr>
            </w:pPr>
            <w:proofErr w:type="gramStart"/>
            <w:ins w:id="5079" w:author="Антон Хабиров" w:date="2021-01-20T01:41:00Z">
              <w:r w:rsidRPr="001144EF">
                <w:rPr>
                  <w:sz w:val="28"/>
                  <w:szCs w:val="28"/>
                </w:rPr>
                <w:t>(фамилия, имя, отчество (при наличии)</w:t>
              </w:r>
              <w:proofErr w:type="gramEnd"/>
            </w:ins>
          </w:p>
        </w:tc>
      </w:tr>
      <w:tr w:rsidR="00303495" w:rsidRPr="001144EF" w:rsidTr="00AD6363">
        <w:trPr>
          <w:ins w:id="5080" w:author="Антон Хабиров" w:date="2021-01-20T01:41:00Z"/>
        </w:trPr>
        <w:tc>
          <w:tcPr>
            <w:tcW w:w="4649" w:type="dxa"/>
          </w:tcPr>
          <w:p w:rsidR="00303495" w:rsidRPr="001144EF" w:rsidRDefault="00303495" w:rsidP="00AD6363">
            <w:pPr>
              <w:pStyle w:val="ConsPlusNormal"/>
              <w:rPr>
                <w:ins w:id="5081" w:author="Антон Хабиров" w:date="2021-01-20T01:41:00Z"/>
                <w:sz w:val="28"/>
                <w:szCs w:val="28"/>
              </w:rPr>
            </w:pPr>
          </w:p>
        </w:tc>
        <w:tc>
          <w:tcPr>
            <w:tcW w:w="4421" w:type="dxa"/>
            <w:gridSpan w:val="5"/>
            <w:tcBorders>
              <w:bottom w:val="single" w:sz="4" w:space="0" w:color="auto"/>
            </w:tcBorders>
          </w:tcPr>
          <w:p w:rsidR="00303495" w:rsidRPr="001144EF" w:rsidRDefault="00303495" w:rsidP="00AD6363">
            <w:pPr>
              <w:pStyle w:val="ConsPlusNormal"/>
              <w:rPr>
                <w:ins w:id="5082" w:author="Антон Хабиров" w:date="2021-01-20T01:41:00Z"/>
                <w:sz w:val="28"/>
                <w:szCs w:val="28"/>
              </w:rPr>
            </w:pPr>
          </w:p>
        </w:tc>
      </w:tr>
      <w:tr w:rsidR="00303495" w:rsidRPr="001144EF" w:rsidTr="00AD6363">
        <w:trPr>
          <w:ins w:id="5083" w:author="Антон Хабиров" w:date="2021-01-20T01:41:00Z"/>
        </w:trPr>
        <w:tc>
          <w:tcPr>
            <w:tcW w:w="4649" w:type="dxa"/>
          </w:tcPr>
          <w:p w:rsidR="00303495" w:rsidRPr="001144EF" w:rsidRDefault="00303495" w:rsidP="00AD6363">
            <w:pPr>
              <w:pStyle w:val="ConsPlusNormal"/>
              <w:rPr>
                <w:ins w:id="5084" w:author="Антон Хабиров" w:date="2021-01-20T01:41:00Z"/>
                <w:sz w:val="28"/>
                <w:szCs w:val="28"/>
              </w:rPr>
            </w:pPr>
          </w:p>
        </w:tc>
        <w:tc>
          <w:tcPr>
            <w:tcW w:w="4421" w:type="dxa"/>
            <w:gridSpan w:val="5"/>
            <w:tcBorders>
              <w:top w:val="single" w:sz="4" w:space="0" w:color="auto"/>
            </w:tcBorders>
          </w:tcPr>
          <w:p w:rsidR="00303495" w:rsidRPr="001144EF" w:rsidRDefault="00303495" w:rsidP="00AD6363">
            <w:pPr>
              <w:pStyle w:val="ConsPlusNormal"/>
              <w:jc w:val="center"/>
              <w:rPr>
                <w:ins w:id="5085" w:author="Антон Хабиров" w:date="2021-01-20T01:41:00Z"/>
                <w:sz w:val="28"/>
                <w:szCs w:val="28"/>
              </w:rPr>
            </w:pPr>
            <w:ins w:id="5086" w:author="Антон Хабиров" w:date="2021-01-20T01:41:00Z">
              <w:r w:rsidRPr="001144EF">
                <w:rPr>
                  <w:sz w:val="28"/>
                  <w:szCs w:val="28"/>
                </w:rPr>
                <w:t>(подпись и М.П.)</w:t>
              </w:r>
            </w:ins>
          </w:p>
        </w:tc>
      </w:tr>
      <w:tr w:rsidR="00303495" w:rsidRPr="001144EF" w:rsidTr="00AD6363">
        <w:trPr>
          <w:ins w:id="5087" w:author="Антон Хабиров" w:date="2021-01-20T01:41:00Z"/>
        </w:trPr>
        <w:tc>
          <w:tcPr>
            <w:tcW w:w="4649" w:type="dxa"/>
          </w:tcPr>
          <w:p w:rsidR="00303495" w:rsidRPr="001144EF" w:rsidRDefault="00303495" w:rsidP="00AD6363">
            <w:pPr>
              <w:pStyle w:val="ConsPlusNormal"/>
              <w:rPr>
                <w:ins w:id="5088" w:author="Антон Хабиров" w:date="2021-01-20T01:41:00Z"/>
                <w:sz w:val="28"/>
                <w:szCs w:val="28"/>
              </w:rPr>
            </w:pPr>
          </w:p>
        </w:tc>
        <w:tc>
          <w:tcPr>
            <w:tcW w:w="340" w:type="dxa"/>
          </w:tcPr>
          <w:p w:rsidR="00303495" w:rsidRPr="001144EF" w:rsidRDefault="00303495" w:rsidP="00AD6363">
            <w:pPr>
              <w:pStyle w:val="ConsPlusNormal"/>
              <w:rPr>
                <w:ins w:id="5089" w:author="Антон Хабиров" w:date="2021-01-20T01:41:00Z"/>
                <w:sz w:val="28"/>
                <w:szCs w:val="28"/>
              </w:rPr>
            </w:pPr>
            <w:ins w:id="5090" w:author="Антон Хабиров" w:date="2021-01-20T01:41:00Z">
              <w:r w:rsidRPr="001144EF">
                <w:rPr>
                  <w:sz w:val="28"/>
                  <w:szCs w:val="28"/>
                </w:rPr>
                <w:t>"</w:t>
              </w:r>
            </w:ins>
          </w:p>
        </w:tc>
        <w:tc>
          <w:tcPr>
            <w:tcW w:w="510" w:type="dxa"/>
          </w:tcPr>
          <w:p w:rsidR="00303495" w:rsidRPr="001144EF" w:rsidRDefault="00303495" w:rsidP="00AD6363">
            <w:pPr>
              <w:pStyle w:val="ConsPlusNormal"/>
              <w:rPr>
                <w:ins w:id="5091" w:author="Антон Хабиров" w:date="2021-01-20T01:41:00Z"/>
                <w:sz w:val="28"/>
                <w:szCs w:val="28"/>
              </w:rPr>
            </w:pPr>
          </w:p>
        </w:tc>
        <w:tc>
          <w:tcPr>
            <w:tcW w:w="1020" w:type="dxa"/>
          </w:tcPr>
          <w:p w:rsidR="00303495" w:rsidRPr="001144EF" w:rsidRDefault="00303495" w:rsidP="00AD6363">
            <w:pPr>
              <w:pStyle w:val="ConsPlusNormal"/>
              <w:jc w:val="both"/>
              <w:rPr>
                <w:ins w:id="5092" w:author="Антон Хабиров" w:date="2021-01-20T01:41:00Z"/>
                <w:sz w:val="28"/>
                <w:szCs w:val="28"/>
              </w:rPr>
            </w:pPr>
            <w:ins w:id="5093" w:author="Антон Хабиров" w:date="2021-01-20T01:41:00Z">
              <w:r w:rsidRPr="001144EF">
                <w:rPr>
                  <w:sz w:val="28"/>
                  <w:szCs w:val="28"/>
                </w:rPr>
                <w:t>"</w:t>
              </w:r>
            </w:ins>
          </w:p>
        </w:tc>
        <w:tc>
          <w:tcPr>
            <w:tcW w:w="850" w:type="dxa"/>
          </w:tcPr>
          <w:p w:rsidR="00303495" w:rsidRPr="001144EF" w:rsidRDefault="00303495" w:rsidP="00AD6363">
            <w:pPr>
              <w:pStyle w:val="ConsPlusNormal"/>
              <w:jc w:val="both"/>
              <w:rPr>
                <w:ins w:id="5094" w:author="Антон Хабиров" w:date="2021-01-20T01:41:00Z"/>
                <w:sz w:val="28"/>
                <w:szCs w:val="28"/>
              </w:rPr>
            </w:pPr>
            <w:ins w:id="5095" w:author="Антон Хабиров" w:date="2021-01-20T01:41:00Z">
              <w:r w:rsidRPr="001144EF">
                <w:rPr>
                  <w:sz w:val="28"/>
                  <w:szCs w:val="28"/>
                </w:rPr>
                <w:t>20</w:t>
              </w:r>
            </w:ins>
          </w:p>
        </w:tc>
        <w:tc>
          <w:tcPr>
            <w:tcW w:w="1701" w:type="dxa"/>
          </w:tcPr>
          <w:p w:rsidR="00303495" w:rsidRPr="001144EF" w:rsidRDefault="00303495" w:rsidP="00AD6363">
            <w:pPr>
              <w:pStyle w:val="ConsPlusNormal"/>
              <w:jc w:val="both"/>
              <w:rPr>
                <w:ins w:id="5096" w:author="Антон Хабиров" w:date="2021-01-20T01:41:00Z"/>
                <w:sz w:val="28"/>
                <w:szCs w:val="28"/>
              </w:rPr>
            </w:pPr>
            <w:proofErr w:type="gramStart"/>
            <w:ins w:id="5097" w:author="Антон Хабиров" w:date="2021-01-20T01:41:00Z">
              <w:r w:rsidRPr="001144EF">
                <w:rPr>
                  <w:sz w:val="28"/>
                  <w:szCs w:val="28"/>
                </w:rPr>
                <w:t>г</w:t>
              </w:r>
              <w:proofErr w:type="gramEnd"/>
              <w:r w:rsidRPr="001144EF">
                <w:rPr>
                  <w:sz w:val="28"/>
                  <w:szCs w:val="28"/>
                </w:rPr>
                <w:t>.</w:t>
              </w:r>
            </w:ins>
          </w:p>
        </w:tc>
      </w:tr>
    </w:tbl>
    <w:p w:rsidR="00303495" w:rsidRPr="001144EF" w:rsidRDefault="00303495" w:rsidP="00303495">
      <w:pPr>
        <w:pStyle w:val="ConsPlusNormal"/>
        <w:jc w:val="both"/>
        <w:rPr>
          <w:sz w:val="28"/>
          <w:szCs w:val="28"/>
        </w:rPr>
      </w:pPr>
    </w:p>
    <w:p w:rsidR="00303495" w:rsidRPr="001144EF" w:rsidRDefault="00303495" w:rsidP="00303495">
      <w:pPr>
        <w:pStyle w:val="ConsPlusNonformat"/>
        <w:jc w:val="both"/>
        <w:rPr>
          <w:rFonts w:ascii="Times New Roman" w:hAnsi="Times New Roman" w:cs="Times New Roman"/>
          <w:sz w:val="28"/>
          <w:szCs w:val="28"/>
        </w:rPr>
      </w:pPr>
      <w:bookmarkStart w:id="5098" w:name="Par1852"/>
      <w:bookmarkStart w:id="5099" w:name="Par2075"/>
      <w:bookmarkEnd w:id="5098"/>
      <w:bookmarkEnd w:id="5099"/>
      <w:r w:rsidRPr="001144EF">
        <w:rPr>
          <w:rFonts w:ascii="Times New Roman" w:hAnsi="Times New Roman" w:cs="Times New Roman"/>
          <w:sz w:val="28"/>
          <w:szCs w:val="28"/>
        </w:rPr>
        <w:t xml:space="preserve">                                  ПАСПОРТ</w:t>
      </w: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населенного пункта, подверженного угрозе лесных пожаров</w:t>
      </w:r>
    </w:p>
    <w:p w:rsidR="00303495" w:rsidRPr="001144EF" w:rsidRDefault="00303495" w:rsidP="00303495">
      <w:pPr>
        <w:pStyle w:val="ConsPlusNonformat"/>
        <w:jc w:val="both"/>
        <w:rPr>
          <w:rFonts w:ascii="Times New Roman" w:hAnsi="Times New Roman" w:cs="Times New Roman"/>
          <w:sz w:val="28"/>
          <w:szCs w:val="28"/>
        </w:rPr>
      </w:pP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Наименование населенного пункта</w:t>
      </w:r>
      <w:del w:id="5100" w:author="Антон Хабиров" w:date="2021-01-20T01:41:00Z">
        <w:r w:rsidRPr="001144EF">
          <w:rPr>
            <w:rFonts w:ascii="Times New Roman" w:hAnsi="Times New Roman" w:cs="Times New Roman"/>
            <w:sz w:val="28"/>
            <w:szCs w:val="28"/>
          </w:rPr>
          <w:delText>: __________________________________________</w:delText>
        </w:r>
      </w:del>
      <w:ins w:id="5101" w:author="Антон Хабиров" w:date="2021-01-20T01:41:00Z">
        <w:r w:rsidRPr="001144EF">
          <w:rPr>
            <w:rFonts w:ascii="Times New Roman" w:hAnsi="Times New Roman" w:cs="Times New Roman"/>
            <w:sz w:val="28"/>
            <w:szCs w:val="28"/>
          </w:rPr>
          <w:t xml:space="preserve"> _______________________________________</w:t>
        </w:r>
      </w:ins>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Наименование поселения</w:t>
      </w:r>
      <w:del w:id="5102" w:author="Антон Хабиров" w:date="2021-01-20T01:41:00Z">
        <w:r w:rsidRPr="001144EF">
          <w:rPr>
            <w:rFonts w:ascii="Times New Roman" w:hAnsi="Times New Roman" w:cs="Times New Roman"/>
            <w:sz w:val="28"/>
            <w:szCs w:val="28"/>
          </w:rPr>
          <w:delText>: ___________________________________________________</w:delText>
        </w:r>
      </w:del>
      <w:ins w:id="5103" w:author="Антон Хабиров" w:date="2021-01-20T01:41:00Z">
        <w:r w:rsidRPr="001144EF">
          <w:rPr>
            <w:rFonts w:ascii="Times New Roman" w:hAnsi="Times New Roman" w:cs="Times New Roman"/>
            <w:sz w:val="28"/>
            <w:szCs w:val="28"/>
          </w:rPr>
          <w:t xml:space="preserve"> ________________________________________________</w:t>
        </w:r>
      </w:ins>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Наименование городского округа</w:t>
      </w:r>
      <w:del w:id="5104" w:author="Антон Хабиров" w:date="2021-01-20T01:41:00Z">
        <w:r w:rsidRPr="001144EF">
          <w:rPr>
            <w:rFonts w:ascii="Times New Roman" w:hAnsi="Times New Roman" w:cs="Times New Roman"/>
            <w:sz w:val="28"/>
            <w:szCs w:val="28"/>
          </w:rPr>
          <w:delText>: ___________________________________________</w:delText>
        </w:r>
      </w:del>
      <w:ins w:id="5105" w:author="Антон Хабиров" w:date="2021-01-20T01:41:00Z">
        <w:r w:rsidRPr="001144EF">
          <w:rPr>
            <w:rFonts w:ascii="Times New Roman" w:hAnsi="Times New Roman" w:cs="Times New Roman"/>
            <w:sz w:val="28"/>
            <w:szCs w:val="28"/>
          </w:rPr>
          <w:t xml:space="preserve"> ________________________________________</w:t>
        </w:r>
      </w:ins>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Наименование субъекта Российской Федерации</w:t>
      </w:r>
      <w:del w:id="5106" w:author="Антон Хабиров" w:date="2021-01-20T01:41:00Z">
        <w:r w:rsidRPr="001144EF">
          <w:rPr>
            <w:rFonts w:ascii="Times New Roman" w:hAnsi="Times New Roman" w:cs="Times New Roman"/>
            <w:sz w:val="28"/>
            <w:szCs w:val="28"/>
          </w:rPr>
          <w:delText>: _______________________________</w:delText>
        </w:r>
      </w:del>
      <w:ins w:id="5107" w:author="Антон Хабиров" w:date="2021-01-20T01:41:00Z">
        <w:r w:rsidRPr="001144EF">
          <w:rPr>
            <w:rFonts w:ascii="Times New Roman" w:hAnsi="Times New Roman" w:cs="Times New Roman"/>
            <w:sz w:val="28"/>
            <w:szCs w:val="28"/>
          </w:rPr>
          <w:t xml:space="preserve"> ____________________________</w:t>
        </w:r>
      </w:ins>
    </w:p>
    <w:p w:rsidR="00303495" w:rsidRPr="001144EF" w:rsidRDefault="00303495" w:rsidP="00303495">
      <w:pPr>
        <w:pStyle w:val="ConsPlusNonformat"/>
        <w:jc w:val="both"/>
        <w:rPr>
          <w:rFonts w:ascii="Times New Roman" w:hAnsi="Times New Roman" w:cs="Times New Roman"/>
          <w:sz w:val="28"/>
          <w:szCs w:val="28"/>
        </w:rPr>
      </w:pP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I. Общие сведения о населенном пункте</w:t>
      </w:r>
    </w:p>
    <w:p w:rsidR="00303495" w:rsidRPr="001144EF" w:rsidRDefault="00303495" w:rsidP="00303495">
      <w:pPr>
        <w:pStyle w:val="ConsPlusNormal"/>
        <w:jc w:val="both"/>
        <w:rPr>
          <w:sz w:val="28"/>
          <w:szCs w:val="28"/>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643"/>
        <w:gridCol w:w="311"/>
        <w:gridCol w:w="7616"/>
        <w:gridCol w:w="1454"/>
      </w:tblGrid>
      <w:tr w:rsidR="00303495" w:rsidRPr="001144EF" w:rsidTr="00AD6363">
        <w:tc>
          <w:tcPr>
            <w:tcW w:w="954" w:type="dxa"/>
            <w:gridSpan w:val="2"/>
            <w:tcBorders>
              <w:top w:val="single" w:sz="4" w:space="0" w:color="auto"/>
              <w:bottom w:val="single" w:sz="4" w:space="0" w:color="auto"/>
            </w:tcBorders>
            <w:cellDel w:id="5108" w:author="Антон Хабиров" w:date="2021-01-20T01:41:00Z"/>
          </w:tcPr>
          <w:p w:rsidR="00303495" w:rsidRPr="001144EF" w:rsidRDefault="00303495" w:rsidP="00AD6363">
            <w:pPr>
              <w:pStyle w:val="ConsPlusNormal"/>
              <w:jc w:val="center"/>
              <w:rPr>
                <w:sz w:val="28"/>
                <w:szCs w:val="28"/>
              </w:rPr>
            </w:pPr>
          </w:p>
        </w:tc>
        <w:tc>
          <w:tcPr>
            <w:tcW w:w="7616" w:type="dxa"/>
          </w:tcPr>
          <w:p w:rsidR="00303495" w:rsidRPr="001144EF" w:rsidRDefault="00303495" w:rsidP="00AD6363">
            <w:pPr>
              <w:pStyle w:val="ConsPlusNormal"/>
              <w:jc w:val="center"/>
              <w:rPr>
                <w:sz w:val="28"/>
                <w:szCs w:val="28"/>
              </w:rPr>
            </w:pPr>
            <w:r w:rsidRPr="001144EF">
              <w:rPr>
                <w:sz w:val="28"/>
                <w:szCs w:val="28"/>
              </w:rPr>
              <w:t>Характеристика населенного пункта</w:t>
            </w:r>
          </w:p>
        </w:tc>
        <w:tc>
          <w:tcPr>
            <w:tcW w:w="1454" w:type="dxa"/>
            <w:vAlign w:val="bottom"/>
          </w:tcPr>
          <w:p w:rsidR="00303495" w:rsidRPr="001144EF" w:rsidRDefault="00303495" w:rsidP="00AD6363">
            <w:pPr>
              <w:pStyle w:val="ConsPlusNormal"/>
              <w:jc w:val="center"/>
              <w:rPr>
                <w:sz w:val="28"/>
                <w:szCs w:val="28"/>
              </w:rPr>
            </w:pPr>
            <w:r w:rsidRPr="001144EF">
              <w:rPr>
                <w:sz w:val="28"/>
                <w:szCs w:val="28"/>
              </w:rPr>
              <w:t>Значение</w:t>
            </w:r>
          </w:p>
        </w:tc>
      </w:tr>
      <w:tr w:rsidR="00303495" w:rsidRPr="001144EF" w:rsidTr="00AD6363">
        <w:tc>
          <w:tcPr>
            <w:tcW w:w="643" w:type="dxa"/>
            <w:vAlign w:val="bottom"/>
          </w:tcPr>
          <w:p w:rsidR="00303495" w:rsidRPr="001144EF" w:rsidRDefault="00303495" w:rsidP="00AD6363">
            <w:pPr>
              <w:pStyle w:val="ConsPlusNormal"/>
              <w:rPr>
                <w:sz w:val="28"/>
                <w:szCs w:val="28"/>
              </w:rPr>
            </w:pPr>
            <w:r w:rsidRPr="001144EF">
              <w:rPr>
                <w:sz w:val="28"/>
                <w:szCs w:val="28"/>
              </w:rPr>
              <w:t>1.</w:t>
            </w:r>
          </w:p>
        </w:tc>
        <w:tc>
          <w:tcPr>
            <w:tcW w:w="6973" w:type="dxa"/>
            <w:gridSpan w:val="2"/>
            <w:vAlign w:val="bottom"/>
          </w:tcPr>
          <w:p w:rsidR="00303495" w:rsidRPr="001144EF" w:rsidRDefault="00303495" w:rsidP="00AD6363">
            <w:pPr>
              <w:pStyle w:val="ConsPlusNormal"/>
              <w:rPr>
                <w:sz w:val="28"/>
                <w:szCs w:val="28"/>
              </w:rPr>
            </w:pPr>
            <w:r w:rsidRPr="001144EF">
              <w:rPr>
                <w:sz w:val="28"/>
                <w:szCs w:val="28"/>
              </w:rPr>
              <w:t>Общая площадь населенного пункта (кв. километров)</w:t>
            </w:r>
          </w:p>
        </w:tc>
        <w:tc>
          <w:tcPr>
            <w:tcW w:w="1454" w:type="dxa"/>
          </w:tcPr>
          <w:p w:rsidR="00303495" w:rsidRPr="001144EF" w:rsidRDefault="00303495" w:rsidP="00AD6363">
            <w:pPr>
              <w:pStyle w:val="ConsPlusNormal"/>
              <w:rPr>
                <w:sz w:val="28"/>
                <w:szCs w:val="28"/>
              </w:rPr>
            </w:pPr>
          </w:p>
        </w:tc>
      </w:tr>
      <w:tr w:rsidR="00303495" w:rsidRPr="001144EF" w:rsidTr="00AD6363">
        <w:tc>
          <w:tcPr>
            <w:tcW w:w="643" w:type="dxa"/>
            <w:vAlign w:val="center"/>
          </w:tcPr>
          <w:p w:rsidR="00303495" w:rsidRPr="001144EF" w:rsidRDefault="00303495" w:rsidP="00AD6363">
            <w:pPr>
              <w:pStyle w:val="ConsPlusNormal"/>
              <w:rPr>
                <w:sz w:val="28"/>
                <w:szCs w:val="28"/>
              </w:rPr>
            </w:pPr>
            <w:r w:rsidRPr="001144EF">
              <w:rPr>
                <w:sz w:val="28"/>
                <w:szCs w:val="28"/>
              </w:rPr>
              <w:t>2.</w:t>
            </w:r>
          </w:p>
        </w:tc>
        <w:tc>
          <w:tcPr>
            <w:tcW w:w="6973" w:type="dxa"/>
            <w:gridSpan w:val="2"/>
          </w:tcPr>
          <w:p w:rsidR="00303495" w:rsidRPr="001144EF" w:rsidRDefault="00303495" w:rsidP="00AD6363">
            <w:pPr>
              <w:pStyle w:val="ConsPlusNormal"/>
              <w:rPr>
                <w:sz w:val="28"/>
                <w:szCs w:val="28"/>
              </w:rPr>
            </w:pPr>
            <w:r w:rsidRPr="001144EF">
              <w:rPr>
                <w:sz w:val="28"/>
                <w:szCs w:val="28"/>
              </w:rPr>
              <w:t>Общая протяженность границы населенного пункта с лесным участком (участками) (километров)</w:t>
            </w:r>
          </w:p>
        </w:tc>
        <w:tc>
          <w:tcPr>
            <w:tcW w:w="1454" w:type="dxa"/>
          </w:tcPr>
          <w:p w:rsidR="00303495" w:rsidRPr="001144EF" w:rsidRDefault="00303495" w:rsidP="00AD6363">
            <w:pPr>
              <w:pStyle w:val="ConsPlusNormal"/>
              <w:rPr>
                <w:sz w:val="28"/>
                <w:szCs w:val="28"/>
              </w:rPr>
            </w:pPr>
          </w:p>
        </w:tc>
      </w:tr>
      <w:tr w:rsidR="00303495" w:rsidRPr="001144EF" w:rsidTr="00AD6363">
        <w:tc>
          <w:tcPr>
            <w:tcW w:w="643" w:type="dxa"/>
          </w:tcPr>
          <w:p w:rsidR="00303495" w:rsidRPr="001144EF" w:rsidRDefault="00303495" w:rsidP="00AD6363">
            <w:pPr>
              <w:pStyle w:val="ConsPlusNormal"/>
              <w:rPr>
                <w:sz w:val="28"/>
                <w:szCs w:val="28"/>
              </w:rPr>
            </w:pPr>
            <w:r w:rsidRPr="001144EF">
              <w:rPr>
                <w:sz w:val="28"/>
                <w:szCs w:val="28"/>
              </w:rPr>
              <w:t>3.</w:t>
            </w:r>
          </w:p>
        </w:tc>
        <w:tc>
          <w:tcPr>
            <w:tcW w:w="6973" w:type="dxa"/>
            <w:gridSpan w:val="2"/>
          </w:tcPr>
          <w:p w:rsidR="00303495" w:rsidRPr="001144EF" w:rsidRDefault="00303495" w:rsidP="00AD6363">
            <w:pPr>
              <w:pStyle w:val="ConsPlusNormal"/>
              <w:rPr>
                <w:sz w:val="28"/>
                <w:szCs w:val="28"/>
              </w:rPr>
            </w:pPr>
            <w:r w:rsidRPr="001144EF">
              <w:rPr>
                <w:sz w:val="28"/>
                <w:szCs w:val="28"/>
              </w:rPr>
              <w:t>Общая площадь городских хвойных (смешанных) лесов, расположенных на землях населенного пункта (гектаров)</w:t>
            </w:r>
          </w:p>
        </w:tc>
        <w:tc>
          <w:tcPr>
            <w:tcW w:w="1454" w:type="dxa"/>
          </w:tcPr>
          <w:p w:rsidR="00303495" w:rsidRPr="001144EF" w:rsidRDefault="00303495" w:rsidP="00AD6363">
            <w:pPr>
              <w:pStyle w:val="ConsPlusNormal"/>
              <w:rPr>
                <w:sz w:val="28"/>
                <w:szCs w:val="28"/>
              </w:rPr>
            </w:pPr>
          </w:p>
        </w:tc>
      </w:tr>
      <w:tr w:rsidR="00303495" w:rsidRPr="001144EF" w:rsidTr="00AD6363">
        <w:tc>
          <w:tcPr>
            <w:tcW w:w="643" w:type="dxa"/>
          </w:tcPr>
          <w:p w:rsidR="00303495" w:rsidRPr="001144EF" w:rsidRDefault="00303495" w:rsidP="00AD6363">
            <w:pPr>
              <w:pStyle w:val="ConsPlusNormal"/>
              <w:rPr>
                <w:sz w:val="28"/>
                <w:szCs w:val="28"/>
              </w:rPr>
            </w:pPr>
            <w:r w:rsidRPr="001144EF">
              <w:rPr>
                <w:sz w:val="28"/>
                <w:szCs w:val="28"/>
              </w:rPr>
              <w:t>4.</w:t>
            </w:r>
          </w:p>
        </w:tc>
        <w:tc>
          <w:tcPr>
            <w:tcW w:w="6973" w:type="dxa"/>
            <w:gridSpan w:val="2"/>
            <w:vAlign w:val="bottom"/>
          </w:tcPr>
          <w:p w:rsidR="00303495" w:rsidRPr="001144EF" w:rsidRDefault="00303495" w:rsidP="00AD6363">
            <w:pPr>
              <w:pStyle w:val="ConsPlusNormal"/>
              <w:rPr>
                <w:sz w:val="28"/>
                <w:szCs w:val="28"/>
              </w:rPr>
            </w:pPr>
            <w:del w:id="5109" w:author="Антон Хабиров" w:date="2021-01-20T01:41:00Z">
              <w:r w:rsidRPr="001144EF">
                <w:rPr>
                  <w:sz w:val="28"/>
                  <w:szCs w:val="28"/>
                </w:rPr>
                <w:delText xml:space="preserve">Расчетное </w:delText>
              </w:r>
            </w:del>
            <w:r w:rsidRPr="001144EF">
              <w:rPr>
                <w:sz w:val="28"/>
                <w:szCs w:val="28"/>
              </w:rPr>
              <w:t>Время прибытия первого пожарного подразделения до наиболее удаленного объекта защиты населенного пункта, граничащего с лесным участком (минут)</w:t>
            </w:r>
          </w:p>
        </w:tc>
        <w:tc>
          <w:tcPr>
            <w:tcW w:w="1454" w:type="dxa"/>
          </w:tcPr>
          <w:p w:rsidR="00303495" w:rsidRPr="001144EF" w:rsidRDefault="00303495" w:rsidP="00AD6363">
            <w:pPr>
              <w:pStyle w:val="ConsPlusNormal"/>
              <w:rPr>
                <w:sz w:val="28"/>
                <w:szCs w:val="28"/>
              </w:rPr>
            </w:pPr>
          </w:p>
        </w:tc>
      </w:tr>
    </w:tbl>
    <w:p w:rsidR="00303495" w:rsidRPr="001144EF" w:rsidRDefault="00303495" w:rsidP="00303495">
      <w:pPr>
        <w:pStyle w:val="ConsPlusNormal"/>
        <w:jc w:val="both"/>
        <w:rPr>
          <w:sz w:val="28"/>
          <w:szCs w:val="28"/>
        </w:rPr>
      </w:pP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II. Сведения о медицинских учреждениях, домах</w:t>
      </w:r>
    </w:p>
    <w:p w:rsidR="00303495" w:rsidRPr="001144EF" w:rsidRDefault="00303495" w:rsidP="00303495">
      <w:pPr>
        <w:pStyle w:val="ConsPlusNonformat"/>
        <w:jc w:val="both"/>
        <w:rPr>
          <w:ins w:id="5110" w:author="Антон Хабиров" w:date="2021-01-20T01:41:00Z"/>
          <w:rFonts w:ascii="Times New Roman" w:hAnsi="Times New Roman" w:cs="Times New Roman"/>
          <w:sz w:val="28"/>
          <w:szCs w:val="28"/>
        </w:rPr>
      </w:pPr>
      <w:r w:rsidRPr="001144EF">
        <w:rPr>
          <w:rFonts w:ascii="Times New Roman" w:hAnsi="Times New Roman" w:cs="Times New Roman"/>
          <w:sz w:val="28"/>
          <w:szCs w:val="28"/>
        </w:rPr>
        <w:t xml:space="preserve">             отдыха, </w:t>
      </w:r>
      <w:proofErr w:type="gramStart"/>
      <w:r w:rsidRPr="001144EF">
        <w:rPr>
          <w:rFonts w:ascii="Times New Roman" w:hAnsi="Times New Roman" w:cs="Times New Roman"/>
          <w:sz w:val="28"/>
          <w:szCs w:val="28"/>
        </w:rPr>
        <w:t>пансионатах</w:t>
      </w:r>
      <w:proofErr w:type="gramEnd"/>
      <w:r w:rsidRPr="001144EF">
        <w:rPr>
          <w:rFonts w:ascii="Times New Roman" w:hAnsi="Times New Roman" w:cs="Times New Roman"/>
          <w:sz w:val="28"/>
          <w:szCs w:val="28"/>
        </w:rPr>
        <w:t xml:space="preserve">, детских </w:t>
      </w:r>
      <w:del w:id="5111" w:author="Антон Хабиров" w:date="2021-01-20T01:41:00Z">
        <w:r w:rsidRPr="001144EF">
          <w:rPr>
            <w:rFonts w:ascii="Times New Roman" w:hAnsi="Times New Roman" w:cs="Times New Roman"/>
            <w:sz w:val="28"/>
            <w:szCs w:val="28"/>
          </w:rPr>
          <w:delText xml:space="preserve">оздоровительных </w:delText>
        </w:r>
      </w:del>
      <w:r w:rsidRPr="001144EF">
        <w:rPr>
          <w:rFonts w:ascii="Times New Roman" w:hAnsi="Times New Roman" w:cs="Times New Roman"/>
          <w:sz w:val="28"/>
          <w:szCs w:val="28"/>
        </w:rPr>
        <w:t>лагерях</w:t>
      </w:r>
      <w:ins w:id="5112" w:author="Антон Хабиров" w:date="2021-01-20T01:41:00Z">
        <w:r w:rsidRPr="001144EF">
          <w:rPr>
            <w:rFonts w:ascii="Times New Roman" w:hAnsi="Times New Roman" w:cs="Times New Roman"/>
            <w:sz w:val="28"/>
            <w:szCs w:val="28"/>
          </w:rPr>
          <w:t>, территориях</w:t>
        </w:r>
      </w:ins>
    </w:p>
    <w:p w:rsidR="00303495" w:rsidRPr="001144EF" w:rsidRDefault="00303495" w:rsidP="00303495">
      <w:pPr>
        <w:pStyle w:val="ConsPlusNonformat"/>
        <w:jc w:val="both"/>
        <w:rPr>
          <w:rFonts w:ascii="Times New Roman" w:hAnsi="Times New Roman" w:cs="Times New Roman"/>
          <w:sz w:val="28"/>
          <w:szCs w:val="28"/>
        </w:rPr>
      </w:pPr>
      <w:ins w:id="5113" w:author="Антон Хабиров" w:date="2021-01-20T01:41:00Z">
        <w:r w:rsidRPr="001144EF">
          <w:rPr>
            <w:rFonts w:ascii="Times New Roman" w:hAnsi="Times New Roman" w:cs="Times New Roman"/>
            <w:sz w:val="28"/>
            <w:szCs w:val="28"/>
          </w:rPr>
          <w:lastRenderedPageBreak/>
          <w:t xml:space="preserve">                 садоводства или огородничества</w:t>
        </w:r>
      </w:ins>
      <w:r w:rsidRPr="001144EF">
        <w:rPr>
          <w:rFonts w:ascii="Times New Roman" w:hAnsi="Times New Roman" w:cs="Times New Roman"/>
          <w:sz w:val="28"/>
          <w:szCs w:val="28"/>
        </w:rPr>
        <w:t xml:space="preserve"> и </w:t>
      </w:r>
      <w:proofErr w:type="gramStart"/>
      <w:r w:rsidRPr="001144EF">
        <w:rPr>
          <w:rFonts w:ascii="Times New Roman" w:hAnsi="Times New Roman" w:cs="Times New Roman"/>
          <w:sz w:val="28"/>
          <w:szCs w:val="28"/>
        </w:rPr>
        <w:t>объектах</w:t>
      </w:r>
      <w:proofErr w:type="gramEnd"/>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с круглосуточным пребыванием людей, имеющих</w:t>
      </w: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общую границу с лесным участком и </w:t>
      </w:r>
      <w:proofErr w:type="gramStart"/>
      <w:r w:rsidRPr="001144EF">
        <w:rPr>
          <w:rFonts w:ascii="Times New Roman" w:hAnsi="Times New Roman" w:cs="Times New Roman"/>
          <w:sz w:val="28"/>
          <w:szCs w:val="28"/>
        </w:rPr>
        <w:t>относящихся</w:t>
      </w:r>
      <w:proofErr w:type="gramEnd"/>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к этому населенному пункту в соответствии</w:t>
      </w: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с административно-территориальным делением</w:t>
      </w:r>
    </w:p>
    <w:p w:rsidR="00303495" w:rsidRPr="001144EF" w:rsidRDefault="00303495" w:rsidP="00303495">
      <w:pPr>
        <w:pStyle w:val="ConsPlusNormal"/>
        <w:jc w:val="both"/>
        <w:rPr>
          <w:sz w:val="28"/>
          <w:szCs w:val="28"/>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811"/>
        <w:gridCol w:w="3685"/>
        <w:gridCol w:w="1411"/>
        <w:gridCol w:w="1848"/>
        <w:gridCol w:w="151"/>
        <w:gridCol w:w="1971"/>
        <w:gridCol w:w="2586"/>
        <w:gridCol w:w="709"/>
      </w:tblGrid>
      <w:tr w:rsidR="00303495" w:rsidRPr="001144EF" w:rsidTr="00AD6363">
        <w:trPr>
          <w:gridAfter w:val="1"/>
          <w:wAfter w:w="709" w:type="dxa"/>
        </w:trPr>
        <w:tc>
          <w:tcPr>
            <w:tcW w:w="811" w:type="dxa"/>
            <w:tcBorders>
              <w:top w:val="single" w:sz="4" w:space="0" w:color="auto"/>
              <w:bottom w:val="single" w:sz="4" w:space="0" w:color="auto"/>
              <w:right w:val="single" w:sz="4" w:space="0" w:color="auto"/>
            </w:tcBorders>
            <w:cellDel w:id="5114" w:author="Антон Хабиров" w:date="2021-01-20T01:41:00Z"/>
          </w:tcPr>
          <w:p w:rsidR="00303495" w:rsidRPr="001144EF" w:rsidRDefault="00303495" w:rsidP="00AD6363">
            <w:pPr>
              <w:pStyle w:val="ConsPlusNormal"/>
              <w:jc w:val="center"/>
              <w:rPr>
                <w:sz w:val="28"/>
                <w:szCs w:val="28"/>
              </w:rPr>
            </w:pPr>
            <w:del w:id="5115" w:author="Антон Хабиров" w:date="2021-01-20T01:41:00Z">
              <w:r w:rsidRPr="001144EF">
                <w:rPr>
                  <w:sz w:val="28"/>
                  <w:szCs w:val="28"/>
                </w:rPr>
                <w:delText>№ п/п</w:delText>
              </w:r>
            </w:del>
          </w:p>
        </w:tc>
        <w:tc>
          <w:tcPr>
            <w:tcW w:w="3685" w:type="dxa"/>
          </w:tcPr>
          <w:p w:rsidR="00303495" w:rsidRPr="001144EF" w:rsidRDefault="00303495" w:rsidP="00AD6363">
            <w:pPr>
              <w:pStyle w:val="ConsPlusNormal"/>
              <w:jc w:val="center"/>
              <w:rPr>
                <w:sz w:val="28"/>
                <w:szCs w:val="28"/>
              </w:rPr>
            </w:pPr>
            <w:r w:rsidRPr="001144EF">
              <w:rPr>
                <w:sz w:val="28"/>
                <w:szCs w:val="28"/>
              </w:rPr>
              <w:t>Наименование социального объекта</w:t>
            </w:r>
          </w:p>
        </w:tc>
        <w:tc>
          <w:tcPr>
            <w:tcW w:w="1411" w:type="dxa"/>
          </w:tcPr>
          <w:p w:rsidR="00303495" w:rsidRPr="001144EF" w:rsidRDefault="00303495" w:rsidP="00AD6363">
            <w:pPr>
              <w:pStyle w:val="ConsPlusNormal"/>
              <w:jc w:val="center"/>
              <w:rPr>
                <w:sz w:val="28"/>
                <w:szCs w:val="28"/>
              </w:rPr>
            </w:pPr>
            <w:r w:rsidRPr="001144EF">
              <w:rPr>
                <w:sz w:val="28"/>
                <w:szCs w:val="28"/>
              </w:rPr>
              <w:t>Адрес объекта</w:t>
            </w:r>
          </w:p>
        </w:tc>
        <w:tc>
          <w:tcPr>
            <w:tcW w:w="1848" w:type="dxa"/>
          </w:tcPr>
          <w:p w:rsidR="00303495" w:rsidRPr="001144EF" w:rsidRDefault="00303495" w:rsidP="00AD6363">
            <w:pPr>
              <w:pStyle w:val="ConsPlusNormal"/>
              <w:jc w:val="center"/>
              <w:rPr>
                <w:sz w:val="28"/>
                <w:szCs w:val="28"/>
              </w:rPr>
            </w:pPr>
            <w:r w:rsidRPr="001144EF">
              <w:rPr>
                <w:sz w:val="28"/>
                <w:szCs w:val="28"/>
              </w:rPr>
              <w:t>Численность персонала</w:t>
            </w:r>
          </w:p>
        </w:tc>
        <w:tc>
          <w:tcPr>
            <w:tcW w:w="2122" w:type="dxa"/>
            <w:gridSpan w:val="3"/>
          </w:tcPr>
          <w:p w:rsidR="00303495" w:rsidRPr="001144EF" w:rsidRDefault="00303495" w:rsidP="00AD6363">
            <w:pPr>
              <w:pStyle w:val="ConsPlusNormal"/>
              <w:jc w:val="center"/>
              <w:rPr>
                <w:sz w:val="28"/>
                <w:szCs w:val="28"/>
              </w:rPr>
            </w:pPr>
            <w:r w:rsidRPr="001144EF">
              <w:rPr>
                <w:sz w:val="28"/>
                <w:szCs w:val="28"/>
              </w:rPr>
              <w:t>Численность пациентов (отдыхающих)</w:t>
            </w:r>
          </w:p>
        </w:tc>
      </w:tr>
      <w:tr w:rsidR="00303495" w:rsidRPr="001144EF" w:rsidTr="00AD6363">
        <w:trPr>
          <w:gridAfter w:val="1"/>
          <w:wAfter w:w="709" w:type="dxa"/>
        </w:trPr>
        <w:tc>
          <w:tcPr>
            <w:tcW w:w="3685" w:type="dxa"/>
            <w:gridSpan w:val="2"/>
          </w:tcPr>
          <w:p w:rsidR="00303495" w:rsidRPr="001144EF" w:rsidRDefault="00303495" w:rsidP="00AD6363">
            <w:pPr>
              <w:pStyle w:val="ConsPlusNormal"/>
              <w:rPr>
                <w:sz w:val="28"/>
                <w:szCs w:val="28"/>
              </w:rPr>
            </w:pPr>
          </w:p>
        </w:tc>
        <w:tc>
          <w:tcPr>
            <w:tcW w:w="1411" w:type="dxa"/>
          </w:tcPr>
          <w:p w:rsidR="00303495" w:rsidRPr="001144EF" w:rsidRDefault="00303495" w:rsidP="00AD6363">
            <w:pPr>
              <w:pStyle w:val="ConsPlusNormal"/>
              <w:rPr>
                <w:sz w:val="28"/>
                <w:szCs w:val="28"/>
              </w:rPr>
            </w:pPr>
          </w:p>
        </w:tc>
        <w:tc>
          <w:tcPr>
            <w:tcW w:w="1848" w:type="dxa"/>
          </w:tcPr>
          <w:p w:rsidR="00303495" w:rsidRPr="001144EF" w:rsidRDefault="00303495" w:rsidP="00AD6363">
            <w:pPr>
              <w:pStyle w:val="ConsPlusNormal"/>
              <w:rPr>
                <w:sz w:val="28"/>
                <w:szCs w:val="28"/>
              </w:rPr>
            </w:pPr>
          </w:p>
        </w:tc>
        <w:tc>
          <w:tcPr>
            <w:tcW w:w="2122" w:type="dxa"/>
            <w:gridSpan w:val="2"/>
          </w:tcPr>
          <w:p w:rsidR="00303495" w:rsidRPr="001144EF" w:rsidRDefault="00303495" w:rsidP="00AD6363">
            <w:pPr>
              <w:pStyle w:val="ConsPlusNormal"/>
              <w:rPr>
                <w:sz w:val="28"/>
                <w:szCs w:val="28"/>
              </w:rPr>
            </w:pPr>
          </w:p>
        </w:tc>
        <w:tc>
          <w:tcPr>
            <w:tcW w:w="2586" w:type="dxa"/>
            <w:tcBorders>
              <w:top w:val="single" w:sz="4" w:space="0" w:color="auto"/>
              <w:left w:val="single" w:sz="4" w:space="0" w:color="auto"/>
              <w:bottom w:val="single" w:sz="4" w:space="0" w:color="auto"/>
            </w:tcBorders>
            <w:cellDel w:id="5116" w:author="Антон Хабиров" w:date="2021-01-20T01:41:00Z"/>
          </w:tcPr>
          <w:p w:rsidR="00303495" w:rsidRPr="001144EF" w:rsidRDefault="00303495" w:rsidP="00AD6363">
            <w:pPr>
              <w:pStyle w:val="ConsPlusNormal"/>
              <w:jc w:val="center"/>
              <w:rPr>
                <w:sz w:val="28"/>
                <w:szCs w:val="28"/>
              </w:rPr>
            </w:pPr>
          </w:p>
        </w:tc>
      </w:tr>
      <w:tr w:rsidR="00303495" w:rsidRPr="001144EF" w:rsidTr="00AD63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del w:id="5117" w:author="Антон Хабиров" w:date="2021-01-20T01:41:00Z"/>
        </w:trPr>
        <w:tc>
          <w:tcPr>
            <w:tcW w:w="811" w:type="dxa"/>
            <w:tcBorders>
              <w:top w:val="single" w:sz="4" w:space="0" w:color="auto"/>
              <w:bottom w:val="single" w:sz="4" w:space="0" w:color="auto"/>
              <w:right w:val="single" w:sz="4" w:space="0" w:color="auto"/>
            </w:tcBorders>
          </w:tcPr>
          <w:p w:rsidR="00303495" w:rsidRPr="001144EF" w:rsidRDefault="00303495" w:rsidP="00AD6363">
            <w:pPr>
              <w:pStyle w:val="ConsPlusNormal"/>
              <w:jc w:val="center"/>
              <w:rPr>
                <w:del w:id="5118" w:author="Антон Хабиров" w:date="2021-01-20T01:41:00Z"/>
                <w:sz w:val="28"/>
                <w:szCs w:val="28"/>
              </w:rPr>
            </w:pPr>
          </w:p>
        </w:tc>
        <w:tc>
          <w:tcPr>
            <w:tcW w:w="2987"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5119" w:author="Антон Хабиров" w:date="2021-01-20T01:41:00Z"/>
                <w:sz w:val="28"/>
                <w:szCs w:val="28"/>
              </w:rPr>
            </w:pPr>
          </w:p>
        </w:tc>
        <w:tc>
          <w:tcPr>
            <w:tcW w:w="1397"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5120" w:author="Антон Хабиров" w:date="2021-01-20T01:41:00Z"/>
                <w:sz w:val="28"/>
                <w:szCs w:val="28"/>
              </w:rPr>
            </w:pPr>
          </w:p>
        </w:tc>
        <w:tc>
          <w:tcPr>
            <w:tcW w:w="1999" w:type="dxa"/>
            <w:gridSpan w:val="2"/>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5121" w:author="Антон Хабиров" w:date="2021-01-20T01:41:00Z"/>
                <w:sz w:val="28"/>
                <w:szCs w:val="28"/>
              </w:rPr>
            </w:pPr>
          </w:p>
        </w:tc>
        <w:tc>
          <w:tcPr>
            <w:tcW w:w="2586" w:type="dxa"/>
            <w:gridSpan w:val="3"/>
            <w:tcBorders>
              <w:top w:val="single" w:sz="4" w:space="0" w:color="auto"/>
              <w:left w:val="single" w:sz="4" w:space="0" w:color="auto"/>
              <w:bottom w:val="single" w:sz="4" w:space="0" w:color="auto"/>
            </w:tcBorders>
          </w:tcPr>
          <w:p w:rsidR="00303495" w:rsidRPr="001144EF" w:rsidRDefault="00303495" w:rsidP="00AD6363">
            <w:pPr>
              <w:pStyle w:val="ConsPlusNormal"/>
              <w:jc w:val="center"/>
              <w:rPr>
                <w:del w:id="5122" w:author="Антон Хабиров" w:date="2021-01-20T01:41:00Z"/>
                <w:sz w:val="28"/>
                <w:szCs w:val="28"/>
              </w:rPr>
            </w:pPr>
          </w:p>
        </w:tc>
      </w:tr>
      <w:tr w:rsidR="00303495" w:rsidRPr="001144EF" w:rsidTr="00AD63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del w:id="5123" w:author="Антон Хабиров" w:date="2021-01-20T01:41:00Z"/>
        </w:trPr>
        <w:tc>
          <w:tcPr>
            <w:tcW w:w="811" w:type="dxa"/>
            <w:tcBorders>
              <w:top w:val="single" w:sz="4" w:space="0" w:color="auto"/>
              <w:bottom w:val="single" w:sz="4" w:space="0" w:color="auto"/>
              <w:right w:val="single" w:sz="4" w:space="0" w:color="auto"/>
            </w:tcBorders>
          </w:tcPr>
          <w:p w:rsidR="00303495" w:rsidRPr="001144EF" w:rsidRDefault="00303495" w:rsidP="00AD6363">
            <w:pPr>
              <w:pStyle w:val="ConsPlusNormal"/>
              <w:jc w:val="center"/>
              <w:rPr>
                <w:del w:id="5124" w:author="Антон Хабиров" w:date="2021-01-20T01:41:00Z"/>
                <w:sz w:val="28"/>
                <w:szCs w:val="28"/>
              </w:rPr>
            </w:pPr>
          </w:p>
        </w:tc>
        <w:tc>
          <w:tcPr>
            <w:tcW w:w="2987"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5125" w:author="Антон Хабиров" w:date="2021-01-20T01:41:00Z"/>
                <w:sz w:val="28"/>
                <w:szCs w:val="28"/>
              </w:rPr>
            </w:pPr>
          </w:p>
        </w:tc>
        <w:tc>
          <w:tcPr>
            <w:tcW w:w="1397"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5126" w:author="Антон Хабиров" w:date="2021-01-20T01:41:00Z"/>
                <w:sz w:val="28"/>
                <w:szCs w:val="28"/>
              </w:rPr>
            </w:pPr>
          </w:p>
        </w:tc>
        <w:tc>
          <w:tcPr>
            <w:tcW w:w="1999" w:type="dxa"/>
            <w:gridSpan w:val="2"/>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5127" w:author="Антон Хабиров" w:date="2021-01-20T01:41:00Z"/>
                <w:sz w:val="28"/>
                <w:szCs w:val="28"/>
              </w:rPr>
            </w:pPr>
          </w:p>
        </w:tc>
        <w:tc>
          <w:tcPr>
            <w:tcW w:w="2586" w:type="dxa"/>
            <w:gridSpan w:val="3"/>
            <w:tcBorders>
              <w:top w:val="single" w:sz="4" w:space="0" w:color="auto"/>
              <w:left w:val="single" w:sz="4" w:space="0" w:color="auto"/>
              <w:bottom w:val="single" w:sz="4" w:space="0" w:color="auto"/>
            </w:tcBorders>
          </w:tcPr>
          <w:p w:rsidR="00303495" w:rsidRPr="001144EF" w:rsidRDefault="00303495" w:rsidP="00AD6363">
            <w:pPr>
              <w:pStyle w:val="ConsPlusNormal"/>
              <w:jc w:val="center"/>
              <w:rPr>
                <w:del w:id="5128" w:author="Антон Хабиров" w:date="2021-01-20T01:41:00Z"/>
                <w:sz w:val="28"/>
                <w:szCs w:val="28"/>
              </w:rPr>
            </w:pPr>
          </w:p>
        </w:tc>
      </w:tr>
      <w:tr w:rsidR="00303495" w:rsidRPr="001144EF" w:rsidTr="00AD63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del w:id="5129" w:author="Антон Хабиров" w:date="2021-01-20T01:41:00Z"/>
        </w:trPr>
        <w:tc>
          <w:tcPr>
            <w:tcW w:w="811" w:type="dxa"/>
            <w:tcBorders>
              <w:top w:val="single" w:sz="4" w:space="0" w:color="auto"/>
              <w:bottom w:val="single" w:sz="4" w:space="0" w:color="auto"/>
              <w:right w:val="single" w:sz="4" w:space="0" w:color="auto"/>
            </w:tcBorders>
          </w:tcPr>
          <w:p w:rsidR="00303495" w:rsidRPr="001144EF" w:rsidRDefault="00303495" w:rsidP="00AD6363">
            <w:pPr>
              <w:pStyle w:val="ConsPlusNormal"/>
              <w:jc w:val="center"/>
              <w:rPr>
                <w:del w:id="5130" w:author="Антон Хабиров" w:date="2021-01-20T01:41:00Z"/>
                <w:sz w:val="28"/>
                <w:szCs w:val="28"/>
              </w:rPr>
            </w:pPr>
          </w:p>
        </w:tc>
        <w:tc>
          <w:tcPr>
            <w:tcW w:w="2987"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5131" w:author="Антон Хабиров" w:date="2021-01-20T01:41:00Z"/>
                <w:sz w:val="28"/>
                <w:szCs w:val="28"/>
              </w:rPr>
            </w:pPr>
          </w:p>
        </w:tc>
        <w:tc>
          <w:tcPr>
            <w:tcW w:w="1397"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5132" w:author="Антон Хабиров" w:date="2021-01-20T01:41:00Z"/>
                <w:sz w:val="28"/>
                <w:szCs w:val="28"/>
              </w:rPr>
            </w:pPr>
          </w:p>
        </w:tc>
        <w:tc>
          <w:tcPr>
            <w:tcW w:w="1999" w:type="dxa"/>
            <w:gridSpan w:val="2"/>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center"/>
              <w:rPr>
                <w:del w:id="5133" w:author="Антон Хабиров" w:date="2021-01-20T01:41:00Z"/>
                <w:sz w:val="28"/>
                <w:szCs w:val="28"/>
              </w:rPr>
            </w:pPr>
          </w:p>
        </w:tc>
        <w:tc>
          <w:tcPr>
            <w:tcW w:w="2586" w:type="dxa"/>
            <w:gridSpan w:val="3"/>
            <w:tcBorders>
              <w:top w:val="single" w:sz="4" w:space="0" w:color="auto"/>
              <w:left w:val="single" w:sz="4" w:space="0" w:color="auto"/>
              <w:bottom w:val="single" w:sz="4" w:space="0" w:color="auto"/>
            </w:tcBorders>
          </w:tcPr>
          <w:p w:rsidR="00303495" w:rsidRPr="001144EF" w:rsidRDefault="00303495" w:rsidP="00AD6363">
            <w:pPr>
              <w:pStyle w:val="ConsPlusNormal"/>
              <w:jc w:val="center"/>
              <w:rPr>
                <w:del w:id="5134" w:author="Антон Хабиров" w:date="2021-01-20T01:41:00Z"/>
                <w:sz w:val="28"/>
                <w:szCs w:val="28"/>
              </w:rPr>
            </w:pPr>
          </w:p>
        </w:tc>
      </w:tr>
    </w:tbl>
    <w:p w:rsidR="00303495" w:rsidRPr="001144EF" w:rsidRDefault="00303495" w:rsidP="00303495">
      <w:pPr>
        <w:pStyle w:val="ConsPlusNormal"/>
        <w:jc w:val="both"/>
        <w:rPr>
          <w:sz w:val="28"/>
          <w:szCs w:val="28"/>
        </w:rPr>
      </w:pP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III. Сведения о </w:t>
      </w:r>
      <w:proofErr w:type="gramStart"/>
      <w:r w:rsidRPr="001144EF">
        <w:rPr>
          <w:rFonts w:ascii="Times New Roman" w:hAnsi="Times New Roman" w:cs="Times New Roman"/>
          <w:sz w:val="28"/>
          <w:szCs w:val="28"/>
        </w:rPr>
        <w:t>ближайших</w:t>
      </w:r>
      <w:proofErr w:type="gramEnd"/>
      <w:r w:rsidRPr="001144EF">
        <w:rPr>
          <w:rFonts w:ascii="Times New Roman" w:hAnsi="Times New Roman" w:cs="Times New Roman"/>
          <w:sz w:val="28"/>
          <w:szCs w:val="28"/>
        </w:rPr>
        <w:t xml:space="preserve"> к населенному пункту</w:t>
      </w: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w:t>
      </w:r>
      <w:proofErr w:type="gramStart"/>
      <w:r w:rsidRPr="001144EF">
        <w:rPr>
          <w:rFonts w:ascii="Times New Roman" w:hAnsi="Times New Roman" w:cs="Times New Roman"/>
          <w:sz w:val="28"/>
          <w:szCs w:val="28"/>
        </w:rPr>
        <w:t>подразделениях</w:t>
      </w:r>
      <w:proofErr w:type="gramEnd"/>
      <w:r w:rsidRPr="001144EF">
        <w:rPr>
          <w:rFonts w:ascii="Times New Roman" w:hAnsi="Times New Roman" w:cs="Times New Roman"/>
          <w:sz w:val="28"/>
          <w:szCs w:val="28"/>
        </w:rPr>
        <w:t xml:space="preserve"> пожарной охраны</w:t>
      </w:r>
    </w:p>
    <w:p w:rsidR="00303495" w:rsidRPr="001144EF" w:rsidRDefault="00303495" w:rsidP="00303495">
      <w:pPr>
        <w:pStyle w:val="ConsPlusNonformat"/>
        <w:jc w:val="both"/>
        <w:rPr>
          <w:rFonts w:ascii="Times New Roman" w:hAnsi="Times New Roman" w:cs="Times New Roman"/>
          <w:sz w:val="28"/>
          <w:szCs w:val="28"/>
        </w:rPr>
      </w:pP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1.  Подразделения  пожарной охраны (наименование, вид), дислоцированные</w:t>
      </w: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на территории населенного пункта, адрес</w:t>
      </w:r>
      <w:del w:id="5135" w:author="Антон Хабиров" w:date="2021-01-20T01:41:00Z">
        <w:r w:rsidRPr="001144EF">
          <w:rPr>
            <w:rFonts w:ascii="Times New Roman" w:hAnsi="Times New Roman" w:cs="Times New Roman"/>
            <w:sz w:val="28"/>
            <w:szCs w:val="28"/>
          </w:rPr>
          <w:delText>: __________________________________</w:delText>
        </w:r>
      </w:del>
      <w:ins w:id="5136" w:author="Антон Хабиров" w:date="2021-01-20T01:41:00Z">
        <w:r w:rsidRPr="001144EF">
          <w:rPr>
            <w:rFonts w:ascii="Times New Roman" w:hAnsi="Times New Roman" w:cs="Times New Roman"/>
            <w:sz w:val="28"/>
            <w:szCs w:val="28"/>
          </w:rPr>
          <w:t xml:space="preserve"> ___________________________________</w:t>
        </w:r>
      </w:ins>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___________________________________________________________________________</w:t>
      </w: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2.   Ближайшее  к  населенному  пункту  подразделение  пожарной  охраны</w:t>
      </w: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(наименование, вид), адрес</w:t>
      </w:r>
      <w:del w:id="5137" w:author="Антон Хабиров" w:date="2021-01-20T01:41:00Z">
        <w:r w:rsidRPr="001144EF">
          <w:rPr>
            <w:rFonts w:ascii="Times New Roman" w:hAnsi="Times New Roman" w:cs="Times New Roman"/>
            <w:sz w:val="28"/>
            <w:szCs w:val="28"/>
          </w:rPr>
          <w:delText>: _______________________________________________</w:delText>
        </w:r>
      </w:del>
      <w:ins w:id="5138" w:author="Антон Хабиров" w:date="2021-01-20T01:41:00Z">
        <w:r w:rsidRPr="001144EF">
          <w:rPr>
            <w:rFonts w:ascii="Times New Roman" w:hAnsi="Times New Roman" w:cs="Times New Roman"/>
            <w:sz w:val="28"/>
            <w:szCs w:val="28"/>
          </w:rPr>
          <w:t xml:space="preserve"> ________________________________________________</w:t>
        </w:r>
      </w:ins>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___________________________________________________________________________</w:t>
      </w:r>
    </w:p>
    <w:p w:rsidR="00303495" w:rsidRPr="001144EF" w:rsidRDefault="00303495" w:rsidP="00303495">
      <w:pPr>
        <w:pStyle w:val="ConsPlusNonformat"/>
        <w:jc w:val="both"/>
        <w:rPr>
          <w:rFonts w:ascii="Times New Roman" w:hAnsi="Times New Roman" w:cs="Times New Roman"/>
          <w:sz w:val="28"/>
          <w:szCs w:val="28"/>
        </w:rPr>
      </w:pP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IV. Лица, ответственные за проведение мероприятий</w:t>
      </w: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по предупреждению и ликвидации последствий чрезвычайных</w:t>
      </w:r>
    </w:p>
    <w:p w:rsidR="00303495" w:rsidRPr="001144EF" w:rsidRDefault="00303495" w:rsidP="00303495">
      <w:pPr>
        <w:pStyle w:val="ConsPlusNonformat"/>
        <w:jc w:val="both"/>
        <w:rPr>
          <w:rFonts w:ascii="Times New Roman" w:hAnsi="Times New Roman" w:cs="Times New Roman"/>
          <w:sz w:val="28"/>
          <w:szCs w:val="28"/>
        </w:rPr>
      </w:pPr>
      <w:r w:rsidRPr="001144EF">
        <w:rPr>
          <w:rFonts w:ascii="Times New Roman" w:hAnsi="Times New Roman" w:cs="Times New Roman"/>
          <w:sz w:val="28"/>
          <w:szCs w:val="28"/>
        </w:rPr>
        <w:t xml:space="preserve">            ситуаций и оказание необходимой помощи пострадавшим</w:t>
      </w:r>
    </w:p>
    <w:p w:rsidR="00303495" w:rsidRPr="001144EF" w:rsidRDefault="00303495" w:rsidP="00303495">
      <w:pPr>
        <w:pStyle w:val="ConsPlusNormal"/>
        <w:jc w:val="both"/>
        <w:rPr>
          <w:sz w:val="28"/>
          <w:szCs w:val="28"/>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567"/>
        <w:gridCol w:w="3402"/>
        <w:gridCol w:w="1139"/>
        <w:gridCol w:w="1696"/>
        <w:gridCol w:w="855"/>
        <w:gridCol w:w="1944"/>
        <w:gridCol w:w="2211"/>
      </w:tblGrid>
      <w:tr w:rsidR="00303495" w:rsidRPr="001144EF" w:rsidTr="00AD6363">
        <w:tc>
          <w:tcPr>
            <w:tcW w:w="567" w:type="dxa"/>
            <w:tcBorders>
              <w:top w:val="single" w:sz="4" w:space="0" w:color="auto"/>
              <w:bottom w:val="single" w:sz="4" w:space="0" w:color="auto"/>
              <w:right w:val="single" w:sz="4" w:space="0" w:color="auto"/>
            </w:tcBorders>
            <w:cellDel w:id="5139" w:author="Антон Хабиров" w:date="2021-01-20T01:41:00Z"/>
          </w:tcPr>
          <w:p w:rsidR="00303495" w:rsidRPr="001144EF" w:rsidRDefault="00303495" w:rsidP="00AD6363">
            <w:pPr>
              <w:pStyle w:val="ConsPlusNormal"/>
              <w:jc w:val="center"/>
              <w:rPr>
                <w:sz w:val="28"/>
                <w:szCs w:val="28"/>
              </w:rPr>
            </w:pPr>
            <w:del w:id="5140" w:author="Антон Хабиров" w:date="2021-01-20T01:41:00Z">
              <w:r w:rsidRPr="001144EF">
                <w:rPr>
                  <w:sz w:val="28"/>
                  <w:szCs w:val="28"/>
                </w:rPr>
                <w:delText>№ п/п</w:delText>
              </w:r>
            </w:del>
          </w:p>
        </w:tc>
        <w:tc>
          <w:tcPr>
            <w:tcW w:w="4541" w:type="dxa"/>
            <w:gridSpan w:val="2"/>
          </w:tcPr>
          <w:p w:rsidR="00303495" w:rsidRPr="001144EF" w:rsidRDefault="00303495" w:rsidP="00AD6363">
            <w:pPr>
              <w:pStyle w:val="ConsPlusNormal"/>
              <w:jc w:val="center"/>
              <w:rPr>
                <w:sz w:val="28"/>
                <w:szCs w:val="28"/>
              </w:rPr>
            </w:pPr>
            <w:r w:rsidRPr="001144EF">
              <w:rPr>
                <w:sz w:val="28"/>
                <w:szCs w:val="28"/>
              </w:rPr>
              <w:t>Фамилия, имя, отчество</w:t>
            </w:r>
            <w:ins w:id="5141" w:author="Антон Хабиров" w:date="2021-01-20T01:41:00Z">
              <w:r w:rsidRPr="001144EF">
                <w:rPr>
                  <w:sz w:val="28"/>
                  <w:szCs w:val="28"/>
                </w:rPr>
                <w:t xml:space="preserve"> (при наличии)</w:t>
              </w:r>
            </w:ins>
          </w:p>
        </w:tc>
        <w:tc>
          <w:tcPr>
            <w:tcW w:w="2551" w:type="dxa"/>
            <w:gridSpan w:val="2"/>
          </w:tcPr>
          <w:p w:rsidR="00303495" w:rsidRPr="001144EF" w:rsidRDefault="00303495" w:rsidP="00AD6363">
            <w:pPr>
              <w:pStyle w:val="ConsPlusNormal"/>
              <w:jc w:val="center"/>
              <w:rPr>
                <w:sz w:val="28"/>
                <w:szCs w:val="28"/>
              </w:rPr>
            </w:pPr>
            <w:r w:rsidRPr="001144EF">
              <w:rPr>
                <w:sz w:val="28"/>
                <w:szCs w:val="28"/>
              </w:rPr>
              <w:t>Должность</w:t>
            </w:r>
          </w:p>
        </w:tc>
        <w:tc>
          <w:tcPr>
            <w:tcW w:w="1944" w:type="dxa"/>
            <w:gridSpan w:val="2"/>
          </w:tcPr>
          <w:p w:rsidR="00303495" w:rsidRPr="001144EF" w:rsidRDefault="00303495" w:rsidP="00AD6363">
            <w:pPr>
              <w:pStyle w:val="ConsPlusNormal"/>
              <w:jc w:val="center"/>
              <w:rPr>
                <w:sz w:val="28"/>
                <w:szCs w:val="28"/>
              </w:rPr>
            </w:pPr>
            <w:r w:rsidRPr="001144EF">
              <w:rPr>
                <w:sz w:val="28"/>
                <w:szCs w:val="28"/>
              </w:rPr>
              <w:t>Контактный телефон</w:t>
            </w:r>
          </w:p>
        </w:tc>
      </w:tr>
      <w:tr w:rsidR="00303495" w:rsidRPr="001144EF" w:rsidTr="00AD6363">
        <w:tc>
          <w:tcPr>
            <w:tcW w:w="4541" w:type="dxa"/>
            <w:gridSpan w:val="3"/>
          </w:tcPr>
          <w:p w:rsidR="00303495" w:rsidRPr="001144EF" w:rsidRDefault="00303495" w:rsidP="00AD6363">
            <w:pPr>
              <w:pStyle w:val="ConsPlusNormal"/>
              <w:rPr>
                <w:sz w:val="28"/>
                <w:szCs w:val="28"/>
              </w:rPr>
            </w:pPr>
          </w:p>
        </w:tc>
        <w:tc>
          <w:tcPr>
            <w:tcW w:w="2551" w:type="dxa"/>
            <w:gridSpan w:val="2"/>
          </w:tcPr>
          <w:p w:rsidR="00303495" w:rsidRPr="001144EF" w:rsidRDefault="00303495" w:rsidP="00AD6363">
            <w:pPr>
              <w:pStyle w:val="ConsPlusNormal"/>
              <w:rPr>
                <w:sz w:val="28"/>
                <w:szCs w:val="28"/>
              </w:rPr>
            </w:pPr>
          </w:p>
        </w:tc>
        <w:tc>
          <w:tcPr>
            <w:tcW w:w="1944" w:type="dxa"/>
          </w:tcPr>
          <w:p w:rsidR="00303495" w:rsidRPr="001144EF" w:rsidRDefault="00303495" w:rsidP="00AD6363">
            <w:pPr>
              <w:pStyle w:val="ConsPlusNormal"/>
              <w:rPr>
                <w:sz w:val="28"/>
                <w:szCs w:val="28"/>
              </w:rPr>
            </w:pPr>
          </w:p>
        </w:tc>
        <w:tc>
          <w:tcPr>
            <w:tcW w:w="2211" w:type="dxa"/>
            <w:tcBorders>
              <w:top w:val="single" w:sz="4" w:space="0" w:color="auto"/>
              <w:left w:val="single" w:sz="4" w:space="0" w:color="auto"/>
              <w:bottom w:val="single" w:sz="4" w:space="0" w:color="auto"/>
            </w:tcBorders>
            <w:cellDel w:id="5142" w:author="Антон Хабиров" w:date="2021-01-20T01:41:00Z"/>
          </w:tcPr>
          <w:p w:rsidR="00303495" w:rsidRPr="001144EF" w:rsidRDefault="00303495" w:rsidP="00AD6363">
            <w:pPr>
              <w:pStyle w:val="ConsPlusNormal"/>
              <w:jc w:val="both"/>
              <w:rPr>
                <w:sz w:val="28"/>
                <w:szCs w:val="28"/>
              </w:rPr>
            </w:pPr>
          </w:p>
        </w:tc>
      </w:tr>
      <w:tr w:rsidR="00303495" w:rsidRPr="001144EF" w:rsidTr="00AD63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6" w:type="dxa"/>
          <w:del w:id="5143" w:author="Антон Хабиров" w:date="2021-01-20T01:41:00Z"/>
        </w:trPr>
        <w:tc>
          <w:tcPr>
            <w:tcW w:w="567" w:type="dxa"/>
            <w:tcBorders>
              <w:top w:val="single" w:sz="4" w:space="0" w:color="auto"/>
              <w:bottom w:val="single" w:sz="4" w:space="0" w:color="auto"/>
              <w:right w:val="single" w:sz="4" w:space="0" w:color="auto"/>
            </w:tcBorders>
          </w:tcPr>
          <w:p w:rsidR="00303495" w:rsidRPr="001144EF" w:rsidRDefault="00303495" w:rsidP="00AD6363">
            <w:pPr>
              <w:pStyle w:val="ConsPlusNormal"/>
              <w:jc w:val="both"/>
              <w:rPr>
                <w:del w:id="5144" w:author="Антон Хабиров" w:date="2021-01-20T01:41:00Z"/>
                <w:sz w:val="28"/>
                <w:szCs w:val="28"/>
              </w:rPr>
            </w:pPr>
          </w:p>
        </w:tc>
        <w:tc>
          <w:tcPr>
            <w:tcW w:w="3402"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both"/>
              <w:rPr>
                <w:del w:id="5145" w:author="Антон Хабиров" w:date="2021-01-20T01:41:00Z"/>
                <w:sz w:val="28"/>
                <w:szCs w:val="28"/>
              </w:rPr>
            </w:pPr>
          </w:p>
        </w:tc>
        <w:tc>
          <w:tcPr>
            <w:tcW w:w="2835" w:type="dxa"/>
            <w:gridSpan w:val="2"/>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both"/>
              <w:rPr>
                <w:del w:id="5146" w:author="Антон Хабиров" w:date="2021-01-20T01:41:00Z"/>
                <w:sz w:val="28"/>
                <w:szCs w:val="28"/>
              </w:rPr>
            </w:pPr>
          </w:p>
        </w:tc>
        <w:tc>
          <w:tcPr>
            <w:tcW w:w="2211" w:type="dxa"/>
            <w:gridSpan w:val="2"/>
            <w:tcBorders>
              <w:top w:val="single" w:sz="4" w:space="0" w:color="auto"/>
              <w:left w:val="single" w:sz="4" w:space="0" w:color="auto"/>
              <w:bottom w:val="single" w:sz="4" w:space="0" w:color="auto"/>
            </w:tcBorders>
          </w:tcPr>
          <w:p w:rsidR="00303495" w:rsidRPr="001144EF" w:rsidRDefault="00303495" w:rsidP="00AD6363">
            <w:pPr>
              <w:pStyle w:val="ConsPlusNormal"/>
              <w:jc w:val="both"/>
              <w:rPr>
                <w:del w:id="5147" w:author="Антон Хабиров" w:date="2021-01-20T01:41:00Z"/>
                <w:sz w:val="28"/>
                <w:szCs w:val="28"/>
              </w:rPr>
            </w:pPr>
          </w:p>
        </w:tc>
      </w:tr>
      <w:tr w:rsidR="00303495" w:rsidRPr="001144EF" w:rsidTr="00AD63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6" w:type="dxa"/>
          <w:del w:id="5148" w:author="Антон Хабиров" w:date="2021-01-20T01:41:00Z"/>
        </w:trPr>
        <w:tc>
          <w:tcPr>
            <w:tcW w:w="567" w:type="dxa"/>
            <w:tcBorders>
              <w:top w:val="single" w:sz="4" w:space="0" w:color="auto"/>
              <w:bottom w:val="single" w:sz="4" w:space="0" w:color="auto"/>
              <w:right w:val="single" w:sz="4" w:space="0" w:color="auto"/>
            </w:tcBorders>
          </w:tcPr>
          <w:p w:rsidR="00303495" w:rsidRPr="001144EF" w:rsidRDefault="00303495" w:rsidP="00AD6363">
            <w:pPr>
              <w:pStyle w:val="ConsPlusNormal"/>
              <w:jc w:val="both"/>
              <w:rPr>
                <w:del w:id="5149" w:author="Антон Хабиров" w:date="2021-01-20T01:41:00Z"/>
                <w:sz w:val="28"/>
                <w:szCs w:val="28"/>
              </w:rPr>
            </w:pPr>
          </w:p>
        </w:tc>
        <w:tc>
          <w:tcPr>
            <w:tcW w:w="3402" w:type="dxa"/>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both"/>
              <w:rPr>
                <w:del w:id="5150" w:author="Антон Хабиров" w:date="2021-01-20T01:41:00Z"/>
                <w:sz w:val="28"/>
                <w:szCs w:val="28"/>
              </w:rPr>
            </w:pPr>
          </w:p>
        </w:tc>
        <w:tc>
          <w:tcPr>
            <w:tcW w:w="2835" w:type="dxa"/>
            <w:gridSpan w:val="2"/>
            <w:tcBorders>
              <w:top w:val="single" w:sz="4" w:space="0" w:color="auto"/>
              <w:left w:val="single" w:sz="4" w:space="0" w:color="auto"/>
              <w:bottom w:val="single" w:sz="4" w:space="0" w:color="auto"/>
              <w:right w:val="single" w:sz="4" w:space="0" w:color="auto"/>
            </w:tcBorders>
          </w:tcPr>
          <w:p w:rsidR="00303495" w:rsidRPr="001144EF" w:rsidRDefault="00303495" w:rsidP="00AD6363">
            <w:pPr>
              <w:pStyle w:val="ConsPlusNormal"/>
              <w:jc w:val="both"/>
              <w:rPr>
                <w:del w:id="5151" w:author="Антон Хабиров" w:date="2021-01-20T01:41:00Z"/>
                <w:sz w:val="28"/>
                <w:szCs w:val="28"/>
              </w:rPr>
            </w:pPr>
          </w:p>
        </w:tc>
        <w:tc>
          <w:tcPr>
            <w:tcW w:w="2211" w:type="dxa"/>
            <w:gridSpan w:val="2"/>
            <w:tcBorders>
              <w:top w:val="single" w:sz="4" w:space="0" w:color="auto"/>
              <w:left w:val="single" w:sz="4" w:space="0" w:color="auto"/>
              <w:bottom w:val="single" w:sz="4" w:space="0" w:color="auto"/>
            </w:tcBorders>
          </w:tcPr>
          <w:p w:rsidR="00303495" w:rsidRPr="001144EF" w:rsidRDefault="00303495" w:rsidP="00AD6363">
            <w:pPr>
              <w:pStyle w:val="ConsPlusNormal"/>
              <w:jc w:val="both"/>
              <w:rPr>
                <w:del w:id="5152" w:author="Антон Хабиров" w:date="2021-01-20T01:41:00Z"/>
                <w:sz w:val="28"/>
                <w:szCs w:val="28"/>
              </w:rPr>
            </w:pPr>
          </w:p>
        </w:tc>
      </w:tr>
    </w:tbl>
    <w:p w:rsidR="00303495" w:rsidRPr="001144EF" w:rsidRDefault="00303495" w:rsidP="00303495">
      <w:pPr>
        <w:pStyle w:val="ConsPlusNormal"/>
        <w:jc w:val="both"/>
        <w:rPr>
          <w:ins w:id="5153" w:author="Антон Хабиров" w:date="2021-01-20T01:41:00Z"/>
          <w:sz w:val="28"/>
          <w:szCs w:val="28"/>
        </w:rPr>
      </w:pPr>
    </w:p>
    <w:p w:rsidR="00303495" w:rsidRPr="001144EF" w:rsidRDefault="00303495" w:rsidP="00303495">
      <w:pPr>
        <w:pStyle w:val="ConsPlusNonformat"/>
        <w:jc w:val="both"/>
        <w:rPr>
          <w:ins w:id="5154" w:author="Антон Хабиров" w:date="2021-01-20T01:41:00Z"/>
          <w:rFonts w:ascii="Times New Roman" w:hAnsi="Times New Roman" w:cs="Times New Roman"/>
          <w:sz w:val="28"/>
          <w:szCs w:val="28"/>
        </w:rPr>
      </w:pPr>
      <w:ins w:id="5155" w:author="Антон Хабиров" w:date="2021-01-20T01:41:00Z">
        <w:r w:rsidRPr="001144EF">
          <w:rPr>
            <w:rFonts w:ascii="Times New Roman" w:hAnsi="Times New Roman" w:cs="Times New Roman"/>
            <w:sz w:val="28"/>
            <w:szCs w:val="28"/>
          </w:rPr>
          <w:lastRenderedPageBreak/>
          <w:t xml:space="preserve">         V. Сведения о выполнении требований пожарной безопасности</w:t>
        </w:r>
      </w:ins>
    </w:p>
    <w:p w:rsidR="00303495" w:rsidRPr="001144EF" w:rsidRDefault="00303495" w:rsidP="00303495">
      <w:pPr>
        <w:pStyle w:val="ConsPlusNormal"/>
        <w:jc w:val="both"/>
        <w:rPr>
          <w:ins w:id="5156" w:author="Антон Хабиров" w:date="2021-01-20T01:41:00Z"/>
          <w:sz w:val="28"/>
          <w:szCs w:val="28"/>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7212"/>
        <w:gridCol w:w="1829"/>
      </w:tblGrid>
      <w:tr w:rsidR="00303495" w:rsidRPr="001144EF" w:rsidTr="00AD6363">
        <w:trPr>
          <w:ins w:id="5157" w:author="Антон Хабиров" w:date="2021-01-20T01:41:00Z"/>
        </w:trPr>
        <w:tc>
          <w:tcPr>
            <w:tcW w:w="7212" w:type="dxa"/>
          </w:tcPr>
          <w:p w:rsidR="00303495" w:rsidRPr="001144EF" w:rsidRDefault="00303495" w:rsidP="00AD6363">
            <w:pPr>
              <w:pStyle w:val="ConsPlusNormal"/>
              <w:jc w:val="center"/>
              <w:rPr>
                <w:ins w:id="5158" w:author="Антон Хабиров" w:date="2021-01-20T01:41:00Z"/>
                <w:sz w:val="28"/>
                <w:szCs w:val="28"/>
              </w:rPr>
            </w:pPr>
            <w:ins w:id="5159" w:author="Антон Хабиров" w:date="2021-01-20T01:41:00Z">
              <w:r w:rsidRPr="001144EF">
                <w:rPr>
                  <w:sz w:val="28"/>
                  <w:szCs w:val="28"/>
                </w:rPr>
                <w:t>Требования пожарной безопасности, установленные законодательством Российской Федерации</w:t>
              </w:r>
            </w:ins>
          </w:p>
        </w:tc>
        <w:tc>
          <w:tcPr>
            <w:tcW w:w="1829" w:type="dxa"/>
          </w:tcPr>
          <w:p w:rsidR="00303495" w:rsidRPr="001144EF" w:rsidRDefault="00303495" w:rsidP="00AD6363">
            <w:pPr>
              <w:pStyle w:val="ConsPlusNormal"/>
              <w:jc w:val="center"/>
              <w:rPr>
                <w:ins w:id="5160" w:author="Антон Хабиров" w:date="2021-01-20T01:41:00Z"/>
                <w:sz w:val="28"/>
                <w:szCs w:val="28"/>
              </w:rPr>
            </w:pPr>
            <w:ins w:id="5161" w:author="Антон Хабиров" w:date="2021-01-20T01:41:00Z">
              <w:r w:rsidRPr="001144EF">
                <w:rPr>
                  <w:sz w:val="28"/>
                  <w:szCs w:val="28"/>
                </w:rPr>
                <w:t>Информация о выполнении</w:t>
              </w:r>
            </w:ins>
          </w:p>
        </w:tc>
      </w:tr>
    </w:tbl>
    <w:p w:rsidR="00303495" w:rsidRPr="001144EF" w:rsidRDefault="00303495" w:rsidP="00303495">
      <w:pPr>
        <w:pStyle w:val="ConsPlusNormal"/>
        <w:jc w:val="both"/>
        <w:rPr>
          <w:sz w:val="28"/>
          <w:szCs w:val="28"/>
        </w:rPr>
      </w:pPr>
      <w:moveFromRangeStart w:id="5162" w:author="Антон Хабиров" w:date="2021-01-20T01:41:00Z" w:name="move61999350"/>
    </w:p>
    <w:p w:rsidR="00303495" w:rsidRPr="001144EF" w:rsidRDefault="00303495" w:rsidP="00303495">
      <w:pPr>
        <w:pStyle w:val="ConsPlusNonformat"/>
        <w:jc w:val="both"/>
        <w:rPr>
          <w:rFonts w:ascii="Times New Roman" w:hAnsi="Times New Roman" w:cs="Times New Roman"/>
          <w:sz w:val="28"/>
          <w:szCs w:val="28"/>
        </w:rPr>
      </w:pPr>
      <w:moveFrom w:id="5163" w:author="Антон Хабиров" w:date="2021-01-20T01:41:00Z">
        <w:r w:rsidRPr="001144EF">
          <w:rPr>
            <w:rFonts w:ascii="Times New Roman" w:hAnsi="Times New Roman" w:cs="Times New Roman"/>
            <w:sz w:val="28"/>
            <w:szCs w:val="28"/>
          </w:rPr>
          <w:t xml:space="preserve">         V. Сведения о выполнении требований пожарной безопасности</w:t>
        </w:r>
      </w:moveFrom>
    </w:p>
    <w:p w:rsidR="00303495" w:rsidRPr="001144EF" w:rsidRDefault="00303495" w:rsidP="00303495">
      <w:pPr>
        <w:pStyle w:val="ConsPlusNormal"/>
        <w:jc w:val="both"/>
        <w:rPr>
          <w:sz w:val="28"/>
          <w:szCs w:val="28"/>
        </w:rPr>
      </w:pPr>
    </w:p>
    <w:moveFromRangeEnd w:id="5162"/>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66"/>
        <w:gridCol w:w="101"/>
        <w:gridCol w:w="6520"/>
        <w:gridCol w:w="125"/>
        <w:gridCol w:w="1829"/>
        <w:gridCol w:w="26"/>
      </w:tblGrid>
      <w:tr w:rsidR="00303495" w:rsidRPr="001144EF" w:rsidTr="00AD6363">
        <w:trPr>
          <w:del w:id="5164" w:author="Антон Хабиров" w:date="2021-01-20T01:41:00Z"/>
        </w:trPr>
        <w:tc>
          <w:tcPr>
            <w:tcW w:w="567" w:type="dxa"/>
            <w:gridSpan w:val="2"/>
            <w:tcBorders>
              <w:top w:val="single" w:sz="4" w:space="0" w:color="auto"/>
              <w:bottom w:val="single" w:sz="4" w:space="0" w:color="auto"/>
            </w:tcBorders>
          </w:tcPr>
          <w:p w:rsidR="00303495" w:rsidRPr="001144EF" w:rsidRDefault="00303495" w:rsidP="00AD6363">
            <w:pPr>
              <w:pStyle w:val="ConsPlusNormal"/>
              <w:jc w:val="center"/>
              <w:rPr>
                <w:del w:id="5165" w:author="Антон Хабиров" w:date="2021-01-20T01:41:00Z"/>
                <w:sz w:val="28"/>
                <w:szCs w:val="28"/>
              </w:rPr>
            </w:pPr>
          </w:p>
        </w:tc>
        <w:tc>
          <w:tcPr>
            <w:tcW w:w="6520" w:type="dxa"/>
            <w:tcBorders>
              <w:top w:val="single" w:sz="4" w:space="0" w:color="auto"/>
              <w:bottom w:val="single" w:sz="4" w:space="0" w:color="auto"/>
              <w:right w:val="single" w:sz="4" w:space="0" w:color="auto"/>
            </w:tcBorders>
          </w:tcPr>
          <w:p w:rsidR="00303495" w:rsidRPr="001144EF" w:rsidRDefault="00303495" w:rsidP="00AD6363">
            <w:pPr>
              <w:pStyle w:val="ConsPlusNormal"/>
              <w:jc w:val="center"/>
              <w:rPr>
                <w:del w:id="5166" w:author="Антон Хабиров" w:date="2021-01-20T01:41:00Z"/>
                <w:sz w:val="28"/>
                <w:szCs w:val="28"/>
              </w:rPr>
            </w:pPr>
            <w:del w:id="5167" w:author="Антон Хабиров" w:date="2021-01-20T01:41:00Z">
              <w:r w:rsidRPr="001144EF">
                <w:rPr>
                  <w:sz w:val="28"/>
                  <w:szCs w:val="28"/>
                </w:rPr>
                <w:delText>Требования пожарной безопасности, установленные законодательством Российской Федерации</w:delText>
              </w:r>
            </w:del>
          </w:p>
        </w:tc>
        <w:tc>
          <w:tcPr>
            <w:tcW w:w="1980" w:type="dxa"/>
            <w:gridSpan w:val="3"/>
            <w:tcBorders>
              <w:top w:val="single" w:sz="4" w:space="0" w:color="auto"/>
              <w:left w:val="single" w:sz="4" w:space="0" w:color="auto"/>
              <w:bottom w:val="single" w:sz="4" w:space="0" w:color="auto"/>
            </w:tcBorders>
          </w:tcPr>
          <w:p w:rsidR="00303495" w:rsidRPr="001144EF" w:rsidRDefault="00303495" w:rsidP="00AD6363">
            <w:pPr>
              <w:pStyle w:val="ConsPlusNormal"/>
              <w:jc w:val="center"/>
              <w:rPr>
                <w:del w:id="5168" w:author="Антон Хабиров" w:date="2021-01-20T01:41:00Z"/>
                <w:sz w:val="28"/>
                <w:szCs w:val="28"/>
              </w:rPr>
            </w:pPr>
            <w:del w:id="5169" w:author="Антон Хабиров" w:date="2021-01-20T01:41:00Z">
              <w:r w:rsidRPr="001144EF">
                <w:rPr>
                  <w:sz w:val="28"/>
                  <w:szCs w:val="28"/>
                </w:rPr>
                <w:delText>Информация о выполнении</w:delText>
              </w:r>
            </w:del>
          </w:p>
        </w:tc>
      </w:tr>
      <w:tr w:rsidR="00303495" w:rsidRPr="001144EF" w:rsidTr="00AD63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 w:type="dxa"/>
        </w:trPr>
        <w:tc>
          <w:tcPr>
            <w:tcW w:w="466" w:type="dxa"/>
          </w:tcPr>
          <w:p w:rsidR="00303495" w:rsidRPr="001144EF" w:rsidRDefault="00303495" w:rsidP="00AD6363">
            <w:pPr>
              <w:pStyle w:val="ConsPlusNormal"/>
              <w:rPr>
                <w:sz w:val="28"/>
                <w:szCs w:val="28"/>
              </w:rPr>
            </w:pPr>
            <w:r w:rsidRPr="001144EF">
              <w:rPr>
                <w:sz w:val="28"/>
                <w:szCs w:val="28"/>
              </w:rPr>
              <w:t>1.</w:t>
            </w:r>
          </w:p>
        </w:tc>
        <w:tc>
          <w:tcPr>
            <w:tcW w:w="6746" w:type="dxa"/>
            <w:gridSpan w:val="3"/>
          </w:tcPr>
          <w:p w:rsidR="00303495" w:rsidRPr="001144EF" w:rsidRDefault="00303495" w:rsidP="00AD6363">
            <w:pPr>
              <w:pStyle w:val="ConsPlusNormal"/>
              <w:rPr>
                <w:sz w:val="28"/>
                <w:szCs w:val="28"/>
              </w:rPr>
            </w:pPr>
            <w:r w:rsidRPr="001144EF">
              <w:rPr>
                <w:sz w:val="28"/>
                <w:szCs w:val="28"/>
              </w:rPr>
              <w:t>Противопожарная преграда установленной ширины (противопожарное расстояние, противопожарная минерализованная полоса, сплошная полоса лиственных деревьев) на всей протяженности границы населенного пункта с лесным участком (участками)</w:t>
            </w:r>
          </w:p>
        </w:tc>
        <w:tc>
          <w:tcPr>
            <w:tcW w:w="1829" w:type="dxa"/>
          </w:tcPr>
          <w:p w:rsidR="00303495" w:rsidRPr="001144EF" w:rsidRDefault="00303495" w:rsidP="00AD6363">
            <w:pPr>
              <w:pStyle w:val="ConsPlusNormal"/>
              <w:rPr>
                <w:sz w:val="28"/>
                <w:szCs w:val="28"/>
              </w:rPr>
            </w:pPr>
          </w:p>
        </w:tc>
      </w:tr>
      <w:tr w:rsidR="00303495" w:rsidRPr="001144EF" w:rsidTr="00AD63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 w:type="dxa"/>
        </w:trPr>
        <w:tc>
          <w:tcPr>
            <w:tcW w:w="466" w:type="dxa"/>
          </w:tcPr>
          <w:p w:rsidR="00303495" w:rsidRPr="001144EF" w:rsidRDefault="00303495" w:rsidP="00AD6363">
            <w:pPr>
              <w:pStyle w:val="ConsPlusNormal"/>
              <w:rPr>
                <w:sz w:val="28"/>
                <w:szCs w:val="28"/>
              </w:rPr>
            </w:pPr>
            <w:r w:rsidRPr="001144EF">
              <w:rPr>
                <w:sz w:val="28"/>
                <w:szCs w:val="28"/>
              </w:rPr>
              <w:t>2.</w:t>
            </w:r>
          </w:p>
        </w:tc>
        <w:tc>
          <w:tcPr>
            <w:tcW w:w="6746" w:type="dxa"/>
            <w:gridSpan w:val="3"/>
          </w:tcPr>
          <w:p w:rsidR="00303495" w:rsidRPr="001144EF" w:rsidRDefault="00303495" w:rsidP="00AD6363">
            <w:pPr>
              <w:pStyle w:val="ConsPlusNormal"/>
              <w:rPr>
                <w:sz w:val="28"/>
                <w:szCs w:val="28"/>
              </w:rPr>
            </w:pPr>
            <w:r w:rsidRPr="001144EF">
              <w:rPr>
                <w:sz w:val="28"/>
                <w:szCs w:val="28"/>
              </w:rPr>
              <w:t xml:space="preserve">Организация и проведение своевременной очистки территории населенного пункта, в том числе противопожарных расстояний между зданиями и сооружениями, а также противопожарных минерализованных полос от горючих отходов, мусора, тары, опавших листьев, сухой травы и </w:t>
            </w:r>
            <w:del w:id="5170" w:author="Антон Хабиров" w:date="2021-01-20T01:41:00Z">
              <w:r w:rsidRPr="001144EF">
                <w:rPr>
                  <w:sz w:val="28"/>
                  <w:szCs w:val="28"/>
                </w:rPr>
                <w:delText>другое</w:delText>
              </w:r>
            </w:del>
            <w:ins w:id="5171" w:author="Антон Хабиров" w:date="2021-01-20T01:41:00Z">
              <w:r w:rsidRPr="001144EF">
                <w:rPr>
                  <w:sz w:val="28"/>
                  <w:szCs w:val="28"/>
                </w:rPr>
                <w:t>других горючих материалов</w:t>
              </w:r>
            </w:ins>
          </w:p>
        </w:tc>
        <w:tc>
          <w:tcPr>
            <w:tcW w:w="1829" w:type="dxa"/>
          </w:tcPr>
          <w:p w:rsidR="00303495" w:rsidRPr="001144EF" w:rsidRDefault="00303495" w:rsidP="00AD6363">
            <w:pPr>
              <w:pStyle w:val="ConsPlusNormal"/>
              <w:rPr>
                <w:sz w:val="28"/>
                <w:szCs w:val="28"/>
              </w:rPr>
            </w:pPr>
          </w:p>
        </w:tc>
      </w:tr>
      <w:tr w:rsidR="00303495" w:rsidRPr="001144EF" w:rsidTr="00AD63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 w:type="dxa"/>
        </w:trPr>
        <w:tc>
          <w:tcPr>
            <w:tcW w:w="466" w:type="dxa"/>
          </w:tcPr>
          <w:p w:rsidR="00303495" w:rsidRPr="001144EF" w:rsidRDefault="00303495" w:rsidP="00AD6363">
            <w:pPr>
              <w:pStyle w:val="ConsPlusNormal"/>
              <w:rPr>
                <w:sz w:val="28"/>
                <w:szCs w:val="28"/>
              </w:rPr>
            </w:pPr>
            <w:r w:rsidRPr="001144EF">
              <w:rPr>
                <w:sz w:val="28"/>
                <w:szCs w:val="28"/>
              </w:rPr>
              <w:t>3.</w:t>
            </w:r>
          </w:p>
        </w:tc>
        <w:tc>
          <w:tcPr>
            <w:tcW w:w="6746" w:type="dxa"/>
            <w:gridSpan w:val="3"/>
          </w:tcPr>
          <w:p w:rsidR="00303495" w:rsidRPr="001144EF" w:rsidRDefault="00303495" w:rsidP="00AD6363">
            <w:pPr>
              <w:pStyle w:val="ConsPlusNormal"/>
              <w:rPr>
                <w:sz w:val="28"/>
                <w:szCs w:val="28"/>
              </w:rPr>
            </w:pPr>
            <w:r w:rsidRPr="001144EF">
              <w:rPr>
                <w:sz w:val="28"/>
                <w:szCs w:val="28"/>
              </w:rPr>
              <w:t>Звуковая система оповещения населения о чрезвычайной ситуации, а также телефонная связь (радиосвязь) для сообщения о пожаре</w:t>
            </w:r>
          </w:p>
        </w:tc>
        <w:tc>
          <w:tcPr>
            <w:tcW w:w="1829" w:type="dxa"/>
          </w:tcPr>
          <w:p w:rsidR="00303495" w:rsidRPr="001144EF" w:rsidRDefault="00303495" w:rsidP="00AD6363">
            <w:pPr>
              <w:pStyle w:val="ConsPlusNormal"/>
              <w:rPr>
                <w:sz w:val="28"/>
                <w:szCs w:val="28"/>
              </w:rPr>
            </w:pPr>
          </w:p>
        </w:tc>
      </w:tr>
      <w:tr w:rsidR="00303495" w:rsidRPr="001144EF" w:rsidTr="00AD63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 w:type="dxa"/>
        </w:trPr>
        <w:tc>
          <w:tcPr>
            <w:tcW w:w="466" w:type="dxa"/>
          </w:tcPr>
          <w:p w:rsidR="00303495" w:rsidRPr="001144EF" w:rsidRDefault="00303495" w:rsidP="00AD6363">
            <w:pPr>
              <w:pStyle w:val="ConsPlusNormal"/>
              <w:rPr>
                <w:sz w:val="28"/>
                <w:szCs w:val="28"/>
              </w:rPr>
            </w:pPr>
            <w:r w:rsidRPr="001144EF">
              <w:rPr>
                <w:sz w:val="28"/>
                <w:szCs w:val="28"/>
              </w:rPr>
              <w:t>4.</w:t>
            </w:r>
          </w:p>
        </w:tc>
        <w:tc>
          <w:tcPr>
            <w:tcW w:w="6746" w:type="dxa"/>
            <w:gridSpan w:val="3"/>
          </w:tcPr>
          <w:p w:rsidR="00303495" w:rsidRPr="001144EF" w:rsidRDefault="00303495" w:rsidP="00AD6363">
            <w:pPr>
              <w:pStyle w:val="ConsPlusNormal"/>
              <w:rPr>
                <w:sz w:val="28"/>
                <w:szCs w:val="28"/>
              </w:rPr>
            </w:pPr>
            <w:proofErr w:type="gramStart"/>
            <w:r w:rsidRPr="001144EF">
              <w:rPr>
                <w:sz w:val="28"/>
                <w:szCs w:val="28"/>
              </w:rPr>
              <w:t>Источники наружного противопожарного водоснабжения (пожарные гидранты, искусственные пожарные водоемы, реки, озера, пруды, бассейны, градирни и др.) и реализация технических и организационных мер, обеспечивающих их своевременное обнаружение в любое время суток, подъезд к ним для забора воды пожарной техникой в любое время года, а также достаточность предусмотренного для целей пожаротушения запаса воды</w:t>
            </w:r>
            <w:proofErr w:type="gramEnd"/>
          </w:p>
        </w:tc>
        <w:tc>
          <w:tcPr>
            <w:tcW w:w="1829" w:type="dxa"/>
          </w:tcPr>
          <w:p w:rsidR="00303495" w:rsidRPr="001144EF" w:rsidRDefault="00303495" w:rsidP="00AD6363">
            <w:pPr>
              <w:pStyle w:val="ConsPlusNormal"/>
              <w:rPr>
                <w:sz w:val="28"/>
                <w:szCs w:val="28"/>
              </w:rPr>
            </w:pPr>
          </w:p>
        </w:tc>
      </w:tr>
      <w:tr w:rsidR="00303495" w:rsidRPr="001144EF" w:rsidTr="00AD63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 w:type="dxa"/>
        </w:trPr>
        <w:tc>
          <w:tcPr>
            <w:tcW w:w="466" w:type="dxa"/>
          </w:tcPr>
          <w:p w:rsidR="00303495" w:rsidRPr="001144EF" w:rsidRDefault="00303495" w:rsidP="00AD6363">
            <w:pPr>
              <w:pStyle w:val="ConsPlusNormal"/>
              <w:rPr>
                <w:sz w:val="28"/>
                <w:szCs w:val="28"/>
              </w:rPr>
            </w:pPr>
            <w:r w:rsidRPr="001144EF">
              <w:rPr>
                <w:sz w:val="28"/>
                <w:szCs w:val="28"/>
              </w:rPr>
              <w:t>5.</w:t>
            </w:r>
          </w:p>
        </w:tc>
        <w:tc>
          <w:tcPr>
            <w:tcW w:w="6746" w:type="dxa"/>
            <w:gridSpan w:val="3"/>
          </w:tcPr>
          <w:p w:rsidR="00303495" w:rsidRPr="001144EF" w:rsidRDefault="00303495" w:rsidP="00AD6363">
            <w:pPr>
              <w:pStyle w:val="ConsPlusNormal"/>
              <w:rPr>
                <w:sz w:val="28"/>
                <w:szCs w:val="28"/>
              </w:rPr>
            </w:pPr>
            <w:r w:rsidRPr="001144EF">
              <w:rPr>
                <w:sz w:val="28"/>
                <w:szCs w:val="28"/>
              </w:rPr>
              <w:t>Подъездная автомобильная дорога к населенному пункту, а также обеспеченность подъездов к зданиям и сооружениям на его территории</w:t>
            </w:r>
          </w:p>
        </w:tc>
        <w:tc>
          <w:tcPr>
            <w:tcW w:w="1829" w:type="dxa"/>
          </w:tcPr>
          <w:p w:rsidR="00303495" w:rsidRPr="001144EF" w:rsidRDefault="00303495" w:rsidP="00AD6363">
            <w:pPr>
              <w:pStyle w:val="ConsPlusNormal"/>
              <w:rPr>
                <w:sz w:val="28"/>
                <w:szCs w:val="28"/>
              </w:rPr>
            </w:pPr>
          </w:p>
        </w:tc>
      </w:tr>
      <w:tr w:rsidR="00303495" w:rsidRPr="001144EF" w:rsidTr="00AD63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 w:type="dxa"/>
        </w:trPr>
        <w:tc>
          <w:tcPr>
            <w:tcW w:w="466" w:type="dxa"/>
          </w:tcPr>
          <w:p w:rsidR="00303495" w:rsidRPr="001144EF" w:rsidRDefault="00303495" w:rsidP="00AD6363">
            <w:pPr>
              <w:pStyle w:val="ConsPlusNormal"/>
              <w:rPr>
                <w:sz w:val="28"/>
                <w:szCs w:val="28"/>
              </w:rPr>
            </w:pPr>
            <w:r w:rsidRPr="001144EF">
              <w:rPr>
                <w:sz w:val="28"/>
                <w:szCs w:val="28"/>
              </w:rPr>
              <w:lastRenderedPageBreak/>
              <w:t>6.</w:t>
            </w:r>
          </w:p>
        </w:tc>
        <w:tc>
          <w:tcPr>
            <w:tcW w:w="6746" w:type="dxa"/>
            <w:gridSpan w:val="3"/>
          </w:tcPr>
          <w:p w:rsidR="00303495" w:rsidRPr="001144EF" w:rsidRDefault="00303495" w:rsidP="00AD6363">
            <w:pPr>
              <w:pStyle w:val="ConsPlusNormal"/>
              <w:rPr>
                <w:sz w:val="28"/>
                <w:szCs w:val="28"/>
              </w:rPr>
            </w:pPr>
            <w:r w:rsidRPr="001144EF">
              <w:rPr>
                <w:sz w:val="28"/>
                <w:szCs w:val="28"/>
              </w:rPr>
              <w:t>Муниципальный правовой акт, регламентирующий порядок подготовки населенного пункта к пожароопасному сезону</w:t>
            </w:r>
          </w:p>
        </w:tc>
        <w:tc>
          <w:tcPr>
            <w:tcW w:w="1829" w:type="dxa"/>
          </w:tcPr>
          <w:p w:rsidR="00303495" w:rsidRPr="001144EF" w:rsidRDefault="00303495" w:rsidP="00AD6363">
            <w:pPr>
              <w:pStyle w:val="ConsPlusNormal"/>
              <w:rPr>
                <w:sz w:val="28"/>
                <w:szCs w:val="28"/>
              </w:rPr>
            </w:pPr>
          </w:p>
        </w:tc>
      </w:tr>
      <w:tr w:rsidR="00303495" w:rsidRPr="001144EF" w:rsidTr="00AD63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 w:type="dxa"/>
        </w:trPr>
        <w:tc>
          <w:tcPr>
            <w:tcW w:w="466" w:type="dxa"/>
          </w:tcPr>
          <w:p w:rsidR="00303495" w:rsidRPr="001144EF" w:rsidRDefault="00303495" w:rsidP="00AD6363">
            <w:pPr>
              <w:pStyle w:val="ConsPlusNormal"/>
              <w:rPr>
                <w:sz w:val="28"/>
                <w:szCs w:val="28"/>
              </w:rPr>
            </w:pPr>
            <w:r w:rsidRPr="001144EF">
              <w:rPr>
                <w:sz w:val="28"/>
                <w:szCs w:val="28"/>
              </w:rPr>
              <w:t>7.</w:t>
            </w:r>
          </w:p>
        </w:tc>
        <w:tc>
          <w:tcPr>
            <w:tcW w:w="6746" w:type="dxa"/>
            <w:gridSpan w:val="3"/>
          </w:tcPr>
          <w:p w:rsidR="00303495" w:rsidRPr="001144EF" w:rsidRDefault="00303495" w:rsidP="00AD6363">
            <w:pPr>
              <w:pStyle w:val="ConsPlusNormal"/>
              <w:rPr>
                <w:sz w:val="28"/>
                <w:szCs w:val="28"/>
              </w:rPr>
            </w:pPr>
            <w:r w:rsidRPr="001144EF">
              <w:rPr>
                <w:sz w:val="28"/>
                <w:szCs w:val="28"/>
              </w:rPr>
              <w:t>Первичные средства пожаротушения для привлекаемых к тушению лесных пожаров добровольных пожарных дружин (команд)</w:t>
            </w:r>
          </w:p>
        </w:tc>
        <w:tc>
          <w:tcPr>
            <w:tcW w:w="1829" w:type="dxa"/>
          </w:tcPr>
          <w:p w:rsidR="00303495" w:rsidRPr="001144EF" w:rsidRDefault="00303495" w:rsidP="00AD6363">
            <w:pPr>
              <w:pStyle w:val="ConsPlusNormal"/>
              <w:rPr>
                <w:sz w:val="28"/>
                <w:szCs w:val="28"/>
              </w:rPr>
            </w:pPr>
          </w:p>
        </w:tc>
      </w:tr>
      <w:tr w:rsidR="00303495" w:rsidRPr="001144EF" w:rsidTr="00AD63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1" w:type="dxa"/>
        </w:trPr>
        <w:tc>
          <w:tcPr>
            <w:tcW w:w="466" w:type="dxa"/>
          </w:tcPr>
          <w:p w:rsidR="00303495" w:rsidRPr="001144EF" w:rsidRDefault="00303495" w:rsidP="00AD6363">
            <w:pPr>
              <w:pStyle w:val="ConsPlusNormal"/>
              <w:rPr>
                <w:sz w:val="28"/>
                <w:szCs w:val="28"/>
              </w:rPr>
            </w:pPr>
            <w:r w:rsidRPr="001144EF">
              <w:rPr>
                <w:sz w:val="28"/>
                <w:szCs w:val="28"/>
              </w:rPr>
              <w:t>8.</w:t>
            </w:r>
          </w:p>
        </w:tc>
        <w:tc>
          <w:tcPr>
            <w:tcW w:w="6746" w:type="dxa"/>
            <w:gridSpan w:val="3"/>
          </w:tcPr>
          <w:p w:rsidR="00303495" w:rsidRPr="001144EF" w:rsidRDefault="00303495" w:rsidP="00AD6363">
            <w:pPr>
              <w:pStyle w:val="ConsPlusNormal"/>
              <w:rPr>
                <w:sz w:val="28"/>
                <w:szCs w:val="28"/>
              </w:rPr>
            </w:pPr>
            <w:r w:rsidRPr="001144EF">
              <w:rPr>
                <w:sz w:val="28"/>
                <w:szCs w:val="28"/>
              </w:rPr>
              <w:t>Наличие мероприятий по обеспечению пожарной безопасности в планах (программах) развития территорий населенного пункта</w:t>
            </w:r>
          </w:p>
        </w:tc>
        <w:tc>
          <w:tcPr>
            <w:tcW w:w="1829" w:type="dxa"/>
          </w:tcPr>
          <w:p w:rsidR="00303495" w:rsidRPr="001144EF" w:rsidRDefault="00303495" w:rsidP="00AD6363">
            <w:pPr>
              <w:pStyle w:val="ConsPlusNormal"/>
              <w:rPr>
                <w:sz w:val="28"/>
                <w:szCs w:val="28"/>
              </w:rPr>
            </w:pPr>
          </w:p>
        </w:tc>
      </w:tr>
    </w:tbl>
    <w:p w:rsidR="00303495" w:rsidRPr="001144EF" w:rsidRDefault="00303495" w:rsidP="00303495">
      <w:pPr>
        <w:pStyle w:val="ConsPlusNormal"/>
        <w:jc w:val="both"/>
        <w:rPr>
          <w:sz w:val="28"/>
          <w:szCs w:val="28"/>
        </w:rPr>
      </w:pPr>
    </w:p>
    <w:p w:rsidR="00303495" w:rsidRPr="001144EF" w:rsidRDefault="00303495" w:rsidP="00303495">
      <w:pPr>
        <w:pStyle w:val="ConsPlusNormal"/>
        <w:jc w:val="both"/>
        <w:rPr>
          <w:ins w:id="5172" w:author="Антон Хабиров" w:date="2021-01-20T01:41:00Z"/>
          <w:sz w:val="28"/>
          <w:szCs w:val="28"/>
        </w:rPr>
        <w:sectPr w:rsidR="00303495" w:rsidRPr="001144EF" w:rsidSect="001144EF">
          <w:pgSz w:w="11906" w:h="16838" w:code="9"/>
          <w:pgMar w:top="1440" w:right="567" w:bottom="1440" w:left="1134" w:header="0" w:footer="0" w:gutter="0"/>
          <w:cols w:space="720"/>
          <w:noEndnote/>
        </w:sectPr>
      </w:pPr>
    </w:p>
    <w:p w:rsidR="00303495" w:rsidRPr="001144EF" w:rsidRDefault="00303495" w:rsidP="00303495">
      <w:pPr>
        <w:pStyle w:val="ConsPlusNormal"/>
        <w:jc w:val="right"/>
        <w:outlineLvl w:val="1"/>
        <w:rPr>
          <w:ins w:id="5173" w:author="Антон Хабиров" w:date="2021-01-20T01:41:00Z"/>
          <w:sz w:val="28"/>
          <w:szCs w:val="28"/>
        </w:rPr>
      </w:pPr>
      <w:ins w:id="5174" w:author="Антон Хабиров" w:date="2021-01-20T01:41:00Z">
        <w:r w:rsidRPr="001144EF">
          <w:rPr>
            <w:sz w:val="28"/>
            <w:szCs w:val="28"/>
          </w:rPr>
          <w:lastRenderedPageBreak/>
          <w:t>Приложение № 9</w:t>
        </w:r>
      </w:ins>
    </w:p>
    <w:p w:rsidR="00303495" w:rsidRPr="001144EF" w:rsidRDefault="00303495" w:rsidP="00303495">
      <w:pPr>
        <w:pStyle w:val="ConsPlusNormal"/>
        <w:jc w:val="right"/>
        <w:rPr>
          <w:ins w:id="5175" w:author="Антон Хабиров" w:date="2021-01-20T01:41:00Z"/>
          <w:sz w:val="28"/>
          <w:szCs w:val="28"/>
        </w:rPr>
      </w:pPr>
      <w:ins w:id="5176" w:author="Антон Хабиров" w:date="2021-01-20T01:41:00Z">
        <w:r w:rsidRPr="001144EF">
          <w:rPr>
            <w:sz w:val="28"/>
            <w:szCs w:val="28"/>
          </w:rPr>
          <w:t xml:space="preserve">к Правилам </w:t>
        </w:r>
        <w:proofErr w:type="gramStart"/>
        <w:r w:rsidRPr="001144EF">
          <w:rPr>
            <w:sz w:val="28"/>
            <w:szCs w:val="28"/>
          </w:rPr>
          <w:t>противопожарного</w:t>
        </w:r>
        <w:proofErr w:type="gramEnd"/>
      </w:ins>
    </w:p>
    <w:p w:rsidR="00303495" w:rsidRPr="001144EF" w:rsidRDefault="00303495" w:rsidP="00303495">
      <w:pPr>
        <w:pStyle w:val="ConsPlusNormal"/>
        <w:jc w:val="right"/>
        <w:rPr>
          <w:ins w:id="5177" w:author="Антон Хабиров" w:date="2021-01-20T01:41:00Z"/>
          <w:sz w:val="28"/>
          <w:szCs w:val="28"/>
        </w:rPr>
      </w:pPr>
      <w:ins w:id="5178" w:author="Антон Хабиров" w:date="2021-01-20T01:41:00Z">
        <w:r w:rsidRPr="001144EF">
          <w:rPr>
            <w:sz w:val="28"/>
            <w:szCs w:val="28"/>
          </w:rPr>
          <w:t>режима в Российской Федерации</w:t>
        </w:r>
      </w:ins>
    </w:p>
    <w:p w:rsidR="00303495" w:rsidRPr="001144EF" w:rsidRDefault="00303495" w:rsidP="00303495">
      <w:pPr>
        <w:pStyle w:val="ConsPlusNormal"/>
        <w:jc w:val="both"/>
        <w:rPr>
          <w:ins w:id="5179" w:author="Антон Хабиров" w:date="2021-01-20T01:41:00Z"/>
          <w:sz w:val="28"/>
          <w:szCs w:val="28"/>
        </w:rPr>
      </w:pPr>
    </w:p>
    <w:p w:rsidR="00303495" w:rsidRPr="001144EF" w:rsidRDefault="00303495" w:rsidP="00303495">
      <w:pPr>
        <w:pStyle w:val="ConsPlusNormal"/>
        <w:jc w:val="right"/>
        <w:rPr>
          <w:ins w:id="5180" w:author="Антон Хабиров" w:date="2021-01-20T01:41:00Z"/>
          <w:sz w:val="28"/>
          <w:szCs w:val="28"/>
        </w:rPr>
      </w:pPr>
      <w:ins w:id="5181" w:author="Антон Хабиров" w:date="2021-01-20T01:41:00Z">
        <w:r w:rsidRPr="001144EF">
          <w:rPr>
            <w:sz w:val="28"/>
            <w:szCs w:val="28"/>
          </w:rPr>
          <w:t>(форма)</w:t>
        </w:r>
      </w:ins>
    </w:p>
    <w:p w:rsidR="00303495" w:rsidRPr="001144EF" w:rsidRDefault="00303495" w:rsidP="00303495">
      <w:pPr>
        <w:pStyle w:val="ConsPlusNormal"/>
        <w:jc w:val="both"/>
        <w:rPr>
          <w:ins w:id="5182" w:author="Антон Хабиров" w:date="2021-01-20T01:41:00Z"/>
          <w:sz w:val="28"/>
          <w:szCs w:val="28"/>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649"/>
        <w:gridCol w:w="340"/>
        <w:gridCol w:w="510"/>
        <w:gridCol w:w="1020"/>
        <w:gridCol w:w="850"/>
        <w:gridCol w:w="1701"/>
      </w:tblGrid>
      <w:tr w:rsidR="00303495" w:rsidRPr="001144EF" w:rsidTr="00AD6363">
        <w:trPr>
          <w:ins w:id="5183" w:author="Антон Хабиров" w:date="2021-01-20T01:41:00Z"/>
        </w:trPr>
        <w:tc>
          <w:tcPr>
            <w:tcW w:w="4649" w:type="dxa"/>
          </w:tcPr>
          <w:p w:rsidR="00303495" w:rsidRPr="001144EF" w:rsidRDefault="00303495" w:rsidP="00AD6363">
            <w:pPr>
              <w:pStyle w:val="ConsPlusNormal"/>
              <w:rPr>
                <w:ins w:id="5184" w:author="Антон Хабиров" w:date="2021-01-20T01:41:00Z"/>
                <w:sz w:val="28"/>
                <w:szCs w:val="28"/>
              </w:rPr>
            </w:pPr>
          </w:p>
        </w:tc>
        <w:tc>
          <w:tcPr>
            <w:tcW w:w="4421" w:type="dxa"/>
            <w:gridSpan w:val="5"/>
          </w:tcPr>
          <w:p w:rsidR="00303495" w:rsidRPr="001144EF" w:rsidRDefault="00303495" w:rsidP="00AD6363">
            <w:pPr>
              <w:pStyle w:val="ConsPlusNormal"/>
              <w:jc w:val="center"/>
              <w:rPr>
                <w:ins w:id="5185" w:author="Антон Хабиров" w:date="2021-01-20T01:41:00Z"/>
                <w:sz w:val="28"/>
                <w:szCs w:val="28"/>
              </w:rPr>
            </w:pPr>
            <w:ins w:id="5186" w:author="Антон Хабиров" w:date="2021-01-20T01:41:00Z">
              <w:r w:rsidRPr="001144EF">
                <w:rPr>
                  <w:sz w:val="28"/>
                  <w:szCs w:val="28"/>
                </w:rPr>
                <w:t>УТВЕРЖДАЮ</w:t>
              </w:r>
            </w:ins>
          </w:p>
        </w:tc>
      </w:tr>
      <w:tr w:rsidR="00303495" w:rsidRPr="001144EF" w:rsidTr="00AD6363">
        <w:trPr>
          <w:ins w:id="5187" w:author="Антон Хабиров" w:date="2021-01-20T01:41:00Z"/>
        </w:trPr>
        <w:tc>
          <w:tcPr>
            <w:tcW w:w="4649" w:type="dxa"/>
          </w:tcPr>
          <w:p w:rsidR="00303495" w:rsidRPr="001144EF" w:rsidRDefault="00303495" w:rsidP="00AD6363">
            <w:pPr>
              <w:pStyle w:val="ConsPlusNormal"/>
              <w:rPr>
                <w:ins w:id="5188" w:author="Антон Хабиров" w:date="2021-01-20T01:41:00Z"/>
                <w:sz w:val="28"/>
                <w:szCs w:val="28"/>
              </w:rPr>
            </w:pPr>
          </w:p>
        </w:tc>
        <w:tc>
          <w:tcPr>
            <w:tcW w:w="4421" w:type="dxa"/>
            <w:gridSpan w:val="5"/>
            <w:tcBorders>
              <w:bottom w:val="single" w:sz="4" w:space="0" w:color="auto"/>
            </w:tcBorders>
          </w:tcPr>
          <w:p w:rsidR="00303495" w:rsidRPr="001144EF" w:rsidRDefault="00303495" w:rsidP="00AD6363">
            <w:pPr>
              <w:pStyle w:val="ConsPlusNormal"/>
              <w:rPr>
                <w:ins w:id="5189" w:author="Антон Хабиров" w:date="2021-01-20T01:41:00Z"/>
                <w:sz w:val="28"/>
                <w:szCs w:val="28"/>
              </w:rPr>
            </w:pPr>
          </w:p>
        </w:tc>
      </w:tr>
      <w:tr w:rsidR="00303495" w:rsidRPr="001144EF" w:rsidTr="00AD6363">
        <w:trPr>
          <w:ins w:id="5190" w:author="Антон Хабиров" w:date="2021-01-20T01:41:00Z"/>
        </w:trPr>
        <w:tc>
          <w:tcPr>
            <w:tcW w:w="4649" w:type="dxa"/>
          </w:tcPr>
          <w:p w:rsidR="00303495" w:rsidRPr="001144EF" w:rsidRDefault="00303495" w:rsidP="00AD6363">
            <w:pPr>
              <w:pStyle w:val="ConsPlusNormal"/>
              <w:rPr>
                <w:ins w:id="5191" w:author="Антон Хабиров" w:date="2021-01-20T01:41:00Z"/>
                <w:sz w:val="28"/>
                <w:szCs w:val="28"/>
              </w:rPr>
            </w:pPr>
          </w:p>
        </w:tc>
        <w:tc>
          <w:tcPr>
            <w:tcW w:w="4421" w:type="dxa"/>
            <w:gridSpan w:val="5"/>
            <w:tcBorders>
              <w:top w:val="single" w:sz="4" w:space="0" w:color="auto"/>
            </w:tcBorders>
          </w:tcPr>
          <w:p w:rsidR="00303495" w:rsidRPr="001144EF" w:rsidRDefault="00303495" w:rsidP="00AD6363">
            <w:pPr>
              <w:pStyle w:val="ConsPlusNormal"/>
              <w:jc w:val="center"/>
              <w:rPr>
                <w:ins w:id="5192" w:author="Антон Хабиров" w:date="2021-01-20T01:41:00Z"/>
                <w:sz w:val="28"/>
                <w:szCs w:val="28"/>
              </w:rPr>
            </w:pPr>
            <w:proofErr w:type="gramStart"/>
            <w:ins w:id="5193" w:author="Антон Хабиров" w:date="2021-01-20T01:41:00Z">
              <w:r w:rsidRPr="001144EF">
                <w:rPr>
                  <w:sz w:val="28"/>
                  <w:szCs w:val="28"/>
                </w:rPr>
                <w:t>(должность руководителя организации</w:t>
              </w:r>
              <w:proofErr w:type="gramEnd"/>
            </w:ins>
          </w:p>
        </w:tc>
      </w:tr>
      <w:tr w:rsidR="00303495" w:rsidRPr="001144EF" w:rsidTr="00AD6363">
        <w:trPr>
          <w:ins w:id="5194" w:author="Антон Хабиров" w:date="2021-01-20T01:41:00Z"/>
        </w:trPr>
        <w:tc>
          <w:tcPr>
            <w:tcW w:w="4649" w:type="dxa"/>
          </w:tcPr>
          <w:p w:rsidR="00303495" w:rsidRPr="001144EF" w:rsidRDefault="00303495" w:rsidP="00AD6363">
            <w:pPr>
              <w:pStyle w:val="ConsPlusNormal"/>
              <w:rPr>
                <w:ins w:id="5195" w:author="Антон Хабиров" w:date="2021-01-20T01:41:00Z"/>
                <w:sz w:val="28"/>
                <w:szCs w:val="28"/>
              </w:rPr>
            </w:pPr>
          </w:p>
        </w:tc>
        <w:tc>
          <w:tcPr>
            <w:tcW w:w="4421" w:type="dxa"/>
            <w:gridSpan w:val="5"/>
            <w:tcBorders>
              <w:bottom w:val="single" w:sz="4" w:space="0" w:color="auto"/>
            </w:tcBorders>
          </w:tcPr>
          <w:p w:rsidR="00303495" w:rsidRPr="001144EF" w:rsidRDefault="00303495" w:rsidP="00AD6363">
            <w:pPr>
              <w:pStyle w:val="ConsPlusNormal"/>
              <w:rPr>
                <w:ins w:id="5196" w:author="Антон Хабиров" w:date="2021-01-20T01:41:00Z"/>
                <w:sz w:val="28"/>
                <w:szCs w:val="28"/>
              </w:rPr>
            </w:pPr>
          </w:p>
        </w:tc>
      </w:tr>
      <w:tr w:rsidR="00303495" w:rsidRPr="001144EF" w:rsidTr="00AD6363">
        <w:trPr>
          <w:ins w:id="5197" w:author="Антон Хабиров" w:date="2021-01-20T01:41:00Z"/>
        </w:trPr>
        <w:tc>
          <w:tcPr>
            <w:tcW w:w="4649" w:type="dxa"/>
          </w:tcPr>
          <w:p w:rsidR="00303495" w:rsidRPr="001144EF" w:rsidRDefault="00303495" w:rsidP="00AD6363">
            <w:pPr>
              <w:pStyle w:val="ConsPlusNormal"/>
              <w:rPr>
                <w:ins w:id="5198" w:author="Антон Хабиров" w:date="2021-01-20T01:41:00Z"/>
                <w:sz w:val="28"/>
                <w:szCs w:val="28"/>
              </w:rPr>
            </w:pPr>
          </w:p>
        </w:tc>
        <w:tc>
          <w:tcPr>
            <w:tcW w:w="4421" w:type="dxa"/>
            <w:gridSpan w:val="5"/>
            <w:tcBorders>
              <w:top w:val="single" w:sz="4" w:space="0" w:color="auto"/>
            </w:tcBorders>
          </w:tcPr>
          <w:p w:rsidR="00303495" w:rsidRPr="001144EF" w:rsidRDefault="00303495" w:rsidP="00AD6363">
            <w:pPr>
              <w:pStyle w:val="ConsPlusNormal"/>
              <w:jc w:val="center"/>
              <w:rPr>
                <w:ins w:id="5199" w:author="Антон Хабиров" w:date="2021-01-20T01:41:00Z"/>
                <w:sz w:val="28"/>
                <w:szCs w:val="28"/>
              </w:rPr>
            </w:pPr>
            <w:proofErr w:type="gramStart"/>
            <w:ins w:id="5200" w:author="Антон Хабиров" w:date="2021-01-20T01:41:00Z">
              <w:r w:rsidRPr="001144EF">
                <w:rPr>
                  <w:sz w:val="28"/>
                  <w:szCs w:val="28"/>
                </w:rPr>
                <w:t>(фамилия, имя, отчество (при наличии)</w:t>
              </w:r>
              <w:proofErr w:type="gramEnd"/>
            </w:ins>
          </w:p>
        </w:tc>
      </w:tr>
      <w:tr w:rsidR="00303495" w:rsidRPr="001144EF" w:rsidTr="00AD6363">
        <w:trPr>
          <w:ins w:id="5201" w:author="Антон Хабиров" w:date="2021-01-20T01:41:00Z"/>
        </w:trPr>
        <w:tc>
          <w:tcPr>
            <w:tcW w:w="4649" w:type="dxa"/>
          </w:tcPr>
          <w:p w:rsidR="00303495" w:rsidRPr="001144EF" w:rsidRDefault="00303495" w:rsidP="00AD6363">
            <w:pPr>
              <w:pStyle w:val="ConsPlusNormal"/>
              <w:rPr>
                <w:ins w:id="5202" w:author="Антон Хабиров" w:date="2021-01-20T01:41:00Z"/>
                <w:sz w:val="28"/>
                <w:szCs w:val="28"/>
              </w:rPr>
            </w:pPr>
          </w:p>
        </w:tc>
        <w:tc>
          <w:tcPr>
            <w:tcW w:w="4421" w:type="dxa"/>
            <w:gridSpan w:val="5"/>
            <w:tcBorders>
              <w:bottom w:val="single" w:sz="4" w:space="0" w:color="auto"/>
            </w:tcBorders>
          </w:tcPr>
          <w:p w:rsidR="00303495" w:rsidRPr="001144EF" w:rsidRDefault="00303495" w:rsidP="00AD6363">
            <w:pPr>
              <w:pStyle w:val="ConsPlusNormal"/>
              <w:rPr>
                <w:ins w:id="5203" w:author="Антон Хабиров" w:date="2021-01-20T01:41:00Z"/>
                <w:sz w:val="28"/>
                <w:szCs w:val="28"/>
              </w:rPr>
            </w:pPr>
          </w:p>
        </w:tc>
      </w:tr>
      <w:tr w:rsidR="00303495" w:rsidRPr="001144EF" w:rsidTr="00AD6363">
        <w:trPr>
          <w:ins w:id="5204" w:author="Антон Хабиров" w:date="2021-01-20T01:41:00Z"/>
        </w:trPr>
        <w:tc>
          <w:tcPr>
            <w:tcW w:w="4649" w:type="dxa"/>
          </w:tcPr>
          <w:p w:rsidR="00303495" w:rsidRPr="001144EF" w:rsidRDefault="00303495" w:rsidP="00AD6363">
            <w:pPr>
              <w:pStyle w:val="ConsPlusNormal"/>
              <w:rPr>
                <w:ins w:id="5205" w:author="Антон Хабиров" w:date="2021-01-20T01:41:00Z"/>
                <w:sz w:val="28"/>
                <w:szCs w:val="28"/>
              </w:rPr>
            </w:pPr>
          </w:p>
        </w:tc>
        <w:tc>
          <w:tcPr>
            <w:tcW w:w="4421" w:type="dxa"/>
            <w:gridSpan w:val="5"/>
            <w:tcBorders>
              <w:top w:val="single" w:sz="4" w:space="0" w:color="auto"/>
            </w:tcBorders>
          </w:tcPr>
          <w:p w:rsidR="00303495" w:rsidRPr="001144EF" w:rsidRDefault="00303495" w:rsidP="00AD6363">
            <w:pPr>
              <w:pStyle w:val="ConsPlusNormal"/>
              <w:jc w:val="center"/>
              <w:rPr>
                <w:ins w:id="5206" w:author="Антон Хабиров" w:date="2021-01-20T01:41:00Z"/>
                <w:sz w:val="28"/>
                <w:szCs w:val="28"/>
              </w:rPr>
            </w:pPr>
            <w:ins w:id="5207" w:author="Антон Хабиров" w:date="2021-01-20T01:41:00Z">
              <w:r w:rsidRPr="001144EF">
                <w:rPr>
                  <w:sz w:val="28"/>
                  <w:szCs w:val="28"/>
                </w:rPr>
                <w:t>(подпись и М.П.)</w:t>
              </w:r>
            </w:ins>
          </w:p>
        </w:tc>
      </w:tr>
      <w:tr w:rsidR="00303495" w:rsidRPr="001144EF" w:rsidTr="00AD6363">
        <w:trPr>
          <w:ins w:id="5208" w:author="Антон Хабиров" w:date="2021-01-20T01:41:00Z"/>
        </w:trPr>
        <w:tc>
          <w:tcPr>
            <w:tcW w:w="4649" w:type="dxa"/>
          </w:tcPr>
          <w:p w:rsidR="00303495" w:rsidRPr="001144EF" w:rsidRDefault="00303495" w:rsidP="00AD6363">
            <w:pPr>
              <w:pStyle w:val="ConsPlusNormal"/>
              <w:rPr>
                <w:ins w:id="5209" w:author="Антон Хабиров" w:date="2021-01-20T01:41:00Z"/>
                <w:sz w:val="28"/>
                <w:szCs w:val="28"/>
              </w:rPr>
            </w:pPr>
          </w:p>
        </w:tc>
        <w:tc>
          <w:tcPr>
            <w:tcW w:w="340" w:type="dxa"/>
          </w:tcPr>
          <w:p w:rsidR="00303495" w:rsidRPr="001144EF" w:rsidRDefault="00303495" w:rsidP="00AD6363">
            <w:pPr>
              <w:pStyle w:val="ConsPlusNormal"/>
              <w:rPr>
                <w:ins w:id="5210" w:author="Антон Хабиров" w:date="2021-01-20T01:41:00Z"/>
                <w:sz w:val="28"/>
                <w:szCs w:val="28"/>
              </w:rPr>
            </w:pPr>
            <w:ins w:id="5211" w:author="Антон Хабиров" w:date="2021-01-20T01:41:00Z">
              <w:r w:rsidRPr="001144EF">
                <w:rPr>
                  <w:sz w:val="28"/>
                  <w:szCs w:val="28"/>
                </w:rPr>
                <w:t>"</w:t>
              </w:r>
            </w:ins>
          </w:p>
        </w:tc>
        <w:tc>
          <w:tcPr>
            <w:tcW w:w="510" w:type="dxa"/>
          </w:tcPr>
          <w:p w:rsidR="00303495" w:rsidRPr="001144EF" w:rsidRDefault="00303495" w:rsidP="00AD6363">
            <w:pPr>
              <w:pStyle w:val="ConsPlusNormal"/>
              <w:rPr>
                <w:ins w:id="5212" w:author="Антон Хабиров" w:date="2021-01-20T01:41:00Z"/>
                <w:sz w:val="28"/>
                <w:szCs w:val="28"/>
              </w:rPr>
            </w:pPr>
          </w:p>
        </w:tc>
        <w:tc>
          <w:tcPr>
            <w:tcW w:w="1020" w:type="dxa"/>
          </w:tcPr>
          <w:p w:rsidR="00303495" w:rsidRPr="001144EF" w:rsidRDefault="00303495" w:rsidP="00AD6363">
            <w:pPr>
              <w:pStyle w:val="ConsPlusNormal"/>
              <w:jc w:val="both"/>
              <w:rPr>
                <w:ins w:id="5213" w:author="Антон Хабиров" w:date="2021-01-20T01:41:00Z"/>
                <w:sz w:val="28"/>
                <w:szCs w:val="28"/>
              </w:rPr>
            </w:pPr>
            <w:ins w:id="5214" w:author="Антон Хабиров" w:date="2021-01-20T01:41:00Z">
              <w:r w:rsidRPr="001144EF">
                <w:rPr>
                  <w:sz w:val="28"/>
                  <w:szCs w:val="28"/>
                </w:rPr>
                <w:t>"</w:t>
              </w:r>
            </w:ins>
          </w:p>
        </w:tc>
        <w:tc>
          <w:tcPr>
            <w:tcW w:w="850" w:type="dxa"/>
          </w:tcPr>
          <w:p w:rsidR="00303495" w:rsidRPr="001144EF" w:rsidRDefault="00303495" w:rsidP="00AD6363">
            <w:pPr>
              <w:pStyle w:val="ConsPlusNormal"/>
              <w:jc w:val="both"/>
              <w:rPr>
                <w:ins w:id="5215" w:author="Антон Хабиров" w:date="2021-01-20T01:41:00Z"/>
                <w:sz w:val="28"/>
                <w:szCs w:val="28"/>
              </w:rPr>
            </w:pPr>
            <w:ins w:id="5216" w:author="Антон Хабиров" w:date="2021-01-20T01:41:00Z">
              <w:r w:rsidRPr="001144EF">
                <w:rPr>
                  <w:sz w:val="28"/>
                  <w:szCs w:val="28"/>
                </w:rPr>
                <w:t>2020</w:t>
              </w:r>
            </w:ins>
          </w:p>
        </w:tc>
        <w:tc>
          <w:tcPr>
            <w:tcW w:w="1701" w:type="dxa"/>
          </w:tcPr>
          <w:p w:rsidR="00303495" w:rsidRPr="001144EF" w:rsidRDefault="00303495" w:rsidP="00AD6363">
            <w:pPr>
              <w:pStyle w:val="ConsPlusNormal"/>
              <w:jc w:val="both"/>
              <w:rPr>
                <w:ins w:id="5217" w:author="Антон Хабиров" w:date="2021-01-20T01:41:00Z"/>
                <w:sz w:val="28"/>
                <w:szCs w:val="28"/>
              </w:rPr>
            </w:pPr>
            <w:proofErr w:type="gramStart"/>
            <w:ins w:id="5218" w:author="Антон Хабиров" w:date="2021-01-20T01:41:00Z">
              <w:r w:rsidRPr="001144EF">
                <w:rPr>
                  <w:sz w:val="28"/>
                  <w:szCs w:val="28"/>
                </w:rPr>
                <w:t>г</w:t>
              </w:r>
              <w:proofErr w:type="gramEnd"/>
              <w:r w:rsidRPr="001144EF">
                <w:rPr>
                  <w:sz w:val="28"/>
                  <w:szCs w:val="28"/>
                </w:rPr>
                <w:t>.</w:t>
              </w:r>
            </w:ins>
          </w:p>
        </w:tc>
      </w:tr>
    </w:tbl>
    <w:p w:rsidR="00303495" w:rsidRPr="001144EF" w:rsidRDefault="00303495" w:rsidP="00303495">
      <w:pPr>
        <w:pStyle w:val="ConsPlusNormal"/>
        <w:jc w:val="both"/>
        <w:rPr>
          <w:ins w:id="5219" w:author="Антон Хабиров" w:date="2021-01-20T01:41:00Z"/>
          <w:sz w:val="28"/>
          <w:szCs w:val="28"/>
        </w:rPr>
      </w:pPr>
    </w:p>
    <w:p w:rsidR="00303495" w:rsidRPr="001144EF" w:rsidRDefault="00303495" w:rsidP="00303495">
      <w:pPr>
        <w:pStyle w:val="ConsPlusNonformat"/>
        <w:jc w:val="both"/>
        <w:rPr>
          <w:ins w:id="5220" w:author="Антон Хабиров" w:date="2021-01-20T01:41:00Z"/>
          <w:rFonts w:ascii="Times New Roman" w:hAnsi="Times New Roman" w:cs="Times New Roman"/>
          <w:sz w:val="28"/>
          <w:szCs w:val="28"/>
        </w:rPr>
      </w:pPr>
      <w:bookmarkStart w:id="5221" w:name="Par1975"/>
      <w:bookmarkEnd w:id="5221"/>
      <w:ins w:id="5222" w:author="Антон Хабиров" w:date="2021-01-20T01:41:00Z">
        <w:r w:rsidRPr="001144EF">
          <w:rPr>
            <w:rFonts w:ascii="Times New Roman" w:hAnsi="Times New Roman" w:cs="Times New Roman"/>
            <w:sz w:val="28"/>
            <w:szCs w:val="28"/>
          </w:rPr>
          <w:t xml:space="preserve">                                  ПАСПОРТ</w:t>
        </w:r>
      </w:ins>
    </w:p>
    <w:p w:rsidR="00303495" w:rsidRPr="001144EF" w:rsidRDefault="00303495" w:rsidP="00303495">
      <w:pPr>
        <w:pStyle w:val="ConsPlusNonformat"/>
        <w:jc w:val="both"/>
        <w:rPr>
          <w:ins w:id="5223" w:author="Антон Хабиров" w:date="2021-01-20T01:41:00Z"/>
          <w:rFonts w:ascii="Times New Roman" w:hAnsi="Times New Roman" w:cs="Times New Roman"/>
          <w:sz w:val="28"/>
          <w:szCs w:val="28"/>
        </w:rPr>
      </w:pPr>
      <w:ins w:id="5224" w:author="Антон Хабиров" w:date="2021-01-20T01:41:00Z">
        <w:r w:rsidRPr="001144EF">
          <w:rPr>
            <w:rFonts w:ascii="Times New Roman" w:hAnsi="Times New Roman" w:cs="Times New Roman"/>
            <w:sz w:val="28"/>
            <w:szCs w:val="28"/>
          </w:rPr>
          <w:t xml:space="preserve">          территории организации отдыха детей и их оздоровления,</w:t>
        </w:r>
      </w:ins>
    </w:p>
    <w:p w:rsidR="00303495" w:rsidRPr="001144EF" w:rsidRDefault="00303495" w:rsidP="00303495">
      <w:pPr>
        <w:pStyle w:val="ConsPlusNonformat"/>
        <w:jc w:val="both"/>
        <w:rPr>
          <w:ins w:id="5225" w:author="Антон Хабиров" w:date="2021-01-20T01:41:00Z"/>
          <w:rFonts w:ascii="Times New Roman" w:hAnsi="Times New Roman" w:cs="Times New Roman"/>
          <w:sz w:val="28"/>
          <w:szCs w:val="28"/>
        </w:rPr>
      </w:pPr>
      <w:ins w:id="5226" w:author="Антон Хабиров" w:date="2021-01-20T01:41:00Z">
        <w:r w:rsidRPr="001144EF">
          <w:rPr>
            <w:rFonts w:ascii="Times New Roman" w:hAnsi="Times New Roman" w:cs="Times New Roman"/>
            <w:sz w:val="28"/>
            <w:szCs w:val="28"/>
          </w:rPr>
          <w:t xml:space="preserve">          подверженной угрозе лесных пожаров, территории ведения</w:t>
        </w:r>
      </w:ins>
    </w:p>
    <w:p w:rsidR="00303495" w:rsidRPr="001144EF" w:rsidRDefault="00303495" w:rsidP="00303495">
      <w:pPr>
        <w:pStyle w:val="ConsPlusNonformat"/>
        <w:jc w:val="both"/>
        <w:rPr>
          <w:ins w:id="5227" w:author="Антон Хабиров" w:date="2021-01-20T01:41:00Z"/>
          <w:rFonts w:ascii="Times New Roman" w:hAnsi="Times New Roman" w:cs="Times New Roman"/>
          <w:sz w:val="28"/>
          <w:szCs w:val="28"/>
        </w:rPr>
      </w:pPr>
      <w:ins w:id="5228" w:author="Антон Хабиров" w:date="2021-01-20T01:41:00Z">
        <w:r w:rsidRPr="001144EF">
          <w:rPr>
            <w:rFonts w:ascii="Times New Roman" w:hAnsi="Times New Roman" w:cs="Times New Roman"/>
            <w:sz w:val="28"/>
            <w:szCs w:val="28"/>
          </w:rPr>
          <w:t xml:space="preserve">         гражданами садоводства или огородничества для </w:t>
        </w:r>
        <w:proofErr w:type="gramStart"/>
        <w:r w:rsidRPr="001144EF">
          <w:rPr>
            <w:rFonts w:ascii="Times New Roman" w:hAnsi="Times New Roman" w:cs="Times New Roman"/>
            <w:sz w:val="28"/>
            <w:szCs w:val="28"/>
          </w:rPr>
          <w:t>собственных</w:t>
        </w:r>
        <w:proofErr w:type="gramEnd"/>
      </w:ins>
    </w:p>
    <w:p w:rsidR="00303495" w:rsidRPr="001144EF" w:rsidRDefault="00303495" w:rsidP="00303495">
      <w:pPr>
        <w:pStyle w:val="ConsPlusNonformat"/>
        <w:jc w:val="both"/>
        <w:rPr>
          <w:ins w:id="5229" w:author="Антон Хабиров" w:date="2021-01-20T01:41:00Z"/>
          <w:rFonts w:ascii="Times New Roman" w:hAnsi="Times New Roman" w:cs="Times New Roman"/>
          <w:sz w:val="28"/>
          <w:szCs w:val="28"/>
        </w:rPr>
      </w:pPr>
      <w:ins w:id="5230" w:author="Антон Хабиров" w:date="2021-01-20T01:41:00Z">
        <w:r w:rsidRPr="001144EF">
          <w:rPr>
            <w:rFonts w:ascii="Times New Roman" w:hAnsi="Times New Roman" w:cs="Times New Roman"/>
            <w:sz w:val="28"/>
            <w:szCs w:val="28"/>
          </w:rPr>
          <w:t xml:space="preserve">               нужд, подверженной угрозе лесных пожаров &lt;*&gt;</w:t>
        </w:r>
      </w:ins>
    </w:p>
    <w:p w:rsidR="00303495" w:rsidRPr="001144EF" w:rsidRDefault="00303495" w:rsidP="00303495">
      <w:pPr>
        <w:pStyle w:val="ConsPlusNonformat"/>
        <w:jc w:val="both"/>
        <w:rPr>
          <w:ins w:id="5231"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ins w:id="5232" w:author="Антон Хабиров" w:date="2021-01-20T01:41:00Z"/>
          <w:rFonts w:ascii="Times New Roman" w:hAnsi="Times New Roman" w:cs="Times New Roman"/>
          <w:sz w:val="28"/>
          <w:szCs w:val="28"/>
        </w:rPr>
      </w:pPr>
      <w:ins w:id="5233" w:author="Антон Хабиров" w:date="2021-01-20T01:41:00Z">
        <w:r w:rsidRPr="001144EF">
          <w:rPr>
            <w:rFonts w:ascii="Times New Roman" w:hAnsi="Times New Roman" w:cs="Times New Roman"/>
            <w:sz w:val="28"/>
            <w:szCs w:val="28"/>
          </w:rPr>
          <w:t xml:space="preserve">    Наименование организации ______________________________________________</w:t>
        </w:r>
      </w:ins>
    </w:p>
    <w:p w:rsidR="00303495" w:rsidRPr="001144EF" w:rsidRDefault="00303495" w:rsidP="00303495">
      <w:pPr>
        <w:pStyle w:val="ConsPlusNonformat"/>
        <w:jc w:val="both"/>
        <w:rPr>
          <w:ins w:id="5234" w:author="Антон Хабиров" w:date="2021-01-20T01:41:00Z"/>
          <w:rFonts w:ascii="Times New Roman" w:hAnsi="Times New Roman" w:cs="Times New Roman"/>
          <w:sz w:val="28"/>
          <w:szCs w:val="28"/>
        </w:rPr>
      </w:pPr>
      <w:ins w:id="5235" w:author="Антон Хабиров" w:date="2021-01-20T01:41:00Z">
        <w:r w:rsidRPr="001144EF">
          <w:rPr>
            <w:rFonts w:ascii="Times New Roman" w:hAnsi="Times New Roman" w:cs="Times New Roman"/>
            <w:sz w:val="28"/>
            <w:szCs w:val="28"/>
          </w:rPr>
          <w:t xml:space="preserve">    Наименование поселения ________________________________________________</w:t>
        </w:r>
      </w:ins>
    </w:p>
    <w:p w:rsidR="00303495" w:rsidRPr="001144EF" w:rsidRDefault="00303495" w:rsidP="00303495">
      <w:pPr>
        <w:pStyle w:val="ConsPlusNonformat"/>
        <w:jc w:val="both"/>
        <w:rPr>
          <w:ins w:id="5236" w:author="Антон Хабиров" w:date="2021-01-20T01:41:00Z"/>
          <w:rFonts w:ascii="Times New Roman" w:hAnsi="Times New Roman" w:cs="Times New Roman"/>
          <w:sz w:val="28"/>
          <w:szCs w:val="28"/>
        </w:rPr>
      </w:pPr>
      <w:ins w:id="5237" w:author="Антон Хабиров" w:date="2021-01-20T01:41:00Z">
        <w:r w:rsidRPr="001144EF">
          <w:rPr>
            <w:rFonts w:ascii="Times New Roman" w:hAnsi="Times New Roman" w:cs="Times New Roman"/>
            <w:sz w:val="28"/>
            <w:szCs w:val="28"/>
          </w:rPr>
          <w:t xml:space="preserve">    Наименование муниципального района ____________________________________</w:t>
        </w:r>
      </w:ins>
    </w:p>
    <w:p w:rsidR="00303495" w:rsidRPr="001144EF" w:rsidRDefault="00303495" w:rsidP="00303495">
      <w:pPr>
        <w:pStyle w:val="ConsPlusNonformat"/>
        <w:jc w:val="both"/>
        <w:rPr>
          <w:ins w:id="5238" w:author="Антон Хабиров" w:date="2021-01-20T01:41:00Z"/>
          <w:rFonts w:ascii="Times New Roman" w:hAnsi="Times New Roman" w:cs="Times New Roman"/>
          <w:sz w:val="28"/>
          <w:szCs w:val="28"/>
        </w:rPr>
      </w:pPr>
      <w:ins w:id="5239" w:author="Антон Хабиров" w:date="2021-01-20T01:41:00Z">
        <w:r w:rsidRPr="001144EF">
          <w:rPr>
            <w:rFonts w:ascii="Times New Roman" w:hAnsi="Times New Roman" w:cs="Times New Roman"/>
            <w:sz w:val="28"/>
            <w:szCs w:val="28"/>
          </w:rPr>
          <w:t xml:space="preserve">    Наименование муниципального, городского округа ________________________</w:t>
        </w:r>
      </w:ins>
    </w:p>
    <w:p w:rsidR="00303495" w:rsidRPr="001144EF" w:rsidRDefault="00303495" w:rsidP="00303495">
      <w:pPr>
        <w:pStyle w:val="ConsPlusNonformat"/>
        <w:jc w:val="both"/>
        <w:rPr>
          <w:ins w:id="5240" w:author="Антон Хабиров" w:date="2021-01-20T01:41:00Z"/>
          <w:rFonts w:ascii="Times New Roman" w:hAnsi="Times New Roman" w:cs="Times New Roman"/>
          <w:sz w:val="28"/>
          <w:szCs w:val="28"/>
        </w:rPr>
      </w:pPr>
      <w:ins w:id="5241" w:author="Антон Хабиров" w:date="2021-01-20T01:41:00Z">
        <w:r w:rsidRPr="001144EF">
          <w:rPr>
            <w:rFonts w:ascii="Times New Roman" w:hAnsi="Times New Roman" w:cs="Times New Roman"/>
            <w:sz w:val="28"/>
            <w:szCs w:val="28"/>
          </w:rPr>
          <w:t xml:space="preserve">    Наименование субъекта Российской Федерации ____________________________</w:t>
        </w:r>
      </w:ins>
    </w:p>
    <w:p w:rsidR="00303495" w:rsidRPr="001144EF" w:rsidRDefault="00303495" w:rsidP="00303495">
      <w:pPr>
        <w:pStyle w:val="ConsPlusNonformat"/>
        <w:jc w:val="both"/>
        <w:rPr>
          <w:ins w:id="5242"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ins w:id="5243" w:author="Антон Хабиров" w:date="2021-01-20T01:41:00Z"/>
          <w:rFonts w:ascii="Times New Roman" w:hAnsi="Times New Roman" w:cs="Times New Roman"/>
          <w:sz w:val="28"/>
          <w:szCs w:val="28"/>
        </w:rPr>
      </w:pPr>
      <w:ins w:id="5244" w:author="Антон Хабиров" w:date="2021-01-20T01:41:00Z">
        <w:r w:rsidRPr="001144EF">
          <w:rPr>
            <w:rFonts w:ascii="Times New Roman" w:hAnsi="Times New Roman" w:cs="Times New Roman"/>
            <w:sz w:val="28"/>
            <w:szCs w:val="28"/>
          </w:rPr>
          <w:t xml:space="preserve">          I. Общие сведения о территории организации отдыха детей</w:t>
        </w:r>
      </w:ins>
    </w:p>
    <w:p w:rsidR="00303495" w:rsidRPr="001144EF" w:rsidRDefault="00303495" w:rsidP="00303495">
      <w:pPr>
        <w:pStyle w:val="ConsPlusNonformat"/>
        <w:jc w:val="both"/>
        <w:rPr>
          <w:ins w:id="5245" w:author="Антон Хабиров" w:date="2021-01-20T01:41:00Z"/>
          <w:rFonts w:ascii="Times New Roman" w:hAnsi="Times New Roman" w:cs="Times New Roman"/>
          <w:sz w:val="28"/>
          <w:szCs w:val="28"/>
        </w:rPr>
      </w:pPr>
      <w:ins w:id="5246" w:author="Антон Хабиров" w:date="2021-01-20T01:41:00Z">
        <w:r w:rsidRPr="001144EF">
          <w:rPr>
            <w:rFonts w:ascii="Times New Roman" w:hAnsi="Times New Roman" w:cs="Times New Roman"/>
            <w:sz w:val="28"/>
            <w:szCs w:val="28"/>
          </w:rPr>
          <w:t xml:space="preserve">          и их оздоровления (далее - детский лагерь), территории</w:t>
        </w:r>
      </w:ins>
    </w:p>
    <w:p w:rsidR="00303495" w:rsidRPr="001144EF" w:rsidRDefault="00303495" w:rsidP="00303495">
      <w:pPr>
        <w:pStyle w:val="ConsPlusNonformat"/>
        <w:jc w:val="both"/>
        <w:rPr>
          <w:ins w:id="5247" w:author="Антон Хабиров" w:date="2021-01-20T01:41:00Z"/>
          <w:rFonts w:ascii="Times New Roman" w:hAnsi="Times New Roman" w:cs="Times New Roman"/>
          <w:sz w:val="28"/>
          <w:szCs w:val="28"/>
        </w:rPr>
      </w:pPr>
      <w:ins w:id="5248" w:author="Антон Хабиров" w:date="2021-01-20T01:41:00Z">
        <w:r w:rsidRPr="001144EF">
          <w:rPr>
            <w:rFonts w:ascii="Times New Roman" w:hAnsi="Times New Roman" w:cs="Times New Roman"/>
            <w:sz w:val="28"/>
            <w:szCs w:val="28"/>
          </w:rPr>
          <w:t xml:space="preserve">             ведения гражданами садоводства или огородничества</w:t>
        </w:r>
      </w:ins>
    </w:p>
    <w:p w:rsidR="00303495" w:rsidRPr="001144EF" w:rsidRDefault="00303495" w:rsidP="00303495">
      <w:pPr>
        <w:pStyle w:val="ConsPlusNonformat"/>
        <w:jc w:val="both"/>
        <w:rPr>
          <w:ins w:id="5249" w:author="Антон Хабиров" w:date="2021-01-20T01:41:00Z"/>
          <w:rFonts w:ascii="Times New Roman" w:hAnsi="Times New Roman" w:cs="Times New Roman"/>
          <w:sz w:val="28"/>
          <w:szCs w:val="28"/>
        </w:rPr>
      </w:pPr>
      <w:ins w:id="5250" w:author="Антон Хабиров" w:date="2021-01-20T01:41:00Z">
        <w:r w:rsidRPr="001144EF">
          <w:rPr>
            <w:rFonts w:ascii="Times New Roman" w:hAnsi="Times New Roman" w:cs="Times New Roman"/>
            <w:sz w:val="28"/>
            <w:szCs w:val="28"/>
          </w:rPr>
          <w:t xml:space="preserve">                 </w:t>
        </w:r>
        <w:proofErr w:type="gramStart"/>
        <w:r w:rsidRPr="001144EF">
          <w:rPr>
            <w:rFonts w:ascii="Times New Roman" w:hAnsi="Times New Roman" w:cs="Times New Roman"/>
            <w:sz w:val="28"/>
            <w:szCs w:val="28"/>
          </w:rPr>
          <w:t>для собственных нужд (далее - территория</w:t>
        </w:r>
        <w:proofErr w:type="gramEnd"/>
      </w:ins>
    </w:p>
    <w:p w:rsidR="00303495" w:rsidRPr="001144EF" w:rsidRDefault="00303495" w:rsidP="00303495">
      <w:pPr>
        <w:pStyle w:val="ConsPlusNonformat"/>
        <w:jc w:val="both"/>
        <w:rPr>
          <w:ins w:id="5251" w:author="Антон Хабиров" w:date="2021-01-20T01:41:00Z"/>
          <w:rFonts w:ascii="Times New Roman" w:hAnsi="Times New Roman" w:cs="Times New Roman"/>
          <w:sz w:val="28"/>
          <w:szCs w:val="28"/>
        </w:rPr>
      </w:pPr>
      <w:ins w:id="5252" w:author="Антон Хабиров" w:date="2021-01-20T01:41:00Z">
        <w:r w:rsidRPr="001144EF">
          <w:rPr>
            <w:rFonts w:ascii="Times New Roman" w:hAnsi="Times New Roman" w:cs="Times New Roman"/>
            <w:sz w:val="28"/>
            <w:szCs w:val="28"/>
          </w:rPr>
          <w:t xml:space="preserve">                      садоводства или огородничества)</w:t>
        </w:r>
      </w:ins>
    </w:p>
    <w:p w:rsidR="00303495" w:rsidRPr="001144EF" w:rsidRDefault="00303495" w:rsidP="00303495">
      <w:pPr>
        <w:pStyle w:val="ConsPlusNormal"/>
        <w:jc w:val="both"/>
        <w:rPr>
          <w:ins w:id="5253" w:author="Антон Хабиров" w:date="2021-01-20T01:41:00Z"/>
          <w:sz w:val="28"/>
          <w:szCs w:val="28"/>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504"/>
        <w:gridCol w:w="6768"/>
        <w:gridCol w:w="1757"/>
      </w:tblGrid>
      <w:tr w:rsidR="00303495" w:rsidRPr="001144EF" w:rsidTr="00AD6363">
        <w:trPr>
          <w:ins w:id="5254" w:author="Антон Хабиров" w:date="2021-01-20T01:41:00Z"/>
        </w:trPr>
        <w:tc>
          <w:tcPr>
            <w:tcW w:w="7272" w:type="dxa"/>
            <w:gridSpan w:val="2"/>
          </w:tcPr>
          <w:p w:rsidR="00303495" w:rsidRPr="001144EF" w:rsidRDefault="00303495" w:rsidP="00AD6363">
            <w:pPr>
              <w:pStyle w:val="ConsPlusNormal"/>
              <w:jc w:val="center"/>
              <w:rPr>
                <w:ins w:id="5255" w:author="Антон Хабиров" w:date="2021-01-20T01:41:00Z"/>
                <w:sz w:val="28"/>
                <w:szCs w:val="28"/>
              </w:rPr>
            </w:pPr>
            <w:ins w:id="5256" w:author="Антон Хабиров" w:date="2021-01-20T01:41:00Z">
              <w:r w:rsidRPr="001144EF">
                <w:rPr>
                  <w:sz w:val="28"/>
                  <w:szCs w:val="28"/>
                </w:rPr>
                <w:t>Характеристика детского лагеря, территории садоводства или огородничества</w:t>
              </w:r>
            </w:ins>
          </w:p>
        </w:tc>
        <w:tc>
          <w:tcPr>
            <w:tcW w:w="1757" w:type="dxa"/>
          </w:tcPr>
          <w:p w:rsidR="00303495" w:rsidRPr="001144EF" w:rsidRDefault="00303495" w:rsidP="00AD6363">
            <w:pPr>
              <w:pStyle w:val="ConsPlusNormal"/>
              <w:jc w:val="center"/>
              <w:rPr>
                <w:ins w:id="5257" w:author="Антон Хабиров" w:date="2021-01-20T01:41:00Z"/>
                <w:sz w:val="28"/>
                <w:szCs w:val="28"/>
              </w:rPr>
            </w:pPr>
            <w:ins w:id="5258" w:author="Антон Хабиров" w:date="2021-01-20T01:41:00Z">
              <w:r w:rsidRPr="001144EF">
                <w:rPr>
                  <w:sz w:val="28"/>
                  <w:szCs w:val="28"/>
                </w:rPr>
                <w:t>Значение</w:t>
              </w:r>
            </w:ins>
          </w:p>
        </w:tc>
      </w:tr>
      <w:tr w:rsidR="00303495" w:rsidRPr="001144EF" w:rsidTr="00AD6363">
        <w:trPr>
          <w:ins w:id="5259" w:author="Антон Хабиров" w:date="2021-01-20T01:41:00Z"/>
        </w:trPr>
        <w:tc>
          <w:tcPr>
            <w:tcW w:w="504" w:type="dxa"/>
          </w:tcPr>
          <w:p w:rsidR="00303495" w:rsidRPr="001144EF" w:rsidRDefault="00303495" w:rsidP="00AD6363">
            <w:pPr>
              <w:pStyle w:val="ConsPlusNormal"/>
              <w:rPr>
                <w:ins w:id="5260" w:author="Антон Хабиров" w:date="2021-01-20T01:41:00Z"/>
                <w:sz w:val="28"/>
                <w:szCs w:val="28"/>
              </w:rPr>
            </w:pPr>
            <w:ins w:id="5261" w:author="Антон Хабиров" w:date="2021-01-20T01:41:00Z">
              <w:r w:rsidRPr="001144EF">
                <w:rPr>
                  <w:sz w:val="28"/>
                  <w:szCs w:val="28"/>
                </w:rPr>
                <w:lastRenderedPageBreak/>
                <w:t>1.</w:t>
              </w:r>
            </w:ins>
          </w:p>
        </w:tc>
        <w:tc>
          <w:tcPr>
            <w:tcW w:w="6768" w:type="dxa"/>
          </w:tcPr>
          <w:p w:rsidR="00303495" w:rsidRPr="001144EF" w:rsidRDefault="00303495" w:rsidP="00AD6363">
            <w:pPr>
              <w:pStyle w:val="ConsPlusNormal"/>
              <w:rPr>
                <w:ins w:id="5262" w:author="Антон Хабиров" w:date="2021-01-20T01:41:00Z"/>
                <w:sz w:val="28"/>
                <w:szCs w:val="28"/>
              </w:rPr>
            </w:pPr>
            <w:ins w:id="5263" w:author="Антон Хабиров" w:date="2021-01-20T01:41:00Z">
              <w:r w:rsidRPr="001144EF">
                <w:rPr>
                  <w:sz w:val="28"/>
                  <w:szCs w:val="28"/>
                </w:rPr>
                <w:t>Общая площадь (кв. километров)</w:t>
              </w:r>
            </w:ins>
          </w:p>
        </w:tc>
        <w:tc>
          <w:tcPr>
            <w:tcW w:w="1757" w:type="dxa"/>
          </w:tcPr>
          <w:p w:rsidR="00303495" w:rsidRPr="001144EF" w:rsidRDefault="00303495" w:rsidP="00AD6363">
            <w:pPr>
              <w:pStyle w:val="ConsPlusNormal"/>
              <w:rPr>
                <w:ins w:id="5264" w:author="Антон Хабиров" w:date="2021-01-20T01:41:00Z"/>
                <w:sz w:val="28"/>
                <w:szCs w:val="28"/>
              </w:rPr>
            </w:pPr>
          </w:p>
        </w:tc>
      </w:tr>
      <w:tr w:rsidR="00303495" w:rsidRPr="001144EF" w:rsidTr="00AD6363">
        <w:trPr>
          <w:ins w:id="5265" w:author="Антон Хабиров" w:date="2021-01-20T01:41:00Z"/>
        </w:trPr>
        <w:tc>
          <w:tcPr>
            <w:tcW w:w="504" w:type="dxa"/>
          </w:tcPr>
          <w:p w:rsidR="00303495" w:rsidRPr="001144EF" w:rsidRDefault="00303495" w:rsidP="00AD6363">
            <w:pPr>
              <w:pStyle w:val="ConsPlusNormal"/>
              <w:rPr>
                <w:ins w:id="5266" w:author="Антон Хабиров" w:date="2021-01-20T01:41:00Z"/>
                <w:sz w:val="28"/>
                <w:szCs w:val="28"/>
              </w:rPr>
            </w:pPr>
            <w:ins w:id="5267" w:author="Антон Хабиров" w:date="2021-01-20T01:41:00Z">
              <w:r w:rsidRPr="001144EF">
                <w:rPr>
                  <w:sz w:val="28"/>
                  <w:szCs w:val="28"/>
                </w:rPr>
                <w:t>2.</w:t>
              </w:r>
            </w:ins>
          </w:p>
        </w:tc>
        <w:tc>
          <w:tcPr>
            <w:tcW w:w="6768" w:type="dxa"/>
          </w:tcPr>
          <w:p w:rsidR="00303495" w:rsidRPr="001144EF" w:rsidRDefault="00303495" w:rsidP="00AD6363">
            <w:pPr>
              <w:pStyle w:val="ConsPlusNormal"/>
              <w:rPr>
                <w:ins w:id="5268" w:author="Антон Хабиров" w:date="2021-01-20T01:41:00Z"/>
                <w:sz w:val="28"/>
                <w:szCs w:val="28"/>
              </w:rPr>
            </w:pPr>
            <w:ins w:id="5269" w:author="Антон Хабиров" w:date="2021-01-20T01:41:00Z">
              <w:r w:rsidRPr="001144EF">
                <w:rPr>
                  <w:sz w:val="28"/>
                  <w:szCs w:val="28"/>
                </w:rPr>
                <w:t>Общая протяженность границы с лесным участком (участками) (километров)</w:t>
              </w:r>
            </w:ins>
          </w:p>
        </w:tc>
        <w:tc>
          <w:tcPr>
            <w:tcW w:w="1757" w:type="dxa"/>
          </w:tcPr>
          <w:p w:rsidR="00303495" w:rsidRPr="001144EF" w:rsidRDefault="00303495" w:rsidP="00AD6363">
            <w:pPr>
              <w:pStyle w:val="ConsPlusNormal"/>
              <w:rPr>
                <w:ins w:id="5270" w:author="Антон Хабиров" w:date="2021-01-20T01:41:00Z"/>
                <w:sz w:val="28"/>
                <w:szCs w:val="28"/>
              </w:rPr>
            </w:pPr>
          </w:p>
        </w:tc>
      </w:tr>
      <w:tr w:rsidR="00303495" w:rsidRPr="001144EF" w:rsidTr="00AD6363">
        <w:trPr>
          <w:ins w:id="5271" w:author="Антон Хабиров" w:date="2021-01-20T01:41:00Z"/>
        </w:trPr>
        <w:tc>
          <w:tcPr>
            <w:tcW w:w="504" w:type="dxa"/>
          </w:tcPr>
          <w:p w:rsidR="00303495" w:rsidRPr="001144EF" w:rsidRDefault="00303495" w:rsidP="00AD6363">
            <w:pPr>
              <w:pStyle w:val="ConsPlusNormal"/>
              <w:rPr>
                <w:ins w:id="5272" w:author="Антон Хабиров" w:date="2021-01-20T01:41:00Z"/>
                <w:sz w:val="28"/>
                <w:szCs w:val="28"/>
              </w:rPr>
            </w:pPr>
            <w:ins w:id="5273" w:author="Антон Хабиров" w:date="2021-01-20T01:41:00Z">
              <w:r w:rsidRPr="001144EF">
                <w:rPr>
                  <w:sz w:val="28"/>
                  <w:szCs w:val="28"/>
                </w:rPr>
                <w:t>3.</w:t>
              </w:r>
            </w:ins>
          </w:p>
        </w:tc>
        <w:tc>
          <w:tcPr>
            <w:tcW w:w="6768" w:type="dxa"/>
          </w:tcPr>
          <w:p w:rsidR="00303495" w:rsidRPr="001144EF" w:rsidRDefault="00303495" w:rsidP="00AD6363">
            <w:pPr>
              <w:pStyle w:val="ConsPlusNormal"/>
              <w:rPr>
                <w:ins w:id="5274" w:author="Антон Хабиров" w:date="2021-01-20T01:41:00Z"/>
                <w:sz w:val="28"/>
                <w:szCs w:val="28"/>
              </w:rPr>
            </w:pPr>
            <w:ins w:id="5275" w:author="Антон Хабиров" w:date="2021-01-20T01:41:00Z">
              <w:r w:rsidRPr="001144EF">
                <w:rPr>
                  <w:sz w:val="28"/>
                  <w:szCs w:val="28"/>
                </w:rPr>
                <w:t>Общая площадь городских, хвойных (смешанных) лесов, расположенных на территории детского лагеря, территории садоводства или огородничества (гектаров)</w:t>
              </w:r>
            </w:ins>
          </w:p>
        </w:tc>
        <w:tc>
          <w:tcPr>
            <w:tcW w:w="1757" w:type="dxa"/>
          </w:tcPr>
          <w:p w:rsidR="00303495" w:rsidRPr="001144EF" w:rsidRDefault="00303495" w:rsidP="00AD6363">
            <w:pPr>
              <w:pStyle w:val="ConsPlusNormal"/>
              <w:rPr>
                <w:ins w:id="5276" w:author="Антон Хабиров" w:date="2021-01-20T01:41:00Z"/>
                <w:sz w:val="28"/>
                <w:szCs w:val="28"/>
              </w:rPr>
            </w:pPr>
          </w:p>
        </w:tc>
      </w:tr>
      <w:tr w:rsidR="00303495" w:rsidRPr="001144EF" w:rsidTr="00AD6363">
        <w:trPr>
          <w:ins w:id="5277" w:author="Антон Хабиров" w:date="2021-01-20T01:41:00Z"/>
        </w:trPr>
        <w:tc>
          <w:tcPr>
            <w:tcW w:w="504" w:type="dxa"/>
          </w:tcPr>
          <w:p w:rsidR="00303495" w:rsidRPr="001144EF" w:rsidRDefault="00303495" w:rsidP="00AD6363">
            <w:pPr>
              <w:pStyle w:val="ConsPlusNormal"/>
              <w:rPr>
                <w:ins w:id="5278" w:author="Антон Хабиров" w:date="2021-01-20T01:41:00Z"/>
                <w:sz w:val="28"/>
                <w:szCs w:val="28"/>
              </w:rPr>
            </w:pPr>
            <w:ins w:id="5279" w:author="Антон Хабиров" w:date="2021-01-20T01:41:00Z">
              <w:r w:rsidRPr="001144EF">
                <w:rPr>
                  <w:sz w:val="28"/>
                  <w:szCs w:val="28"/>
                </w:rPr>
                <w:t>4.</w:t>
              </w:r>
            </w:ins>
          </w:p>
        </w:tc>
        <w:tc>
          <w:tcPr>
            <w:tcW w:w="6768" w:type="dxa"/>
          </w:tcPr>
          <w:p w:rsidR="00303495" w:rsidRPr="001144EF" w:rsidRDefault="00303495" w:rsidP="00AD6363">
            <w:pPr>
              <w:pStyle w:val="ConsPlusNormal"/>
              <w:rPr>
                <w:ins w:id="5280" w:author="Антон Хабиров" w:date="2021-01-20T01:41:00Z"/>
                <w:sz w:val="28"/>
                <w:szCs w:val="28"/>
              </w:rPr>
            </w:pPr>
            <w:ins w:id="5281" w:author="Антон Хабиров" w:date="2021-01-20T01:41:00Z">
              <w:r w:rsidRPr="001144EF">
                <w:rPr>
                  <w:sz w:val="28"/>
                  <w:szCs w:val="28"/>
                </w:rPr>
                <w:t>Время прибытия первого пожарного подразделения до наиболее удаленного объекта защиты детского лагеря, территории садоводства или огородничества, граничащих с лесным участком (минут)</w:t>
              </w:r>
            </w:ins>
          </w:p>
        </w:tc>
        <w:tc>
          <w:tcPr>
            <w:tcW w:w="1757" w:type="dxa"/>
          </w:tcPr>
          <w:p w:rsidR="00303495" w:rsidRPr="001144EF" w:rsidRDefault="00303495" w:rsidP="00AD6363">
            <w:pPr>
              <w:pStyle w:val="ConsPlusNormal"/>
              <w:rPr>
                <w:ins w:id="5282" w:author="Антон Хабиров" w:date="2021-01-20T01:41:00Z"/>
                <w:sz w:val="28"/>
                <w:szCs w:val="28"/>
              </w:rPr>
            </w:pPr>
          </w:p>
        </w:tc>
      </w:tr>
    </w:tbl>
    <w:p w:rsidR="00303495" w:rsidRPr="001144EF" w:rsidRDefault="00303495" w:rsidP="00303495">
      <w:pPr>
        <w:pStyle w:val="ConsPlusNormal"/>
        <w:jc w:val="both"/>
        <w:rPr>
          <w:ins w:id="5283" w:author="Антон Хабиров" w:date="2021-01-20T01:41:00Z"/>
          <w:sz w:val="28"/>
          <w:szCs w:val="28"/>
        </w:rPr>
      </w:pPr>
    </w:p>
    <w:p w:rsidR="00303495" w:rsidRPr="001144EF" w:rsidRDefault="00303495" w:rsidP="00303495">
      <w:pPr>
        <w:pStyle w:val="ConsPlusNonformat"/>
        <w:jc w:val="both"/>
        <w:rPr>
          <w:ins w:id="5284" w:author="Антон Хабиров" w:date="2021-01-20T01:41:00Z"/>
          <w:rFonts w:ascii="Times New Roman" w:hAnsi="Times New Roman" w:cs="Times New Roman"/>
          <w:sz w:val="28"/>
          <w:szCs w:val="28"/>
        </w:rPr>
      </w:pPr>
      <w:ins w:id="5285" w:author="Антон Хабиров" w:date="2021-01-20T01:41:00Z">
        <w:r w:rsidRPr="001144EF">
          <w:rPr>
            <w:rFonts w:ascii="Times New Roman" w:hAnsi="Times New Roman" w:cs="Times New Roman"/>
            <w:sz w:val="28"/>
            <w:szCs w:val="28"/>
          </w:rPr>
          <w:t xml:space="preserve">           II. Сведения о медицинских учреждениях, расположенных</w:t>
        </w:r>
      </w:ins>
    </w:p>
    <w:p w:rsidR="00303495" w:rsidRPr="001144EF" w:rsidRDefault="00303495" w:rsidP="00303495">
      <w:pPr>
        <w:pStyle w:val="ConsPlusNonformat"/>
        <w:jc w:val="both"/>
        <w:rPr>
          <w:ins w:id="5286" w:author="Антон Хабиров" w:date="2021-01-20T01:41:00Z"/>
          <w:rFonts w:ascii="Times New Roman" w:hAnsi="Times New Roman" w:cs="Times New Roman"/>
          <w:sz w:val="28"/>
          <w:szCs w:val="28"/>
        </w:rPr>
      </w:pPr>
      <w:ins w:id="5287" w:author="Антон Хабиров" w:date="2021-01-20T01:41:00Z">
        <w:r w:rsidRPr="001144EF">
          <w:rPr>
            <w:rFonts w:ascii="Times New Roman" w:hAnsi="Times New Roman" w:cs="Times New Roman"/>
            <w:sz w:val="28"/>
            <w:szCs w:val="28"/>
          </w:rPr>
          <w:t xml:space="preserve">           на территории детского лагеря, территории садоводства</w:t>
        </w:r>
      </w:ins>
    </w:p>
    <w:p w:rsidR="00303495" w:rsidRPr="001144EF" w:rsidRDefault="00303495" w:rsidP="00303495">
      <w:pPr>
        <w:pStyle w:val="ConsPlusNonformat"/>
        <w:jc w:val="both"/>
        <w:rPr>
          <w:ins w:id="5288" w:author="Антон Хабиров" w:date="2021-01-20T01:41:00Z"/>
          <w:rFonts w:ascii="Times New Roman" w:hAnsi="Times New Roman" w:cs="Times New Roman"/>
          <w:sz w:val="28"/>
          <w:szCs w:val="28"/>
        </w:rPr>
      </w:pPr>
      <w:ins w:id="5289" w:author="Антон Хабиров" w:date="2021-01-20T01:41:00Z">
        <w:r w:rsidRPr="001144EF">
          <w:rPr>
            <w:rFonts w:ascii="Times New Roman" w:hAnsi="Times New Roman" w:cs="Times New Roman"/>
            <w:sz w:val="28"/>
            <w:szCs w:val="28"/>
          </w:rPr>
          <w:t xml:space="preserve">                            или огородничества</w:t>
        </w:r>
      </w:ins>
    </w:p>
    <w:p w:rsidR="00303495" w:rsidRPr="001144EF" w:rsidRDefault="00303495" w:rsidP="00303495">
      <w:pPr>
        <w:pStyle w:val="ConsPlusNormal"/>
        <w:jc w:val="both"/>
        <w:rPr>
          <w:ins w:id="5290" w:author="Антон Хабиров" w:date="2021-01-20T01:41:00Z"/>
          <w:sz w:val="28"/>
          <w:szCs w:val="28"/>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835"/>
        <w:gridCol w:w="1587"/>
        <w:gridCol w:w="1699"/>
        <w:gridCol w:w="2909"/>
      </w:tblGrid>
      <w:tr w:rsidR="00303495" w:rsidRPr="001144EF" w:rsidTr="00AD6363">
        <w:trPr>
          <w:ins w:id="5291" w:author="Антон Хабиров" w:date="2021-01-20T01:41:00Z"/>
        </w:trPr>
        <w:tc>
          <w:tcPr>
            <w:tcW w:w="2835" w:type="dxa"/>
          </w:tcPr>
          <w:p w:rsidR="00303495" w:rsidRPr="001144EF" w:rsidRDefault="00303495" w:rsidP="00AD6363">
            <w:pPr>
              <w:pStyle w:val="ConsPlusNormal"/>
              <w:jc w:val="center"/>
              <w:rPr>
                <w:ins w:id="5292" w:author="Антон Хабиров" w:date="2021-01-20T01:41:00Z"/>
                <w:sz w:val="28"/>
                <w:szCs w:val="28"/>
              </w:rPr>
            </w:pPr>
            <w:ins w:id="5293" w:author="Антон Хабиров" w:date="2021-01-20T01:41:00Z">
              <w:r w:rsidRPr="001144EF">
                <w:rPr>
                  <w:sz w:val="28"/>
                  <w:szCs w:val="28"/>
                </w:rPr>
                <w:t>Наименование социального объекта</w:t>
              </w:r>
            </w:ins>
          </w:p>
        </w:tc>
        <w:tc>
          <w:tcPr>
            <w:tcW w:w="1587" w:type="dxa"/>
          </w:tcPr>
          <w:p w:rsidR="00303495" w:rsidRPr="001144EF" w:rsidRDefault="00303495" w:rsidP="00AD6363">
            <w:pPr>
              <w:pStyle w:val="ConsPlusNormal"/>
              <w:jc w:val="center"/>
              <w:rPr>
                <w:ins w:id="5294" w:author="Антон Хабиров" w:date="2021-01-20T01:41:00Z"/>
                <w:sz w:val="28"/>
                <w:szCs w:val="28"/>
              </w:rPr>
            </w:pPr>
            <w:ins w:id="5295" w:author="Антон Хабиров" w:date="2021-01-20T01:41:00Z">
              <w:r w:rsidRPr="001144EF">
                <w:rPr>
                  <w:sz w:val="28"/>
                  <w:szCs w:val="28"/>
                </w:rPr>
                <w:t>Адрес объекта</w:t>
              </w:r>
            </w:ins>
          </w:p>
        </w:tc>
        <w:tc>
          <w:tcPr>
            <w:tcW w:w="1699" w:type="dxa"/>
          </w:tcPr>
          <w:p w:rsidR="00303495" w:rsidRPr="001144EF" w:rsidRDefault="00303495" w:rsidP="00AD6363">
            <w:pPr>
              <w:pStyle w:val="ConsPlusNormal"/>
              <w:jc w:val="center"/>
              <w:rPr>
                <w:ins w:id="5296" w:author="Антон Хабиров" w:date="2021-01-20T01:41:00Z"/>
                <w:sz w:val="28"/>
                <w:szCs w:val="28"/>
              </w:rPr>
            </w:pPr>
            <w:ins w:id="5297" w:author="Антон Хабиров" w:date="2021-01-20T01:41:00Z">
              <w:r w:rsidRPr="001144EF">
                <w:rPr>
                  <w:sz w:val="28"/>
                  <w:szCs w:val="28"/>
                </w:rPr>
                <w:t>Численность персонала</w:t>
              </w:r>
            </w:ins>
          </w:p>
        </w:tc>
        <w:tc>
          <w:tcPr>
            <w:tcW w:w="2909" w:type="dxa"/>
          </w:tcPr>
          <w:p w:rsidR="00303495" w:rsidRPr="001144EF" w:rsidRDefault="00303495" w:rsidP="00AD6363">
            <w:pPr>
              <w:pStyle w:val="ConsPlusNormal"/>
              <w:jc w:val="center"/>
              <w:rPr>
                <w:ins w:id="5298" w:author="Антон Хабиров" w:date="2021-01-20T01:41:00Z"/>
                <w:sz w:val="28"/>
                <w:szCs w:val="28"/>
              </w:rPr>
            </w:pPr>
            <w:ins w:id="5299" w:author="Антон Хабиров" w:date="2021-01-20T01:41:00Z">
              <w:r w:rsidRPr="001144EF">
                <w:rPr>
                  <w:sz w:val="28"/>
                  <w:szCs w:val="28"/>
                </w:rPr>
                <w:t>Численность пациентов (отдыхающих)</w:t>
              </w:r>
            </w:ins>
          </w:p>
        </w:tc>
      </w:tr>
      <w:tr w:rsidR="00303495" w:rsidRPr="001144EF" w:rsidTr="00AD6363">
        <w:trPr>
          <w:ins w:id="5300" w:author="Антон Хабиров" w:date="2021-01-20T01:41:00Z"/>
        </w:trPr>
        <w:tc>
          <w:tcPr>
            <w:tcW w:w="2835" w:type="dxa"/>
          </w:tcPr>
          <w:p w:rsidR="00303495" w:rsidRPr="001144EF" w:rsidRDefault="00303495" w:rsidP="00AD6363">
            <w:pPr>
              <w:pStyle w:val="ConsPlusNormal"/>
              <w:rPr>
                <w:ins w:id="5301" w:author="Антон Хабиров" w:date="2021-01-20T01:41:00Z"/>
                <w:sz w:val="28"/>
                <w:szCs w:val="28"/>
              </w:rPr>
            </w:pPr>
          </w:p>
        </w:tc>
        <w:tc>
          <w:tcPr>
            <w:tcW w:w="1587" w:type="dxa"/>
          </w:tcPr>
          <w:p w:rsidR="00303495" w:rsidRPr="001144EF" w:rsidRDefault="00303495" w:rsidP="00AD6363">
            <w:pPr>
              <w:pStyle w:val="ConsPlusNormal"/>
              <w:rPr>
                <w:ins w:id="5302" w:author="Антон Хабиров" w:date="2021-01-20T01:41:00Z"/>
                <w:sz w:val="28"/>
                <w:szCs w:val="28"/>
              </w:rPr>
            </w:pPr>
          </w:p>
        </w:tc>
        <w:tc>
          <w:tcPr>
            <w:tcW w:w="1699" w:type="dxa"/>
          </w:tcPr>
          <w:p w:rsidR="00303495" w:rsidRPr="001144EF" w:rsidRDefault="00303495" w:rsidP="00AD6363">
            <w:pPr>
              <w:pStyle w:val="ConsPlusNormal"/>
              <w:rPr>
                <w:ins w:id="5303" w:author="Антон Хабиров" w:date="2021-01-20T01:41:00Z"/>
                <w:sz w:val="28"/>
                <w:szCs w:val="28"/>
              </w:rPr>
            </w:pPr>
          </w:p>
        </w:tc>
        <w:tc>
          <w:tcPr>
            <w:tcW w:w="2909" w:type="dxa"/>
          </w:tcPr>
          <w:p w:rsidR="00303495" w:rsidRPr="001144EF" w:rsidRDefault="00303495" w:rsidP="00AD6363">
            <w:pPr>
              <w:pStyle w:val="ConsPlusNormal"/>
              <w:rPr>
                <w:ins w:id="5304" w:author="Антон Хабиров" w:date="2021-01-20T01:41:00Z"/>
                <w:sz w:val="28"/>
                <w:szCs w:val="28"/>
              </w:rPr>
            </w:pPr>
          </w:p>
        </w:tc>
      </w:tr>
    </w:tbl>
    <w:p w:rsidR="00303495" w:rsidRPr="001144EF" w:rsidRDefault="00303495" w:rsidP="00303495">
      <w:pPr>
        <w:pStyle w:val="ConsPlusNormal"/>
        <w:jc w:val="both"/>
        <w:rPr>
          <w:ins w:id="5305" w:author="Антон Хабиров" w:date="2021-01-20T01:41:00Z"/>
          <w:sz w:val="28"/>
          <w:szCs w:val="28"/>
        </w:rPr>
      </w:pPr>
    </w:p>
    <w:p w:rsidR="00303495" w:rsidRPr="001144EF" w:rsidRDefault="00303495" w:rsidP="00303495">
      <w:pPr>
        <w:pStyle w:val="ConsPlusNonformat"/>
        <w:jc w:val="both"/>
        <w:rPr>
          <w:ins w:id="5306" w:author="Антон Хабиров" w:date="2021-01-20T01:41:00Z"/>
          <w:rFonts w:ascii="Times New Roman" w:hAnsi="Times New Roman" w:cs="Times New Roman"/>
          <w:sz w:val="28"/>
          <w:szCs w:val="28"/>
        </w:rPr>
      </w:pPr>
      <w:ins w:id="5307" w:author="Антон Хабиров" w:date="2021-01-20T01:41:00Z">
        <w:r w:rsidRPr="001144EF">
          <w:rPr>
            <w:rFonts w:ascii="Times New Roman" w:hAnsi="Times New Roman" w:cs="Times New Roman"/>
            <w:sz w:val="28"/>
            <w:szCs w:val="28"/>
          </w:rPr>
          <w:t xml:space="preserve">          III. Сведения о </w:t>
        </w:r>
        <w:proofErr w:type="gramStart"/>
        <w:r w:rsidRPr="001144EF">
          <w:rPr>
            <w:rFonts w:ascii="Times New Roman" w:hAnsi="Times New Roman" w:cs="Times New Roman"/>
            <w:sz w:val="28"/>
            <w:szCs w:val="28"/>
          </w:rPr>
          <w:t>ближайших</w:t>
        </w:r>
        <w:proofErr w:type="gramEnd"/>
        <w:r w:rsidRPr="001144EF">
          <w:rPr>
            <w:rFonts w:ascii="Times New Roman" w:hAnsi="Times New Roman" w:cs="Times New Roman"/>
            <w:sz w:val="28"/>
            <w:szCs w:val="28"/>
          </w:rPr>
          <w:t xml:space="preserve"> к детскому лагерю, территории</w:t>
        </w:r>
      </w:ins>
    </w:p>
    <w:p w:rsidR="00303495" w:rsidRPr="001144EF" w:rsidRDefault="00303495" w:rsidP="00303495">
      <w:pPr>
        <w:pStyle w:val="ConsPlusNonformat"/>
        <w:jc w:val="both"/>
        <w:rPr>
          <w:ins w:id="5308" w:author="Антон Хабиров" w:date="2021-01-20T01:41:00Z"/>
          <w:rFonts w:ascii="Times New Roman" w:hAnsi="Times New Roman" w:cs="Times New Roman"/>
          <w:sz w:val="28"/>
          <w:szCs w:val="28"/>
        </w:rPr>
      </w:pPr>
      <w:ins w:id="5309" w:author="Антон Хабиров" w:date="2021-01-20T01:41:00Z">
        <w:r w:rsidRPr="001144EF">
          <w:rPr>
            <w:rFonts w:ascii="Times New Roman" w:hAnsi="Times New Roman" w:cs="Times New Roman"/>
            <w:sz w:val="28"/>
            <w:szCs w:val="28"/>
          </w:rPr>
          <w:t xml:space="preserve">               садоводства или огородничества </w:t>
        </w:r>
        <w:proofErr w:type="gramStart"/>
        <w:r w:rsidRPr="001144EF">
          <w:rPr>
            <w:rFonts w:ascii="Times New Roman" w:hAnsi="Times New Roman" w:cs="Times New Roman"/>
            <w:sz w:val="28"/>
            <w:szCs w:val="28"/>
          </w:rPr>
          <w:t>подразделениях</w:t>
        </w:r>
        <w:proofErr w:type="gramEnd"/>
      </w:ins>
    </w:p>
    <w:p w:rsidR="00303495" w:rsidRPr="001144EF" w:rsidRDefault="00303495" w:rsidP="00303495">
      <w:pPr>
        <w:pStyle w:val="ConsPlusNonformat"/>
        <w:jc w:val="both"/>
        <w:rPr>
          <w:ins w:id="5310" w:author="Антон Хабиров" w:date="2021-01-20T01:41:00Z"/>
          <w:rFonts w:ascii="Times New Roman" w:hAnsi="Times New Roman" w:cs="Times New Roman"/>
          <w:sz w:val="28"/>
          <w:szCs w:val="28"/>
        </w:rPr>
      </w:pPr>
      <w:ins w:id="5311" w:author="Антон Хабиров" w:date="2021-01-20T01:41:00Z">
        <w:r w:rsidRPr="001144EF">
          <w:rPr>
            <w:rFonts w:ascii="Times New Roman" w:hAnsi="Times New Roman" w:cs="Times New Roman"/>
            <w:sz w:val="28"/>
            <w:szCs w:val="28"/>
          </w:rPr>
          <w:t xml:space="preserve">                              пожарной охраны</w:t>
        </w:r>
      </w:ins>
    </w:p>
    <w:p w:rsidR="00303495" w:rsidRPr="001144EF" w:rsidRDefault="00303495" w:rsidP="00303495">
      <w:pPr>
        <w:pStyle w:val="ConsPlusNonformat"/>
        <w:jc w:val="both"/>
        <w:rPr>
          <w:ins w:id="5312"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ins w:id="5313" w:author="Антон Хабиров" w:date="2021-01-20T01:41:00Z"/>
          <w:rFonts w:ascii="Times New Roman" w:hAnsi="Times New Roman" w:cs="Times New Roman"/>
          <w:sz w:val="28"/>
          <w:szCs w:val="28"/>
        </w:rPr>
      </w:pPr>
      <w:ins w:id="5314" w:author="Антон Хабиров" w:date="2021-01-20T01:41:00Z">
        <w:r w:rsidRPr="001144EF">
          <w:rPr>
            <w:rFonts w:ascii="Times New Roman" w:hAnsi="Times New Roman" w:cs="Times New Roman"/>
            <w:sz w:val="28"/>
            <w:szCs w:val="28"/>
          </w:rPr>
          <w:t xml:space="preserve">        1. Подразделения пожарной охраны (наименование, вид, адрес)</w:t>
        </w:r>
      </w:ins>
    </w:p>
    <w:p w:rsidR="00303495" w:rsidRPr="001144EF" w:rsidRDefault="00303495" w:rsidP="00303495">
      <w:pPr>
        <w:pStyle w:val="ConsPlusNonformat"/>
        <w:jc w:val="both"/>
        <w:rPr>
          <w:ins w:id="5315" w:author="Антон Хабиров" w:date="2021-01-20T01:41:00Z"/>
          <w:rFonts w:ascii="Times New Roman" w:hAnsi="Times New Roman" w:cs="Times New Roman"/>
          <w:sz w:val="28"/>
          <w:szCs w:val="28"/>
        </w:rPr>
      </w:pPr>
    </w:p>
    <w:p w:rsidR="00303495" w:rsidRPr="001144EF" w:rsidRDefault="00303495" w:rsidP="00303495">
      <w:pPr>
        <w:pStyle w:val="ConsPlusNonformat"/>
        <w:jc w:val="both"/>
        <w:rPr>
          <w:ins w:id="5316" w:author="Антон Хабиров" w:date="2021-01-20T01:41:00Z"/>
          <w:rFonts w:ascii="Times New Roman" w:hAnsi="Times New Roman" w:cs="Times New Roman"/>
          <w:sz w:val="28"/>
          <w:szCs w:val="28"/>
        </w:rPr>
      </w:pPr>
      <w:ins w:id="5317" w:author="Антон Хабиров" w:date="2021-01-20T01:41:00Z">
        <w:r w:rsidRPr="001144EF">
          <w:rPr>
            <w:rFonts w:ascii="Times New Roman" w:hAnsi="Times New Roman" w:cs="Times New Roman"/>
            <w:sz w:val="28"/>
            <w:szCs w:val="28"/>
          </w:rPr>
          <w:t xml:space="preserve">             IV. Лица, ответственные за проведение мероприятий</w:t>
        </w:r>
      </w:ins>
    </w:p>
    <w:p w:rsidR="00303495" w:rsidRPr="001144EF" w:rsidRDefault="00303495" w:rsidP="00303495">
      <w:pPr>
        <w:pStyle w:val="ConsPlusNonformat"/>
        <w:jc w:val="both"/>
        <w:rPr>
          <w:ins w:id="5318" w:author="Антон Хабиров" w:date="2021-01-20T01:41:00Z"/>
          <w:rFonts w:ascii="Times New Roman" w:hAnsi="Times New Roman" w:cs="Times New Roman"/>
          <w:sz w:val="28"/>
          <w:szCs w:val="28"/>
        </w:rPr>
      </w:pPr>
      <w:ins w:id="5319" w:author="Антон Хабиров" w:date="2021-01-20T01:41:00Z">
        <w:r w:rsidRPr="001144EF">
          <w:rPr>
            <w:rFonts w:ascii="Times New Roman" w:hAnsi="Times New Roman" w:cs="Times New Roman"/>
            <w:sz w:val="28"/>
            <w:szCs w:val="28"/>
          </w:rPr>
          <w:t xml:space="preserve">          по предупреждению и ликвидации последствий чрезвычайных</w:t>
        </w:r>
      </w:ins>
    </w:p>
    <w:p w:rsidR="00303495" w:rsidRPr="001144EF" w:rsidRDefault="00303495" w:rsidP="00303495">
      <w:pPr>
        <w:pStyle w:val="ConsPlusNonformat"/>
        <w:jc w:val="both"/>
        <w:rPr>
          <w:ins w:id="5320" w:author="Антон Хабиров" w:date="2021-01-20T01:41:00Z"/>
          <w:rFonts w:ascii="Times New Roman" w:hAnsi="Times New Roman" w:cs="Times New Roman"/>
          <w:sz w:val="28"/>
          <w:szCs w:val="28"/>
        </w:rPr>
      </w:pPr>
      <w:ins w:id="5321" w:author="Антон Хабиров" w:date="2021-01-20T01:41:00Z">
        <w:r w:rsidRPr="001144EF">
          <w:rPr>
            <w:rFonts w:ascii="Times New Roman" w:hAnsi="Times New Roman" w:cs="Times New Roman"/>
            <w:sz w:val="28"/>
            <w:szCs w:val="28"/>
          </w:rPr>
          <w:t xml:space="preserve">            ситуаций и оказание необходимой помощи пострадавшим</w:t>
        </w:r>
      </w:ins>
    </w:p>
    <w:p w:rsidR="00303495" w:rsidRPr="001144EF" w:rsidRDefault="00303495" w:rsidP="00303495">
      <w:pPr>
        <w:pStyle w:val="ConsPlusNormal"/>
        <w:jc w:val="both"/>
        <w:rPr>
          <w:ins w:id="5322" w:author="Антон Хабиров" w:date="2021-01-20T01:41:00Z"/>
          <w:sz w:val="28"/>
          <w:szCs w:val="28"/>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382"/>
        <w:gridCol w:w="2608"/>
        <w:gridCol w:w="2059"/>
      </w:tblGrid>
      <w:tr w:rsidR="00303495" w:rsidRPr="001144EF" w:rsidTr="00AD6363">
        <w:trPr>
          <w:ins w:id="5323" w:author="Антон Хабиров" w:date="2021-01-20T01:41:00Z"/>
        </w:trPr>
        <w:tc>
          <w:tcPr>
            <w:tcW w:w="4382" w:type="dxa"/>
          </w:tcPr>
          <w:p w:rsidR="00303495" w:rsidRPr="001144EF" w:rsidRDefault="00303495" w:rsidP="00AD6363">
            <w:pPr>
              <w:pStyle w:val="ConsPlusNormal"/>
              <w:jc w:val="center"/>
              <w:rPr>
                <w:ins w:id="5324" w:author="Антон Хабиров" w:date="2021-01-20T01:41:00Z"/>
                <w:sz w:val="28"/>
                <w:szCs w:val="28"/>
              </w:rPr>
            </w:pPr>
            <w:ins w:id="5325" w:author="Антон Хабиров" w:date="2021-01-20T01:41:00Z">
              <w:r w:rsidRPr="001144EF">
                <w:rPr>
                  <w:sz w:val="28"/>
                  <w:szCs w:val="28"/>
                </w:rPr>
                <w:t>Фамилия, имя, отчество (последнее при наличии)</w:t>
              </w:r>
            </w:ins>
          </w:p>
        </w:tc>
        <w:tc>
          <w:tcPr>
            <w:tcW w:w="2608" w:type="dxa"/>
          </w:tcPr>
          <w:p w:rsidR="00303495" w:rsidRPr="001144EF" w:rsidRDefault="00303495" w:rsidP="00AD6363">
            <w:pPr>
              <w:pStyle w:val="ConsPlusNormal"/>
              <w:jc w:val="center"/>
              <w:rPr>
                <w:ins w:id="5326" w:author="Антон Хабиров" w:date="2021-01-20T01:41:00Z"/>
                <w:sz w:val="28"/>
                <w:szCs w:val="28"/>
              </w:rPr>
            </w:pPr>
            <w:ins w:id="5327" w:author="Антон Хабиров" w:date="2021-01-20T01:41:00Z">
              <w:r w:rsidRPr="001144EF">
                <w:rPr>
                  <w:sz w:val="28"/>
                  <w:szCs w:val="28"/>
                </w:rPr>
                <w:t>Должность</w:t>
              </w:r>
            </w:ins>
          </w:p>
        </w:tc>
        <w:tc>
          <w:tcPr>
            <w:tcW w:w="2059" w:type="dxa"/>
          </w:tcPr>
          <w:p w:rsidR="00303495" w:rsidRPr="001144EF" w:rsidRDefault="00303495" w:rsidP="00AD6363">
            <w:pPr>
              <w:pStyle w:val="ConsPlusNormal"/>
              <w:jc w:val="center"/>
              <w:rPr>
                <w:ins w:id="5328" w:author="Антон Хабиров" w:date="2021-01-20T01:41:00Z"/>
                <w:sz w:val="28"/>
                <w:szCs w:val="28"/>
              </w:rPr>
            </w:pPr>
            <w:ins w:id="5329" w:author="Антон Хабиров" w:date="2021-01-20T01:41:00Z">
              <w:r w:rsidRPr="001144EF">
                <w:rPr>
                  <w:sz w:val="28"/>
                  <w:szCs w:val="28"/>
                </w:rPr>
                <w:t>Контактный телефон</w:t>
              </w:r>
            </w:ins>
          </w:p>
        </w:tc>
      </w:tr>
      <w:tr w:rsidR="00303495" w:rsidRPr="001144EF" w:rsidTr="00AD6363">
        <w:trPr>
          <w:ins w:id="5330" w:author="Антон Хабиров" w:date="2021-01-20T01:41:00Z"/>
        </w:trPr>
        <w:tc>
          <w:tcPr>
            <w:tcW w:w="4382" w:type="dxa"/>
          </w:tcPr>
          <w:p w:rsidR="00303495" w:rsidRPr="001144EF" w:rsidRDefault="00303495" w:rsidP="00AD6363">
            <w:pPr>
              <w:pStyle w:val="ConsPlusNormal"/>
              <w:rPr>
                <w:ins w:id="5331" w:author="Антон Хабиров" w:date="2021-01-20T01:41:00Z"/>
                <w:sz w:val="28"/>
                <w:szCs w:val="28"/>
              </w:rPr>
            </w:pPr>
          </w:p>
        </w:tc>
        <w:tc>
          <w:tcPr>
            <w:tcW w:w="2608" w:type="dxa"/>
          </w:tcPr>
          <w:p w:rsidR="00303495" w:rsidRPr="001144EF" w:rsidRDefault="00303495" w:rsidP="00AD6363">
            <w:pPr>
              <w:pStyle w:val="ConsPlusNormal"/>
              <w:rPr>
                <w:ins w:id="5332" w:author="Антон Хабиров" w:date="2021-01-20T01:41:00Z"/>
                <w:sz w:val="28"/>
                <w:szCs w:val="28"/>
              </w:rPr>
            </w:pPr>
          </w:p>
        </w:tc>
        <w:tc>
          <w:tcPr>
            <w:tcW w:w="2059" w:type="dxa"/>
          </w:tcPr>
          <w:p w:rsidR="00303495" w:rsidRPr="001144EF" w:rsidRDefault="00303495" w:rsidP="00AD6363">
            <w:pPr>
              <w:pStyle w:val="ConsPlusNormal"/>
              <w:rPr>
                <w:ins w:id="5333" w:author="Антон Хабиров" w:date="2021-01-20T01:41:00Z"/>
                <w:sz w:val="28"/>
                <w:szCs w:val="28"/>
              </w:rPr>
            </w:pPr>
          </w:p>
        </w:tc>
      </w:tr>
    </w:tbl>
    <w:p w:rsidR="00303495" w:rsidRPr="001144EF" w:rsidRDefault="00303495" w:rsidP="00303495">
      <w:pPr>
        <w:pStyle w:val="ConsPlusNormal"/>
        <w:jc w:val="both"/>
        <w:rPr>
          <w:sz w:val="28"/>
          <w:szCs w:val="28"/>
        </w:rPr>
      </w:pPr>
      <w:moveToRangeStart w:id="5334" w:author="Антон Хабиров" w:date="2021-01-20T01:41:00Z" w:name="move61999350"/>
    </w:p>
    <w:p w:rsidR="00303495" w:rsidRPr="001144EF" w:rsidRDefault="00303495" w:rsidP="00303495">
      <w:pPr>
        <w:pStyle w:val="ConsPlusNonformat"/>
        <w:jc w:val="both"/>
        <w:rPr>
          <w:rFonts w:ascii="Times New Roman" w:hAnsi="Times New Roman" w:cs="Times New Roman"/>
          <w:sz w:val="28"/>
          <w:szCs w:val="28"/>
        </w:rPr>
      </w:pPr>
      <w:moveTo w:id="5335" w:author="Антон Хабиров" w:date="2021-01-20T01:41:00Z">
        <w:r w:rsidRPr="001144EF">
          <w:rPr>
            <w:rFonts w:ascii="Times New Roman" w:hAnsi="Times New Roman" w:cs="Times New Roman"/>
            <w:sz w:val="28"/>
            <w:szCs w:val="28"/>
          </w:rPr>
          <w:t xml:space="preserve">         V. Сведения о выполнении требований пожарной безопасности</w:t>
        </w:r>
      </w:moveTo>
    </w:p>
    <w:p w:rsidR="00303495" w:rsidRPr="001144EF" w:rsidRDefault="00303495" w:rsidP="00303495">
      <w:pPr>
        <w:pStyle w:val="ConsPlusNormal"/>
        <w:jc w:val="both"/>
        <w:rPr>
          <w:sz w:val="28"/>
          <w:szCs w:val="28"/>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51"/>
        <w:gridCol w:w="6746"/>
        <w:gridCol w:w="1872"/>
      </w:tblGrid>
      <w:tr w:rsidR="00303495" w:rsidRPr="001144EF" w:rsidTr="00AD6363">
        <w:trPr>
          <w:ins w:id="5336" w:author="Антон Хабиров" w:date="2021-01-20T01:41:00Z"/>
        </w:trPr>
        <w:tc>
          <w:tcPr>
            <w:tcW w:w="7197" w:type="dxa"/>
            <w:gridSpan w:val="2"/>
          </w:tcPr>
          <w:moveToRangeEnd w:id="5334"/>
          <w:p w:rsidR="00303495" w:rsidRPr="001144EF" w:rsidRDefault="00303495" w:rsidP="00AD6363">
            <w:pPr>
              <w:pStyle w:val="ConsPlusNormal"/>
              <w:jc w:val="center"/>
              <w:rPr>
                <w:ins w:id="5337" w:author="Антон Хабиров" w:date="2021-01-20T01:41:00Z"/>
                <w:sz w:val="28"/>
                <w:szCs w:val="28"/>
              </w:rPr>
            </w:pPr>
            <w:ins w:id="5338" w:author="Антон Хабиров" w:date="2021-01-20T01:41:00Z">
              <w:r w:rsidRPr="001144EF">
                <w:rPr>
                  <w:sz w:val="28"/>
                  <w:szCs w:val="28"/>
                </w:rPr>
                <w:lastRenderedPageBreak/>
                <w:t>Требования пожарной безопасности, установленные законодательством Российской Федерации</w:t>
              </w:r>
            </w:ins>
          </w:p>
        </w:tc>
        <w:tc>
          <w:tcPr>
            <w:tcW w:w="1872" w:type="dxa"/>
            <w:vAlign w:val="bottom"/>
          </w:tcPr>
          <w:p w:rsidR="00303495" w:rsidRPr="001144EF" w:rsidRDefault="00303495" w:rsidP="00AD6363">
            <w:pPr>
              <w:pStyle w:val="ConsPlusNormal"/>
              <w:jc w:val="center"/>
              <w:rPr>
                <w:ins w:id="5339" w:author="Антон Хабиров" w:date="2021-01-20T01:41:00Z"/>
                <w:sz w:val="28"/>
                <w:szCs w:val="28"/>
              </w:rPr>
            </w:pPr>
            <w:ins w:id="5340" w:author="Антон Хабиров" w:date="2021-01-20T01:41:00Z">
              <w:r w:rsidRPr="001144EF">
                <w:rPr>
                  <w:sz w:val="28"/>
                  <w:szCs w:val="28"/>
                </w:rPr>
                <w:t>Информация о выполнении</w:t>
              </w:r>
            </w:ins>
          </w:p>
        </w:tc>
      </w:tr>
      <w:tr w:rsidR="00303495" w:rsidRPr="001144EF" w:rsidTr="00AD6363">
        <w:trPr>
          <w:ins w:id="5341" w:author="Антон Хабиров" w:date="2021-01-20T01:41:00Z"/>
        </w:trPr>
        <w:tc>
          <w:tcPr>
            <w:tcW w:w="451" w:type="dxa"/>
          </w:tcPr>
          <w:p w:rsidR="00303495" w:rsidRPr="001144EF" w:rsidRDefault="00303495" w:rsidP="00AD6363">
            <w:pPr>
              <w:pStyle w:val="ConsPlusNormal"/>
              <w:rPr>
                <w:ins w:id="5342" w:author="Антон Хабиров" w:date="2021-01-20T01:41:00Z"/>
                <w:sz w:val="28"/>
                <w:szCs w:val="28"/>
              </w:rPr>
            </w:pPr>
            <w:ins w:id="5343" w:author="Антон Хабиров" w:date="2021-01-20T01:41:00Z">
              <w:r w:rsidRPr="001144EF">
                <w:rPr>
                  <w:sz w:val="28"/>
                  <w:szCs w:val="28"/>
                </w:rPr>
                <w:t>1.</w:t>
              </w:r>
            </w:ins>
          </w:p>
        </w:tc>
        <w:tc>
          <w:tcPr>
            <w:tcW w:w="6746" w:type="dxa"/>
            <w:vAlign w:val="center"/>
          </w:tcPr>
          <w:p w:rsidR="00303495" w:rsidRPr="001144EF" w:rsidRDefault="00303495" w:rsidP="00AD6363">
            <w:pPr>
              <w:pStyle w:val="ConsPlusNormal"/>
              <w:rPr>
                <w:ins w:id="5344" w:author="Антон Хабиров" w:date="2021-01-20T01:41:00Z"/>
                <w:sz w:val="28"/>
                <w:szCs w:val="28"/>
              </w:rPr>
            </w:pPr>
            <w:ins w:id="5345" w:author="Антон Хабиров" w:date="2021-01-20T01:41:00Z">
              <w:r w:rsidRPr="001144EF">
                <w:rPr>
                  <w:sz w:val="28"/>
                  <w:szCs w:val="28"/>
                </w:rPr>
                <w:t>Противопожарная преграда установленной ширины (противопожарное расстояние, противопожарная минерализованная полоса, сплошная полоса лиственных деревьев) на всей протяженности границы детского лагеря, территории садоводства или огородничества с лесным участком (участками)</w:t>
              </w:r>
            </w:ins>
          </w:p>
        </w:tc>
        <w:tc>
          <w:tcPr>
            <w:tcW w:w="1872" w:type="dxa"/>
          </w:tcPr>
          <w:p w:rsidR="00303495" w:rsidRPr="001144EF" w:rsidRDefault="00303495" w:rsidP="00AD6363">
            <w:pPr>
              <w:pStyle w:val="ConsPlusNormal"/>
              <w:rPr>
                <w:ins w:id="5346" w:author="Антон Хабиров" w:date="2021-01-20T01:41:00Z"/>
                <w:sz w:val="28"/>
                <w:szCs w:val="28"/>
              </w:rPr>
            </w:pPr>
          </w:p>
        </w:tc>
      </w:tr>
      <w:tr w:rsidR="00303495" w:rsidRPr="001144EF" w:rsidTr="00AD6363">
        <w:trPr>
          <w:ins w:id="5347" w:author="Антон Хабиров" w:date="2021-01-20T01:41:00Z"/>
        </w:trPr>
        <w:tc>
          <w:tcPr>
            <w:tcW w:w="451" w:type="dxa"/>
          </w:tcPr>
          <w:p w:rsidR="00303495" w:rsidRPr="001144EF" w:rsidRDefault="00303495" w:rsidP="00AD6363">
            <w:pPr>
              <w:pStyle w:val="ConsPlusNormal"/>
              <w:rPr>
                <w:ins w:id="5348" w:author="Антон Хабиров" w:date="2021-01-20T01:41:00Z"/>
                <w:sz w:val="28"/>
                <w:szCs w:val="28"/>
              </w:rPr>
            </w:pPr>
            <w:ins w:id="5349" w:author="Антон Хабиров" w:date="2021-01-20T01:41:00Z">
              <w:r w:rsidRPr="001144EF">
                <w:rPr>
                  <w:sz w:val="28"/>
                  <w:szCs w:val="28"/>
                </w:rPr>
                <w:t>2.</w:t>
              </w:r>
            </w:ins>
          </w:p>
        </w:tc>
        <w:tc>
          <w:tcPr>
            <w:tcW w:w="6746" w:type="dxa"/>
            <w:vAlign w:val="center"/>
          </w:tcPr>
          <w:p w:rsidR="00303495" w:rsidRPr="001144EF" w:rsidRDefault="00303495" w:rsidP="00AD6363">
            <w:pPr>
              <w:pStyle w:val="ConsPlusNormal"/>
              <w:rPr>
                <w:ins w:id="5350" w:author="Антон Хабиров" w:date="2021-01-20T01:41:00Z"/>
                <w:sz w:val="28"/>
                <w:szCs w:val="28"/>
              </w:rPr>
            </w:pPr>
            <w:ins w:id="5351" w:author="Антон Хабиров" w:date="2021-01-20T01:41:00Z">
              <w:r w:rsidRPr="001144EF">
                <w:rPr>
                  <w:sz w:val="28"/>
                  <w:szCs w:val="28"/>
                </w:rPr>
                <w:t>Организация и проведение своевременной очистки территории, в том числе противопожарных расстояний между зданиями и сооружениями, а также противопожарных минерализованных полос от горючих отходов, мусора, тары, опавших листьев, сухой травы и других горючих материалов</w:t>
              </w:r>
            </w:ins>
          </w:p>
        </w:tc>
        <w:tc>
          <w:tcPr>
            <w:tcW w:w="1872" w:type="dxa"/>
          </w:tcPr>
          <w:p w:rsidR="00303495" w:rsidRPr="001144EF" w:rsidRDefault="00303495" w:rsidP="00AD6363">
            <w:pPr>
              <w:pStyle w:val="ConsPlusNormal"/>
              <w:rPr>
                <w:ins w:id="5352" w:author="Антон Хабиров" w:date="2021-01-20T01:41:00Z"/>
                <w:sz w:val="28"/>
                <w:szCs w:val="28"/>
              </w:rPr>
            </w:pPr>
          </w:p>
        </w:tc>
      </w:tr>
      <w:tr w:rsidR="00303495" w:rsidRPr="001144EF" w:rsidTr="00AD6363">
        <w:trPr>
          <w:ins w:id="5353" w:author="Антон Хабиров" w:date="2021-01-20T01:41:00Z"/>
        </w:trPr>
        <w:tc>
          <w:tcPr>
            <w:tcW w:w="451" w:type="dxa"/>
          </w:tcPr>
          <w:p w:rsidR="00303495" w:rsidRPr="001144EF" w:rsidRDefault="00303495" w:rsidP="00AD6363">
            <w:pPr>
              <w:pStyle w:val="ConsPlusNormal"/>
              <w:rPr>
                <w:ins w:id="5354" w:author="Антон Хабиров" w:date="2021-01-20T01:41:00Z"/>
                <w:sz w:val="28"/>
                <w:szCs w:val="28"/>
              </w:rPr>
            </w:pPr>
            <w:ins w:id="5355" w:author="Антон Хабиров" w:date="2021-01-20T01:41:00Z">
              <w:r w:rsidRPr="001144EF">
                <w:rPr>
                  <w:sz w:val="28"/>
                  <w:szCs w:val="28"/>
                </w:rPr>
                <w:t>3.</w:t>
              </w:r>
            </w:ins>
          </w:p>
        </w:tc>
        <w:tc>
          <w:tcPr>
            <w:tcW w:w="6746" w:type="dxa"/>
            <w:vAlign w:val="center"/>
          </w:tcPr>
          <w:p w:rsidR="00303495" w:rsidRPr="001144EF" w:rsidRDefault="00303495" w:rsidP="00AD6363">
            <w:pPr>
              <w:pStyle w:val="ConsPlusNormal"/>
              <w:rPr>
                <w:ins w:id="5356" w:author="Антон Хабиров" w:date="2021-01-20T01:41:00Z"/>
                <w:sz w:val="28"/>
                <w:szCs w:val="28"/>
              </w:rPr>
            </w:pPr>
            <w:ins w:id="5357" w:author="Антон Хабиров" w:date="2021-01-20T01:41:00Z">
              <w:r w:rsidRPr="001144EF">
                <w:rPr>
                  <w:sz w:val="28"/>
                  <w:szCs w:val="28"/>
                </w:rPr>
                <w:t>Звуковая сигнализация для оповещения людей о пожаре &lt;**&gt;, а также телефонная связь (радиосвязь) для сообщения о пожаре</w:t>
              </w:r>
            </w:ins>
          </w:p>
        </w:tc>
        <w:tc>
          <w:tcPr>
            <w:tcW w:w="1872" w:type="dxa"/>
          </w:tcPr>
          <w:p w:rsidR="00303495" w:rsidRPr="001144EF" w:rsidRDefault="00303495" w:rsidP="00AD6363">
            <w:pPr>
              <w:pStyle w:val="ConsPlusNormal"/>
              <w:rPr>
                <w:ins w:id="5358" w:author="Антон Хабиров" w:date="2021-01-20T01:41:00Z"/>
                <w:sz w:val="28"/>
                <w:szCs w:val="28"/>
              </w:rPr>
            </w:pPr>
          </w:p>
        </w:tc>
      </w:tr>
      <w:tr w:rsidR="00303495" w:rsidRPr="001144EF" w:rsidTr="00AD6363">
        <w:trPr>
          <w:ins w:id="5359" w:author="Антон Хабиров" w:date="2021-01-20T01:41:00Z"/>
        </w:trPr>
        <w:tc>
          <w:tcPr>
            <w:tcW w:w="451" w:type="dxa"/>
          </w:tcPr>
          <w:p w:rsidR="00303495" w:rsidRPr="001144EF" w:rsidRDefault="00303495" w:rsidP="00AD6363">
            <w:pPr>
              <w:pStyle w:val="ConsPlusNormal"/>
              <w:rPr>
                <w:ins w:id="5360" w:author="Антон Хабиров" w:date="2021-01-20T01:41:00Z"/>
                <w:sz w:val="28"/>
                <w:szCs w:val="28"/>
              </w:rPr>
            </w:pPr>
            <w:ins w:id="5361" w:author="Антон Хабиров" w:date="2021-01-20T01:41:00Z">
              <w:r w:rsidRPr="001144EF">
                <w:rPr>
                  <w:sz w:val="28"/>
                  <w:szCs w:val="28"/>
                </w:rPr>
                <w:t>4.</w:t>
              </w:r>
            </w:ins>
          </w:p>
        </w:tc>
        <w:tc>
          <w:tcPr>
            <w:tcW w:w="6746" w:type="dxa"/>
            <w:vAlign w:val="center"/>
          </w:tcPr>
          <w:p w:rsidR="00303495" w:rsidRPr="001144EF" w:rsidRDefault="00303495" w:rsidP="00AD6363">
            <w:pPr>
              <w:pStyle w:val="ConsPlusNormal"/>
              <w:rPr>
                <w:ins w:id="5362" w:author="Антон Хабиров" w:date="2021-01-20T01:41:00Z"/>
                <w:sz w:val="28"/>
                <w:szCs w:val="28"/>
              </w:rPr>
            </w:pPr>
            <w:proofErr w:type="gramStart"/>
            <w:ins w:id="5363" w:author="Антон Хабиров" w:date="2021-01-20T01:41:00Z">
              <w:r w:rsidRPr="001144EF">
                <w:rPr>
                  <w:sz w:val="28"/>
                  <w:szCs w:val="28"/>
                </w:rPr>
                <w:t>Источники наружного противопожарного водоснабжения (пожарные гидранты, искусственные пожарные водоемы, реки, озера, пруды, бассейны, градирни и др.) и реализация технических и организационных мер, обеспечивающих их своевременное обнаружение в любое время суток, подъезд к ним для забора воды пожарной техникой в любое время года, а также достаточность предусмотренного для целей пожаротушения запаса воды</w:t>
              </w:r>
              <w:proofErr w:type="gramEnd"/>
            </w:ins>
          </w:p>
        </w:tc>
        <w:tc>
          <w:tcPr>
            <w:tcW w:w="1872" w:type="dxa"/>
          </w:tcPr>
          <w:p w:rsidR="00303495" w:rsidRPr="001144EF" w:rsidRDefault="00303495" w:rsidP="00AD6363">
            <w:pPr>
              <w:pStyle w:val="ConsPlusNormal"/>
              <w:rPr>
                <w:ins w:id="5364" w:author="Антон Хабиров" w:date="2021-01-20T01:41:00Z"/>
                <w:sz w:val="28"/>
                <w:szCs w:val="28"/>
              </w:rPr>
            </w:pPr>
          </w:p>
        </w:tc>
      </w:tr>
      <w:tr w:rsidR="00303495" w:rsidRPr="001144EF" w:rsidTr="00AD6363">
        <w:trPr>
          <w:ins w:id="5365" w:author="Антон Хабиров" w:date="2021-01-20T01:41:00Z"/>
        </w:trPr>
        <w:tc>
          <w:tcPr>
            <w:tcW w:w="451" w:type="dxa"/>
          </w:tcPr>
          <w:p w:rsidR="00303495" w:rsidRPr="001144EF" w:rsidRDefault="00303495" w:rsidP="00AD6363">
            <w:pPr>
              <w:pStyle w:val="ConsPlusNormal"/>
              <w:rPr>
                <w:ins w:id="5366" w:author="Антон Хабиров" w:date="2021-01-20T01:41:00Z"/>
                <w:sz w:val="28"/>
                <w:szCs w:val="28"/>
              </w:rPr>
            </w:pPr>
            <w:ins w:id="5367" w:author="Антон Хабиров" w:date="2021-01-20T01:41:00Z">
              <w:r w:rsidRPr="001144EF">
                <w:rPr>
                  <w:sz w:val="28"/>
                  <w:szCs w:val="28"/>
                </w:rPr>
                <w:t>5.</w:t>
              </w:r>
            </w:ins>
          </w:p>
        </w:tc>
        <w:tc>
          <w:tcPr>
            <w:tcW w:w="6746" w:type="dxa"/>
            <w:vAlign w:val="bottom"/>
          </w:tcPr>
          <w:p w:rsidR="00303495" w:rsidRPr="001144EF" w:rsidRDefault="00303495" w:rsidP="00AD6363">
            <w:pPr>
              <w:pStyle w:val="ConsPlusNormal"/>
              <w:rPr>
                <w:ins w:id="5368" w:author="Антон Хабиров" w:date="2021-01-20T01:41:00Z"/>
                <w:sz w:val="28"/>
                <w:szCs w:val="28"/>
              </w:rPr>
            </w:pPr>
            <w:ins w:id="5369" w:author="Антон Хабиров" w:date="2021-01-20T01:41:00Z">
              <w:r w:rsidRPr="001144EF">
                <w:rPr>
                  <w:sz w:val="28"/>
                  <w:szCs w:val="28"/>
                </w:rPr>
                <w:t>Обеспеченность подъездов к зданиям и сооружениям на территории детского лагеря, территории садоводства или огородничества</w:t>
              </w:r>
            </w:ins>
          </w:p>
        </w:tc>
        <w:tc>
          <w:tcPr>
            <w:tcW w:w="1872" w:type="dxa"/>
          </w:tcPr>
          <w:p w:rsidR="00303495" w:rsidRPr="001144EF" w:rsidRDefault="00303495" w:rsidP="00AD6363">
            <w:pPr>
              <w:pStyle w:val="ConsPlusNormal"/>
              <w:rPr>
                <w:ins w:id="5370" w:author="Антон Хабиров" w:date="2021-01-20T01:41:00Z"/>
                <w:sz w:val="28"/>
                <w:szCs w:val="28"/>
              </w:rPr>
            </w:pPr>
          </w:p>
        </w:tc>
      </w:tr>
    </w:tbl>
    <w:p w:rsidR="00303495" w:rsidRPr="001144EF" w:rsidRDefault="00303495" w:rsidP="00303495">
      <w:pPr>
        <w:pStyle w:val="ConsPlusNormal"/>
        <w:jc w:val="both"/>
        <w:rPr>
          <w:ins w:id="5371" w:author="Антон Хабиров" w:date="2021-01-20T01:41:00Z"/>
          <w:sz w:val="28"/>
          <w:szCs w:val="28"/>
        </w:rPr>
      </w:pPr>
    </w:p>
    <w:p w:rsidR="00303495" w:rsidRPr="001144EF" w:rsidRDefault="00303495" w:rsidP="00303495">
      <w:pPr>
        <w:pStyle w:val="ConsPlusNormal"/>
        <w:ind w:firstLine="540"/>
        <w:jc w:val="both"/>
        <w:rPr>
          <w:ins w:id="5372" w:author="Антон Хабиров" w:date="2021-01-20T01:41:00Z"/>
          <w:sz w:val="28"/>
          <w:szCs w:val="28"/>
        </w:rPr>
      </w:pPr>
      <w:ins w:id="5373" w:author="Антон Хабиров" w:date="2021-01-20T01:41:00Z">
        <w:r w:rsidRPr="001144EF">
          <w:rPr>
            <w:sz w:val="28"/>
            <w:szCs w:val="28"/>
          </w:rPr>
          <w:t>--------------------------------</w:t>
        </w:r>
      </w:ins>
    </w:p>
    <w:p w:rsidR="00303495" w:rsidRPr="001144EF" w:rsidRDefault="00303495" w:rsidP="00303495">
      <w:pPr>
        <w:pStyle w:val="ConsPlusNormal"/>
        <w:spacing w:before="240"/>
        <w:ind w:firstLine="540"/>
        <w:jc w:val="both"/>
        <w:rPr>
          <w:ins w:id="5374" w:author="Антон Хабиров" w:date="2021-01-20T01:41:00Z"/>
          <w:sz w:val="28"/>
          <w:szCs w:val="28"/>
        </w:rPr>
      </w:pPr>
      <w:bookmarkStart w:id="5375" w:name="Par2059"/>
      <w:bookmarkEnd w:id="5375"/>
      <w:ins w:id="5376" w:author="Антон Хабиров" w:date="2021-01-20T01:41:00Z">
        <w:r w:rsidRPr="001144EF">
          <w:rPr>
            <w:sz w:val="28"/>
            <w:szCs w:val="28"/>
          </w:rPr>
          <w:t>&lt;*&gt; В случае нахождения детского лагеря или территории садоводства или огородничества на территории населенного пункта, подверженного угрозе лесных пожаров, в соответствии с административно-территориальным делением паспорт составляется только на населенный пункт.</w:t>
        </w:r>
      </w:ins>
    </w:p>
    <w:p w:rsidR="00303495" w:rsidRPr="001144EF" w:rsidRDefault="00303495" w:rsidP="00303495">
      <w:pPr>
        <w:pStyle w:val="ConsPlusNormal"/>
        <w:spacing w:before="240"/>
        <w:ind w:firstLine="540"/>
        <w:jc w:val="both"/>
        <w:rPr>
          <w:ins w:id="5377" w:author="Антон Хабиров" w:date="2021-01-20T01:41:00Z"/>
          <w:sz w:val="28"/>
          <w:szCs w:val="28"/>
        </w:rPr>
      </w:pPr>
      <w:ins w:id="5378" w:author="Антон Хабиров" w:date="2021-01-20T01:41:00Z">
        <w:r w:rsidRPr="001144EF">
          <w:rPr>
            <w:sz w:val="28"/>
            <w:szCs w:val="28"/>
          </w:rPr>
          <w:t xml:space="preserve">Настоящий паспорт также оформляется для садоводческих, огороднических и </w:t>
        </w:r>
        <w:r w:rsidRPr="001144EF">
          <w:rPr>
            <w:sz w:val="28"/>
            <w:szCs w:val="28"/>
          </w:rPr>
          <w:lastRenderedPageBreak/>
          <w:t>дачных некоммерческих объединений физических лиц, не прошедших реорганизацию в соответствии с частью 1 статьи 54 Федерального закона "О ведении гражданами садоводства и огородничества для собственных нужд и о внесении изменений в отдельные законодательные акты Российской Федерации".</w:t>
        </w:r>
      </w:ins>
    </w:p>
    <w:p w:rsidR="00303495" w:rsidRPr="001144EF" w:rsidRDefault="00303495" w:rsidP="00303495">
      <w:pPr>
        <w:pStyle w:val="ConsPlusNormal"/>
        <w:spacing w:before="240"/>
        <w:ind w:firstLine="540"/>
        <w:jc w:val="both"/>
        <w:rPr>
          <w:ins w:id="5379" w:author="Антон Хабиров" w:date="2021-01-20T01:41:00Z"/>
          <w:sz w:val="28"/>
          <w:szCs w:val="28"/>
        </w:rPr>
      </w:pPr>
      <w:bookmarkStart w:id="5380" w:name="Par2061"/>
      <w:bookmarkEnd w:id="5380"/>
      <w:ins w:id="5381" w:author="Антон Хабиров" w:date="2021-01-20T01:41:00Z">
        <w:r w:rsidRPr="001144EF">
          <w:rPr>
            <w:sz w:val="28"/>
            <w:szCs w:val="28"/>
          </w:rPr>
          <w:t>&lt;**&gt; Заполняется для территории садоводства или огородничества.</w:t>
        </w:r>
      </w:ins>
    </w:p>
    <w:p w:rsidR="00303495" w:rsidRPr="001144EF" w:rsidRDefault="00303495" w:rsidP="00303495">
      <w:pPr>
        <w:pStyle w:val="ConsPlusNormal"/>
        <w:jc w:val="both"/>
        <w:rPr>
          <w:sz w:val="28"/>
          <w:szCs w:val="28"/>
        </w:rPr>
      </w:pPr>
    </w:p>
    <w:p w:rsidR="00303495" w:rsidRDefault="00303495" w:rsidP="00303495">
      <w:pPr>
        <w:spacing w:after="0"/>
        <w:rPr>
          <w:rFonts w:ascii="Times New Roman" w:hAnsi="Times New Roman" w:cs="Times New Roman"/>
          <w:sz w:val="28"/>
          <w:szCs w:val="28"/>
        </w:rPr>
      </w:pPr>
    </w:p>
    <w:p w:rsidR="001144EF" w:rsidRPr="001144EF" w:rsidRDefault="001144EF" w:rsidP="00303495">
      <w:pPr>
        <w:spacing w:after="0"/>
        <w:rPr>
          <w:rFonts w:ascii="Times New Roman" w:hAnsi="Times New Roman" w:cs="Times New Roman"/>
          <w:sz w:val="28"/>
          <w:szCs w:val="28"/>
        </w:rPr>
      </w:pPr>
    </w:p>
    <w:p w:rsidR="00677461" w:rsidRPr="001144EF" w:rsidRDefault="00677461" w:rsidP="002F05C6">
      <w:pPr>
        <w:spacing w:after="0"/>
        <w:rPr>
          <w:rFonts w:ascii="Times New Roman" w:hAnsi="Times New Roman" w:cs="Times New Roman"/>
          <w:sz w:val="28"/>
          <w:szCs w:val="28"/>
        </w:rPr>
      </w:pPr>
    </w:p>
    <w:sectPr w:rsidR="00677461" w:rsidRPr="001144EF" w:rsidSect="001144EF">
      <w:headerReference w:type="default" r:id="rId9"/>
      <w:footerReference w:type="default" r:id="rId10"/>
      <w:pgSz w:w="11906" w:h="16838" w:code="9"/>
      <w:pgMar w:top="1440" w:right="567" w:bottom="1440" w:left="1134" w:header="0" w:footer="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3456" w:rsidRDefault="00233456">
      <w:pPr>
        <w:spacing w:after="0" w:line="240" w:lineRule="auto"/>
      </w:pPr>
      <w:r>
        <w:separator/>
      </w:r>
    </w:p>
  </w:endnote>
  <w:endnote w:type="continuationSeparator" w:id="0">
    <w:p w:rsidR="00233456" w:rsidRDefault="00233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5BB4" w:rsidRDefault="00233456">
    <w:pPr>
      <w:pStyle w:val="ConsPlusNormal"/>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017" w:rsidRPr="00D02017" w:rsidRDefault="00233456" w:rsidP="00D02017">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3456" w:rsidRDefault="00233456">
      <w:pPr>
        <w:spacing w:after="0" w:line="240" w:lineRule="auto"/>
      </w:pPr>
      <w:r>
        <w:separator/>
      </w:r>
    </w:p>
  </w:footnote>
  <w:footnote w:type="continuationSeparator" w:id="0">
    <w:p w:rsidR="00233456" w:rsidRDefault="002334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5BB4" w:rsidRDefault="00233456">
    <w:pPr>
      <w:pStyle w:val="ConsPlusNormal"/>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017" w:rsidRDefault="00233456" w:rsidP="00D02017">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495"/>
    <w:rsid w:val="000B7DDC"/>
    <w:rsid w:val="001144EF"/>
    <w:rsid w:val="00233456"/>
    <w:rsid w:val="002F05C6"/>
    <w:rsid w:val="00303495"/>
    <w:rsid w:val="00677461"/>
    <w:rsid w:val="00EF5B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03495"/>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303495"/>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Nonformat">
    <w:name w:val="ConsPlusNonformat"/>
    <w:uiPriority w:val="99"/>
    <w:rsid w:val="0030349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Title">
    <w:name w:val="ConsPlusTitle"/>
    <w:uiPriority w:val="99"/>
    <w:rsid w:val="00303495"/>
    <w:pPr>
      <w:widowControl w:val="0"/>
      <w:autoSpaceDE w:val="0"/>
      <w:autoSpaceDN w:val="0"/>
      <w:adjustRightInd w:val="0"/>
      <w:spacing w:after="0" w:line="240" w:lineRule="auto"/>
    </w:pPr>
    <w:rPr>
      <w:rFonts w:ascii="Arial" w:eastAsiaTheme="minorEastAsia" w:hAnsi="Arial" w:cs="Arial"/>
      <w:b/>
      <w:bCs/>
      <w:sz w:val="24"/>
      <w:szCs w:val="24"/>
      <w:lang w:eastAsia="ru-RU"/>
    </w:rPr>
  </w:style>
  <w:style w:type="paragraph" w:customStyle="1" w:styleId="ConsPlusCell">
    <w:name w:val="ConsPlusCell"/>
    <w:uiPriority w:val="99"/>
    <w:rsid w:val="0030349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DocList">
    <w:name w:val="ConsPlusDocList"/>
    <w:uiPriority w:val="99"/>
    <w:rsid w:val="00303495"/>
    <w:pPr>
      <w:widowControl w:val="0"/>
      <w:autoSpaceDE w:val="0"/>
      <w:autoSpaceDN w:val="0"/>
      <w:adjustRightInd w:val="0"/>
      <w:spacing w:after="0" w:line="240" w:lineRule="auto"/>
    </w:pPr>
    <w:rPr>
      <w:rFonts w:ascii="Tahoma" w:eastAsiaTheme="minorEastAsia" w:hAnsi="Tahoma" w:cs="Tahoma"/>
      <w:sz w:val="18"/>
      <w:szCs w:val="18"/>
      <w:lang w:eastAsia="ru-RU"/>
    </w:rPr>
  </w:style>
  <w:style w:type="paragraph" w:customStyle="1" w:styleId="ConsPlusTitlePage">
    <w:name w:val="ConsPlusTitlePage"/>
    <w:uiPriority w:val="99"/>
    <w:rsid w:val="00303495"/>
    <w:pPr>
      <w:widowControl w:val="0"/>
      <w:autoSpaceDE w:val="0"/>
      <w:autoSpaceDN w:val="0"/>
      <w:adjustRightInd w:val="0"/>
      <w:spacing w:after="0" w:line="240" w:lineRule="auto"/>
    </w:pPr>
    <w:rPr>
      <w:rFonts w:ascii="Tahoma" w:eastAsiaTheme="minorEastAsia" w:hAnsi="Tahoma" w:cs="Tahoma"/>
      <w:sz w:val="24"/>
      <w:szCs w:val="24"/>
      <w:lang w:eastAsia="ru-RU"/>
    </w:rPr>
  </w:style>
  <w:style w:type="paragraph" w:customStyle="1" w:styleId="ConsPlusJurTerm">
    <w:name w:val="ConsPlusJurTerm"/>
    <w:uiPriority w:val="99"/>
    <w:rsid w:val="00303495"/>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TextList">
    <w:name w:val="ConsPlusTextList"/>
    <w:uiPriority w:val="99"/>
    <w:rsid w:val="00303495"/>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TextList1">
    <w:name w:val="ConsPlusTextList1"/>
    <w:uiPriority w:val="99"/>
    <w:rsid w:val="00303495"/>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3">
    <w:name w:val="Hyperlink"/>
    <w:basedOn w:val="a0"/>
    <w:uiPriority w:val="99"/>
    <w:unhideWhenUsed/>
    <w:rsid w:val="00303495"/>
    <w:rPr>
      <w:color w:val="0563C1" w:themeColor="hyperlink"/>
      <w:u w:val="single"/>
    </w:rPr>
  </w:style>
  <w:style w:type="paragraph" w:styleId="a4">
    <w:name w:val="header"/>
    <w:basedOn w:val="a"/>
    <w:link w:val="a5"/>
    <w:uiPriority w:val="99"/>
    <w:unhideWhenUsed/>
    <w:rsid w:val="00303495"/>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303495"/>
    <w:rPr>
      <w:rFonts w:eastAsiaTheme="minorEastAsia"/>
      <w:lang w:eastAsia="ru-RU"/>
    </w:rPr>
  </w:style>
  <w:style w:type="paragraph" w:styleId="a6">
    <w:name w:val="footer"/>
    <w:basedOn w:val="a"/>
    <w:link w:val="a7"/>
    <w:uiPriority w:val="99"/>
    <w:unhideWhenUsed/>
    <w:rsid w:val="00303495"/>
    <w:pPr>
      <w:tabs>
        <w:tab w:val="center" w:pos="4677"/>
        <w:tab w:val="right" w:pos="9355"/>
      </w:tabs>
      <w:spacing w:after="0" w:line="240" w:lineRule="auto"/>
    </w:pPr>
  </w:style>
  <w:style w:type="character" w:customStyle="1" w:styleId="a7">
    <w:name w:val="Нижний колонтитул Знак"/>
    <w:basedOn w:val="a0"/>
    <w:link w:val="a6"/>
    <w:uiPriority w:val="99"/>
    <w:rsid w:val="00303495"/>
    <w:rPr>
      <w:rFonts w:eastAsiaTheme="minorEastAsia"/>
      <w:lang w:eastAsia="ru-RU"/>
    </w:rPr>
  </w:style>
  <w:style w:type="paragraph" w:styleId="a8">
    <w:name w:val="Revision"/>
    <w:hidden/>
    <w:uiPriority w:val="99"/>
    <w:semiHidden/>
    <w:rsid w:val="00303495"/>
    <w:pPr>
      <w:spacing w:after="0" w:line="240" w:lineRule="auto"/>
    </w:pPr>
    <w:rPr>
      <w:rFonts w:eastAsiaTheme="minorEastAsia"/>
      <w:lang w:eastAsia="ru-RU"/>
    </w:rPr>
  </w:style>
  <w:style w:type="paragraph" w:styleId="a9">
    <w:name w:val="Balloon Text"/>
    <w:basedOn w:val="a"/>
    <w:link w:val="aa"/>
    <w:uiPriority w:val="99"/>
    <w:semiHidden/>
    <w:unhideWhenUsed/>
    <w:rsid w:val="00303495"/>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303495"/>
    <w:rPr>
      <w:rFonts w:ascii="Segoe UI" w:eastAsiaTheme="minorEastAsia" w:hAnsi="Segoe UI" w:cs="Segoe UI"/>
      <w:sz w:val="18"/>
      <w:szCs w:val="18"/>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03495"/>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303495"/>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Nonformat">
    <w:name w:val="ConsPlusNonformat"/>
    <w:uiPriority w:val="99"/>
    <w:rsid w:val="0030349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Title">
    <w:name w:val="ConsPlusTitle"/>
    <w:uiPriority w:val="99"/>
    <w:rsid w:val="00303495"/>
    <w:pPr>
      <w:widowControl w:val="0"/>
      <w:autoSpaceDE w:val="0"/>
      <w:autoSpaceDN w:val="0"/>
      <w:adjustRightInd w:val="0"/>
      <w:spacing w:after="0" w:line="240" w:lineRule="auto"/>
    </w:pPr>
    <w:rPr>
      <w:rFonts w:ascii="Arial" w:eastAsiaTheme="minorEastAsia" w:hAnsi="Arial" w:cs="Arial"/>
      <w:b/>
      <w:bCs/>
      <w:sz w:val="24"/>
      <w:szCs w:val="24"/>
      <w:lang w:eastAsia="ru-RU"/>
    </w:rPr>
  </w:style>
  <w:style w:type="paragraph" w:customStyle="1" w:styleId="ConsPlusCell">
    <w:name w:val="ConsPlusCell"/>
    <w:uiPriority w:val="99"/>
    <w:rsid w:val="0030349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DocList">
    <w:name w:val="ConsPlusDocList"/>
    <w:uiPriority w:val="99"/>
    <w:rsid w:val="00303495"/>
    <w:pPr>
      <w:widowControl w:val="0"/>
      <w:autoSpaceDE w:val="0"/>
      <w:autoSpaceDN w:val="0"/>
      <w:adjustRightInd w:val="0"/>
      <w:spacing w:after="0" w:line="240" w:lineRule="auto"/>
    </w:pPr>
    <w:rPr>
      <w:rFonts w:ascii="Tahoma" w:eastAsiaTheme="minorEastAsia" w:hAnsi="Tahoma" w:cs="Tahoma"/>
      <w:sz w:val="18"/>
      <w:szCs w:val="18"/>
      <w:lang w:eastAsia="ru-RU"/>
    </w:rPr>
  </w:style>
  <w:style w:type="paragraph" w:customStyle="1" w:styleId="ConsPlusTitlePage">
    <w:name w:val="ConsPlusTitlePage"/>
    <w:uiPriority w:val="99"/>
    <w:rsid w:val="00303495"/>
    <w:pPr>
      <w:widowControl w:val="0"/>
      <w:autoSpaceDE w:val="0"/>
      <w:autoSpaceDN w:val="0"/>
      <w:adjustRightInd w:val="0"/>
      <w:spacing w:after="0" w:line="240" w:lineRule="auto"/>
    </w:pPr>
    <w:rPr>
      <w:rFonts w:ascii="Tahoma" w:eastAsiaTheme="minorEastAsia" w:hAnsi="Tahoma" w:cs="Tahoma"/>
      <w:sz w:val="24"/>
      <w:szCs w:val="24"/>
      <w:lang w:eastAsia="ru-RU"/>
    </w:rPr>
  </w:style>
  <w:style w:type="paragraph" w:customStyle="1" w:styleId="ConsPlusJurTerm">
    <w:name w:val="ConsPlusJurTerm"/>
    <w:uiPriority w:val="99"/>
    <w:rsid w:val="00303495"/>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TextList">
    <w:name w:val="ConsPlusTextList"/>
    <w:uiPriority w:val="99"/>
    <w:rsid w:val="00303495"/>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TextList1">
    <w:name w:val="ConsPlusTextList1"/>
    <w:uiPriority w:val="99"/>
    <w:rsid w:val="00303495"/>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3">
    <w:name w:val="Hyperlink"/>
    <w:basedOn w:val="a0"/>
    <w:uiPriority w:val="99"/>
    <w:unhideWhenUsed/>
    <w:rsid w:val="00303495"/>
    <w:rPr>
      <w:color w:val="0563C1" w:themeColor="hyperlink"/>
      <w:u w:val="single"/>
    </w:rPr>
  </w:style>
  <w:style w:type="paragraph" w:styleId="a4">
    <w:name w:val="header"/>
    <w:basedOn w:val="a"/>
    <w:link w:val="a5"/>
    <w:uiPriority w:val="99"/>
    <w:unhideWhenUsed/>
    <w:rsid w:val="00303495"/>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303495"/>
    <w:rPr>
      <w:rFonts w:eastAsiaTheme="minorEastAsia"/>
      <w:lang w:eastAsia="ru-RU"/>
    </w:rPr>
  </w:style>
  <w:style w:type="paragraph" w:styleId="a6">
    <w:name w:val="footer"/>
    <w:basedOn w:val="a"/>
    <w:link w:val="a7"/>
    <w:uiPriority w:val="99"/>
    <w:unhideWhenUsed/>
    <w:rsid w:val="00303495"/>
    <w:pPr>
      <w:tabs>
        <w:tab w:val="center" w:pos="4677"/>
        <w:tab w:val="right" w:pos="9355"/>
      </w:tabs>
      <w:spacing w:after="0" w:line="240" w:lineRule="auto"/>
    </w:pPr>
  </w:style>
  <w:style w:type="character" w:customStyle="1" w:styleId="a7">
    <w:name w:val="Нижний колонтитул Знак"/>
    <w:basedOn w:val="a0"/>
    <w:link w:val="a6"/>
    <w:uiPriority w:val="99"/>
    <w:rsid w:val="00303495"/>
    <w:rPr>
      <w:rFonts w:eastAsiaTheme="minorEastAsia"/>
      <w:lang w:eastAsia="ru-RU"/>
    </w:rPr>
  </w:style>
  <w:style w:type="paragraph" w:styleId="a8">
    <w:name w:val="Revision"/>
    <w:hidden/>
    <w:uiPriority w:val="99"/>
    <w:semiHidden/>
    <w:rsid w:val="00303495"/>
    <w:pPr>
      <w:spacing w:after="0" w:line="240" w:lineRule="auto"/>
    </w:pPr>
    <w:rPr>
      <w:rFonts w:eastAsiaTheme="minorEastAsia"/>
      <w:lang w:eastAsia="ru-RU"/>
    </w:rPr>
  </w:style>
  <w:style w:type="paragraph" w:styleId="a9">
    <w:name w:val="Balloon Text"/>
    <w:basedOn w:val="a"/>
    <w:link w:val="aa"/>
    <w:uiPriority w:val="99"/>
    <w:semiHidden/>
    <w:unhideWhenUsed/>
    <w:rsid w:val="00303495"/>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303495"/>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152</Pages>
  <Words>46425</Words>
  <Characters>264625</Characters>
  <Application>Microsoft Office Word</Application>
  <DocSecurity>0</DocSecurity>
  <Lines>2205</Lines>
  <Paragraphs>620</Paragraphs>
  <ScaleCrop>false</ScaleCrop>
  <Company>SPecialiST RePack</Company>
  <LinksUpToDate>false</LinksUpToDate>
  <CharactersWithSpaces>310430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Блог-Инженера</dc:creator>
  <cp:keywords/>
  <dc:description/>
  <cp:lastModifiedBy>PC</cp:lastModifiedBy>
  <cp:revision>3</cp:revision>
  <dcterms:created xsi:type="dcterms:W3CDTF">2021-01-19T22:42:00Z</dcterms:created>
  <dcterms:modified xsi:type="dcterms:W3CDTF">2022-01-18T00:26:00Z</dcterms:modified>
</cp:coreProperties>
</file>